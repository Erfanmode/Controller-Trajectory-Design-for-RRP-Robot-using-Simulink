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5B43B" w14:textId="5C0A1B51" w:rsidR="0054357A" w:rsidRPr="002F7DC4" w:rsidRDefault="002D16F0" w:rsidP="0054357A">
      <w:pPr>
        <w:tabs>
          <w:tab w:val="left" w:pos="3596"/>
        </w:tabs>
        <w:jc w:val="center"/>
        <w:rPr>
          <w:sz w:val="32"/>
          <w:szCs w:val="32"/>
          <w:rtl/>
        </w:rPr>
      </w:pPr>
      <w:r>
        <w:rPr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22DA7B9" wp14:editId="6E5B8A91">
                <wp:simplePos x="0" y="0"/>
                <wp:positionH relativeFrom="column">
                  <wp:posOffset>63231</wp:posOffset>
                </wp:positionH>
                <wp:positionV relativeFrom="paragraph">
                  <wp:posOffset>-347727</wp:posOffset>
                </wp:positionV>
                <wp:extent cx="1460353" cy="1845310"/>
                <wp:effectExtent l="0" t="2222" r="42862" b="42863"/>
                <wp:wrapNone/>
                <wp:docPr id="43280546" name="Right Tri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60353" cy="1845310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  <a:alpha val="0"/>
                              </a:schemeClr>
                            </a:gs>
                            <a:gs pos="26000">
                              <a:srgbClr val="FFC000"/>
                            </a:gs>
                            <a:gs pos="67000">
                              <a:srgbClr val="FF0000"/>
                            </a:gs>
                            <a:gs pos="100000">
                              <a:srgbClr val="FFFF00"/>
                            </a:gs>
                          </a:gsLst>
                          <a:lin ang="5400000" scaled="1"/>
                        </a:gradFill>
                        <a:effectLst>
                          <a:innerShdw blurRad="63500" dist="50800" dir="13500000">
                            <a:prstClr val="black">
                              <a:alpha val="69000"/>
                            </a:prstClr>
                          </a:inn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A51BE2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7" o:spid="_x0000_s1026" type="#_x0000_t6" style="position:absolute;margin-left:5pt;margin-top:-27.4pt;width:115pt;height:145.3pt;rotation: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FaWHQMAACQHAAAOAAAAZHJzL2Uyb0RvYy54bWysVd1v2yAQf5+0/wHxvtrOV9uoThWlyjSp&#10;a6umU58JxjEaBgYkTvbX7wDbSdZuD9P8gI77vt8d55vbfS3QjhnLlcxxdpFixCRVBZebHH97WX66&#10;wsg6IgsilGQ5PjCLb2cfP9w0esoGqlKiYAaBE2mnjc5x5ZyeJomlFauJvVCaSRCWytTEwdVsksKQ&#10;BrzXIhmk6SRplCm0UZRZC9y7KMSz4L8sGXWPZWmZQyLHkJsLpwnn2p/J7IZMN4boitM2DfIPWdSE&#10;Swjau7ojjqCt4W9c1ZwaZVXpLqiqE1WWnLJQA1STpb9Vs6qIZqEWAMfqHib7/9zSh91KPxmAodF2&#10;aoH0VexLUyOjAK3xKPVfqA2yRfsA3aGHju0dosDMRpN0OB5iREGWXY3GwyyAm0Rn3qk21n1mqkae&#10;yLFxL4YTuRG+QjIlu3vrIA0w6BRbPIslFyLQFlQigbQCEGJaYVbYQhi0I9BlQimTLgtOxbb+qorI&#10;H/syQruBC0MRuddHNhG6IpHbpd67Dnlt7GnwwaTDxZrNug+/XC7aQFDJucXk8g8WwO4inltkXtJW&#10;eR5kuTwzCbFadASXCHA99g5ZSgQroC++fq9qSA8qC4+kNeVSMrOqigatxdY8E7CZDAEhjAruezZO&#10;r+IFXlDmBV12vmU9BGtB6PfY1COkk2uve2wwaIdc+pDhdpJNchzIQLmDYB5/IZ9ZiXgBQzcIQfom&#10;ve2/rUjBIjvrGg319xYhZnDoPZcwZ73vOEC95rnvWEar701j3r3xXwczGvcWIbKSrjeuuVTmvcoE&#10;THUbOepD+ifQeHKtisOTiU8XumY1XXJozT2x7okY2GzAhG3tHuEohWpyrFoKo0qZn+/xvT4sHJBi&#10;1MCmzLH9sSWGYSS+SHiF19lo5FdruIzGlwO4mFPJ+lQit/VCwTPNQnaB9PpOdGRpVP0KS33uo4KI&#10;SAqxc0yd6S4LFzc4/BYom8+DGqxTTdy9XGnqnXtU/VC+7F+J0e3KcbCtHlS3Vd/snKjrLaWab50q&#10;eVhIR1xbvGEVh8Fpfxt+15/eg9bx5zb7BQAA//8DAFBLAwQUAAYACAAAACEAqZo75NwAAAALAQAA&#10;DwAAAGRycy9kb3ducmV2LnhtbEyPwU7DMBBE70j8g7VI3FqbQAoKcSpUCY6VSBFnN97EEbEdbDcJ&#10;f8/mBLfZndHs23K/2IFNGGLvnYS7rQCGrvG6d52Ej9Pr5glYTMppNXiHEn4wwr66vipVof3s3nGq&#10;U8eoxMVCSTApjQXnsTFoVdz6ER15rQ9WJRpDx3VQM5XbgWdC7LhVvaMLRo14MNh81RcrIcxH08/T&#10;Wy2yXfs9RWyPn4dWytub5eUZWMIl/YVhxSd0qIjp7C9ORzZI2GTinqKreMiBUSJ7XDdnEiLPgVcl&#10;//9D9QsAAP//AwBQSwECLQAUAAYACAAAACEAtoM4kv4AAADhAQAAEwAAAAAAAAAAAAAAAAAAAAAA&#10;W0NvbnRlbnRfVHlwZXNdLnhtbFBLAQItABQABgAIAAAAIQA4/SH/1gAAAJQBAAALAAAAAAAAAAAA&#10;AAAAAC8BAABfcmVscy8ucmVsc1BLAQItABQABgAIAAAAIQB+AFaWHQMAACQHAAAOAAAAAAAAAAAA&#10;AAAAAC4CAABkcnMvZTJvRG9jLnhtbFBLAQItABQABgAIAAAAIQCpmjvk3AAAAAsBAAAPAAAAAAAA&#10;AAAAAAAAAHcFAABkcnMvZG93bnJldi54bWxQSwUGAAAAAAQABADzAAAAgAYAAAAA&#10;" fillcolor="#f6f8fc [180]" strokecolor="#09101d [484]" strokeweight="1pt">
                <v:fill color2="yellow" o:opacity2="0" colors="0 #f6f8fc;17039f #ffc000;43909f red;1 yellow" focus="100%" type="gradient"/>
              </v:shape>
            </w:pict>
          </mc:Fallback>
        </mc:AlternateContent>
      </w:r>
      <w:r w:rsidR="001334EA">
        <w:rPr>
          <w:noProof/>
        </w:rPr>
        <w:drawing>
          <wp:anchor distT="0" distB="0" distL="114300" distR="114300" simplePos="0" relativeHeight="251659264" behindDoc="1" locked="0" layoutInCell="1" allowOverlap="1" wp14:anchorId="19249EBC" wp14:editId="5A406286">
            <wp:simplePos x="0" y="0"/>
            <wp:positionH relativeFrom="column">
              <wp:posOffset>-118745</wp:posOffset>
            </wp:positionH>
            <wp:positionV relativeFrom="paragraph">
              <wp:posOffset>363220</wp:posOffset>
            </wp:positionV>
            <wp:extent cx="6911975" cy="3886200"/>
            <wp:effectExtent l="0" t="0" r="3175" b="0"/>
            <wp:wrapNone/>
            <wp:docPr id="13602405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9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1973">
        <w:rPr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D48C11" wp14:editId="05A099DA">
                <wp:simplePos x="0" y="0"/>
                <wp:positionH relativeFrom="column">
                  <wp:posOffset>4316694</wp:posOffset>
                </wp:positionH>
                <wp:positionV relativeFrom="paragraph">
                  <wp:posOffset>-239407</wp:posOffset>
                </wp:positionV>
                <wp:extent cx="2472908" cy="1937491"/>
                <wp:effectExtent l="0" t="133350" r="0" b="0"/>
                <wp:wrapNone/>
                <wp:docPr id="1750338080" name="Block Ar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03746">
                          <a:off x="0" y="0"/>
                          <a:ext cx="2472908" cy="1937491"/>
                        </a:xfrm>
                        <a:prstGeom prst="blockArc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EBD48" id="Block Arc 1" o:spid="_x0000_s1026" style="position:absolute;margin-left:339.9pt;margin-top:-18.85pt;width:194.7pt;height:152.55pt;rotation:-2726575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72908,1937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tI6hwIAAHIFAAAOAAAAZHJzL2Uyb0RvYy54bWysVFFv2yAQfp+0/4B4X21nabtEdaqoVadJ&#10;VRu1nfpMMMTWMMeAxMl+/Q6wnbar9jDtBQF3993dx3dcXO5bRXbCugZ0SYuTnBKhOVSN3pT0+9PN&#10;py+UOM90xRRoUdKDcPRy8fHDRWfmYgI1qEpYgiDazTtT0tp7M88yx2vRMncCRmg0SrAt83i0m6yy&#10;rEP0VmWTPD/LOrCVscCFc3h7nYx0EfGlFNzfS+mEJ6qkWJuPq43rOqzZ4oLNN5aZuuF9GewfqmhZ&#10;ozHpCHXNPCNb2/wB1TbcggPpTzi0GUjZcBF7wG6K/E03jzUzIvaC5Dgz0uT+Hyy/2z2alUUaOuPm&#10;Drehi720LbGAbBWzIv98Pj2LzWG5ZB+5O4zcib0nHC8n0/PJLMfX5mgrZhgzKwK7WUILqMY6/1VA&#10;S8KmpGsF/MfS8gjNdrfOJ/fBLYQ4UE110ygVD0EU4kpZsmP4nOvNkOCVl9LBV0OISoDhJju2F3f+&#10;oETwU/pBSNJUoYNYSFTeMQnjXGhfJFPNKpFyF6d5HsWD7Y0RsdkIGJAl5h+xe4DXDQzYqcreP4SK&#10;KNwxOP9bYSl4jIiZQfsxuG002PcAFHbVZ07+A0mJmsDSGqrDyiYh4PA4w28afLpb5vyKWZwTvMTZ&#10;9/e4SAVdSaHfUVKD/fXeffBH+aKVkg7nrqTu55ZZQYn6plHYs2I6DYMaD9PT8wke7EvL+qVFb9sr&#10;QC0Usbq4Df5eDVtpoX3GL2IZsqKJaY65S8q9HQ5XPv0H+MlwsVxGNxxOw/ytfjQ8gAdWgyyf9s/M&#10;ml6/HqV/B8OMsvkbCSffEKlhufUgm6jvI6893zjYUTj9JxR+jpfn6HX8Khe/AQAA//8DAFBLAwQU&#10;AAYACAAAACEAcXEFkeAAAAAMAQAADwAAAGRycy9kb3ducmV2LnhtbEyPy07DMBRE90j8g3WR2KDW&#10;aQCHhNxUFRILxKoP9k58SSL8iGInDX+Pu6LL0YxmzpTbxWg20+h7ZxE26wQY2cap3rYIp+P76gWY&#10;D9IqqZ0lhF/ysK1ub0pZKHe2e5oPoWWxxPpCInQhDAXnvunISL92A9nofbvRyBDl2HI1ynMsN5qn&#10;SSK4kb2NC50c6K2j5ucwGQQ9b455uhf0FfIH/Xyaav2x+0S8v1t2r8ACLeE/DBf8iA5VZKrdZJVn&#10;GkFkeUQPCKvHLAN2SSQiT4HVCKnInoBXJb8+Uf0BAAD//wMAUEsBAi0AFAAGAAgAAAAhALaDOJL+&#10;AAAA4QEAABMAAAAAAAAAAAAAAAAAAAAAAFtDb250ZW50X1R5cGVzXS54bWxQSwECLQAUAAYACAAA&#10;ACEAOP0h/9YAAACUAQAACwAAAAAAAAAAAAAAAAAvAQAAX3JlbHMvLnJlbHNQSwECLQAUAAYACAAA&#10;ACEAlK7SOocCAAByBQAADgAAAAAAAAAAAAAAAAAuAgAAZHJzL2Uyb0RvYy54bWxQSwECLQAUAAYA&#10;CAAAACEAcXEFkeAAAAAMAQAADwAAAAAAAAAAAAAAAADhBAAAZHJzL2Rvd25yZXYueG1sUEsFBgAA&#10;AAAEAAQA8wAAAO4FAAAAAA==&#10;" path="m,968746c,433722,553579,,1236454,v682875,,1236454,433722,1236454,968746l1988535,968746v,-267512,-336718,-484373,-752081,-484373c821091,484373,484373,701234,484373,968746l,968746xe" fillcolor="white [3212]" stroked="f" strokeweight="1pt">
                <v:stroke joinstyle="miter"/>
                <v:path arrowok="t" o:connecttype="custom" o:connectlocs="0,968746;1236454,0;2472908,968746;1988535,968746;1236454,484373;484373,968746;0,968746" o:connectangles="0,0,0,0,0,0,0"/>
              </v:shape>
            </w:pict>
          </mc:Fallback>
        </mc:AlternateContent>
      </w:r>
      <w:r w:rsidR="00D9553B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52EE8DE4" wp14:editId="5DDBF645">
                <wp:simplePos x="0" y="0"/>
                <wp:positionH relativeFrom="margin">
                  <wp:posOffset>1630392</wp:posOffset>
                </wp:positionH>
                <wp:positionV relativeFrom="paragraph">
                  <wp:posOffset>-121584</wp:posOffset>
                </wp:positionV>
                <wp:extent cx="3372485" cy="9635526"/>
                <wp:effectExtent l="0" t="0" r="0" b="3810"/>
                <wp:wrapNone/>
                <wp:docPr id="59322221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2485" cy="96355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BDF6AA" id="Rectangle 3" o:spid="_x0000_s1026" style="position:absolute;margin-left:128.4pt;margin-top:-9.55pt;width:265.55pt;height:758.7pt;z-index:-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jc+gAIAAG0FAAAOAAAAZHJzL2Uyb0RvYy54bWysVEtv2zAMvg/YfxB0X22nSR9BnSJIkWFA&#10;0RZrh54VWYoNyKImKXGyXz9Kcpy0K3YYdpFIkfz4EMmb212ryFZY14AuaXGWUyI0h6rR65L+eFl+&#10;uaLEeaYrpkCLku6Fo7ezz59uOjMVI6hBVcISBNFu2pmS1t6baZY5XouWuTMwQqNQgm2ZR9aus8qy&#10;DtFblY3y/CLrwFbGAhfO4etdEtJZxJdScP8opROeqJJibD6eNp6rcGazGzZdW2bqhvdhsH+IomWN&#10;RqcD1B3zjGxs8wdU23ALDqQ/49BmIGXDRcwBsynyd9k818yImAsWx5mhTO7/wfKH7bN5sliGzrip&#10;QzJksZO2DTfGR3axWPuhWGLnCcfH8/PL0fhqQglH2fXF+WQyugjlzI7mxjr/VUBLAlFSi78Ri8S2&#10;984n1YNK8OZANdWyUSoyoQPEQlmyZfh3q3XRg7/RUjroaghWCTC9iPj1vZdjZpHyeyWCldLfhSRN&#10;hbmMYlix6Y4uGedC+yKJalaJFEkxyfPYN5joYBHTjoABWWI0A3YP8DadA3aKudcPpinwwTj/W2DJ&#10;eLCInkH7wbhtNNiPABRm1XtO+hj+SWkCuYJq/2SJhTQxzvBlg594z5x/YhZHBIcJx94/4iEVdCWF&#10;nqKkBvvro/egj52LUko6HLmSup8bZgUl6pvGnr4uxuMwo5EZTy5HyNhTyepUojftArAzClwwhkcy&#10;6Ht1IKWF9hW3wzx4RRHTHH2XlHt7YBY+rQLcL1zM51EN59Iwf6+fDQ/goaqhSV92r8yavpM9DsED&#10;HMaTTd81dNINlhrmGw+yid1+rGtfb5zp2Dj9/glL45SPWsctOfsNAAD//wMAUEsDBBQABgAIAAAA&#10;IQCevYmw4wAAAAwBAAAPAAAAZHJzL2Rvd25yZXYueG1sTI/BTsMwEETvSPyDtUhcUOukgTYJcSpA&#10;QuLCgVIhjm68xFbjdRS7ScrXY05wXM3TzNtqO9uOjTh440hAukyAITVOGWoF7N+fFzkwHyQp2TlC&#10;AWf0sK0vLypZKjfRG4670LJYQr6UAnQIfcm5bzRa6ZeuR4rZlxusDPEcWq4GOcVy2/FVkqy5lYbi&#10;gpY9PmlsjruTFfB6zrKX8SY7TnuTteabfz5+aCfE9dX8cA8s4Bz+YPjVj+pQR6eDO5HyrBOwultH&#10;9SBgkRYpsEhs8k0B7BDR2yLPgNcV//9E/QMAAP//AwBQSwECLQAUAAYACAAAACEAtoM4kv4AAADh&#10;AQAAEwAAAAAAAAAAAAAAAAAAAAAAW0NvbnRlbnRfVHlwZXNdLnhtbFBLAQItABQABgAIAAAAIQA4&#10;/SH/1gAAAJQBAAALAAAAAAAAAAAAAAAAAC8BAABfcmVscy8ucmVsc1BLAQItABQABgAIAAAAIQD9&#10;Vjc+gAIAAG0FAAAOAAAAAAAAAAAAAAAAAC4CAABkcnMvZTJvRG9jLnhtbFBLAQItABQABgAIAAAA&#10;IQCevYmw4wAAAAwBAAAPAAAAAAAAAAAAAAAAANoEAABkcnMvZG93bnJldi54bWxQSwUGAAAAAAQA&#10;BADzAAAA6gUAAAAA&#10;" fillcolor="white [3212]" stroked="f" strokeweight="1pt">
                <w10:wrap anchorx="margin"/>
              </v:rect>
            </w:pict>
          </mc:Fallback>
        </mc:AlternateContent>
      </w:r>
      <w:r w:rsidR="001E794F">
        <w:rPr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1CA4082D" wp14:editId="52A38390">
                <wp:simplePos x="0" y="0"/>
                <wp:positionH relativeFrom="column">
                  <wp:posOffset>3833225</wp:posOffset>
                </wp:positionH>
                <wp:positionV relativeFrom="paragraph">
                  <wp:posOffset>-243474</wp:posOffset>
                </wp:positionV>
                <wp:extent cx="2924175" cy="1785620"/>
                <wp:effectExtent l="702628" t="230822" r="731202" b="235903"/>
                <wp:wrapNone/>
                <wp:docPr id="150391217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624953">
                          <a:off x="0" y="0"/>
                          <a:ext cx="2924175" cy="1785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3E3DAF" id="Rectangle 5" o:spid="_x0000_s1026" style="position:absolute;margin-left:301.85pt;margin-top:-19.15pt;width:230.25pt;height:140.6pt;rotation:-3249545fd;z-index:-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7rIigIAAHwFAAAOAAAAZHJzL2Uyb0RvYy54bWysVE1v2zAMvQ/YfxB0X21nST+COEWQosOA&#10;oi3aDj0rshQLkEVNUuJkv36U7DhpV+ww7CJQIvn4SJGcXe8aTbbCeQWmpMVZTokwHCpl1iX98XL7&#10;5ZISH5ipmAYjSroXnl7PP3+atXYqRlCDroQjCGL8tLUlrUOw0yzzvBYN82dghUGlBNewgFe3zirH&#10;WkRvdDbK8/OsBVdZB1x4j683nZLOE76UgocHKb0IRJcUuYV0unSu4pnNZ2y6dszWivc02D+waJgy&#10;GHSAumGBkY1Tf0A1ijvwIMMZhyYDKRUXKQfMpsjfZfNcMytSLlgcb4cy+f8Hy++3z/bRYRla66ce&#10;xZjFTrqGOMBqFZfno/HV5GtKDumSXardfqid2AXC8XF0NRoXFxNKOOqKi8vJ+ShVN+vQIqp1PnwT&#10;0JAolNTh5yRYtr3zARmg6cEkmnvQqrpVWqdLbAix1I5sGX7lal3Er0OPN1baRFsD0atTdy8idUIf&#10;5ZhoksJei+ilzZOQRFUxl0Qr9eAxJONcmFB0qppVomNSTPL8kOjgkZglwIgskc2A3QO8TeeA3XHu&#10;7aNrR3xwzv9GrHMePFJkMGFwbpQB9xGAxqz6yJ090j8pTRRXUO0fXdcSOEbe8luFn3jHfHhkDicG&#10;H3ELhAc8pIa2pNBLlNTgfn30Hu2xkVFLSYsTWFL/c8OcoER/N9jiV8V4HEc2XcaTC+wn4k41q1ON&#10;2TRLwM4oErskRvugD6J00LzisljEqKhihmPskvLgDpdl6DYDrhsuFotkhmNqWbgzz5ZH8FjV2KQv&#10;u1fmbN/JAYfgHg7TyqbvGrqzjZ4GFpsAUqVuP9a1rzeOeGqcfh3FHXJ6T1bHpTn/DQAA//8DAFBL&#10;AwQUAAYACAAAACEAqQLJj+QAAAAMAQAADwAAAGRycy9kb3ducmV2LnhtbEyPy07DMBBF90j8gzVI&#10;7Frn0YYkZFJRHotukCioEjvXNklEbEexm6Z/z7CC5WiO7j232symZ5MefecsQryMgGkrnepsg/Dx&#10;/rLIgfkgrBK9sxrhoj1s6uurSpTKne2bnvahYRRifSkQ2hCGknMvW22EX7pBW/p9udGIQOfYcDWK&#10;M4WbnidRlHEjOksNrRj0Y6vl9/5kELbP/eEg83hXhEk+xfm2W79+XhBvb+aHe2BBz+EPhl99Uoea&#10;nI7uZJVnPUJWpCtCERZxktMqQoq7VQbsiJCmyRp4XfH/I+ofAAAA//8DAFBLAQItABQABgAIAAAA&#10;IQC2gziS/gAAAOEBAAATAAAAAAAAAAAAAAAAAAAAAABbQ29udGVudF9UeXBlc10ueG1sUEsBAi0A&#10;FAAGAAgAAAAhADj9If/WAAAAlAEAAAsAAAAAAAAAAAAAAAAALwEAAF9yZWxzLy5yZWxzUEsBAi0A&#10;FAAGAAgAAAAhAHc/usiKAgAAfAUAAA4AAAAAAAAAAAAAAAAALgIAAGRycy9lMm9Eb2MueG1sUEsB&#10;Ai0AFAAGAAgAAAAhAKkCyY/kAAAADAEAAA8AAAAAAAAAAAAAAAAA5AQAAGRycy9kb3ducmV2Lnht&#10;bFBLBQYAAAAABAAEAPMAAAD1BQAAAAA=&#10;" fillcolor="white [3212]" stroked="f" strokeweight="1pt"/>
            </w:pict>
          </mc:Fallback>
        </mc:AlternateContent>
      </w:r>
      <w:r w:rsidR="00E56B60">
        <w:rPr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46974" behindDoc="0" locked="0" layoutInCell="1" allowOverlap="1" wp14:anchorId="0A5DAC6B" wp14:editId="0AE37A3C">
                <wp:simplePos x="0" y="0"/>
                <wp:positionH relativeFrom="page">
                  <wp:posOffset>479833</wp:posOffset>
                </wp:positionH>
                <wp:positionV relativeFrom="paragraph">
                  <wp:posOffset>-2279386</wp:posOffset>
                </wp:positionV>
                <wp:extent cx="3024976" cy="4270699"/>
                <wp:effectExtent l="914400" t="0" r="0" b="492125"/>
                <wp:wrapNone/>
                <wp:docPr id="2093526456" name="Isosceles Tri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2891">
                          <a:off x="0" y="0"/>
                          <a:ext cx="3024976" cy="4270699"/>
                        </a:xfrm>
                        <a:prstGeom prst="triangl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2DC30C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4" o:spid="_x0000_s1026" type="#_x0000_t5" style="position:absolute;margin-left:37.8pt;margin-top:-179.5pt;width:238.2pt;height:336.3pt;rotation:2078464fd;z-index:25164697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RoAhwIAAHEFAAAOAAAAZHJzL2Uyb0RvYy54bWysVNtuGyEQfa/Uf0C8N3upc7GVdWQlSlUp&#10;SqMmVZ4xC14klqGAvXa/vgN7cdJEfaj6goCZOTNnOMPl1b7VZCecV2AqWpzklAjDoVZmU9EfT7ef&#10;LijxgZmaaTCiogfh6dXy44fLzi5ECQ3oWjiCIMYvOlvRJgS7yDLPG9EyfwJWGDRKcC0LeHSbrHas&#10;Q/RWZ2Wen2UduNo64MJ7vL3pjXSZ8KUUPHyT0otAdEWxtpBWl9Z1XLPlJVtsHLON4kMZ7B+qaJky&#10;mHSCumGBka1Tb6BaxR14kOGEQ5uBlIqLxAHZFPkfbB4bZkXigs3xdmqT/3+w/H73aB8ctqGzfuFx&#10;G1nspWuJA+xWMc/Li3mRuGG1ZJ9ad5haJ/aBcLz8nJez+fkZJRxts/I8P5vPY3OzHiyCWufDFwEt&#10;iZuKBqeY2ejIjy3Y7s6H3n10i9cetKpvldbpEDUhrrUjO4avud4UQ4JXXtpEXwMxqgeMN9mRXdqF&#10;gxbRT5vvQhJVI4MyFZKEd0zCOBcm9PR9w2rR5y5O8zxpB+lNEYlsAozIEvNP2APAawIjdl/l4B9D&#10;RdLtFJz/rbA+eIpImcGEKbhVBtx7ABpZDZl7/7FJfWtil9ZQHx5crwOcHW/5rcKnu2M+PDCHY4KX&#10;OPrhGy5SQ1dRGHaUNOB+vXcf/VG9aKWkw7GrqP+5ZU5Qor8a1PW8mM3inKbD7PS8xIN7aVm/tJht&#10;ew2ohSJVl7bRP+hxKx20z/hDrGJWNDHDMXdFeXDj4Tr03wH+MVysVskNZ9OycGceLY/gsatRlk/7&#10;Z+bsqF+U/j2MI/pGwr1vjDSw2gaQKun72Neh3zjXSTjDHxQ/jpfn5HX8KZe/AQAA//8DAFBLAwQU&#10;AAYACAAAACEAOUE9Bt0AAAALAQAADwAAAGRycy9kb3ducmV2LnhtbEyPPU/DMBCGdyT+g3VIbK2T&#10;RgklxKkqRLcutIjZjY84Ij5bsduGf891gu1e3aP3o9nMbhQXnOLgSUG+zEAgdd4M1Cv4OO4WaxAx&#10;aTJ69IQKfjDCpr2/a3Rt/JXe8XJIvWATirVWYFMKtZSxs+h0XPqAxL8vPzmdWE69NJO+srkb5SrL&#10;Kun0QJxgdcBXi9334exuIbjut7gPY5fb6jMMud+/7ZR6fJi3LyASzukPhlt9rg4tdzr5M5koRgVP&#10;ZcWkgkVRPvMoJspyxcdJQZEXFci2kf83tL8AAAD//wMAUEsBAi0AFAAGAAgAAAAhALaDOJL+AAAA&#10;4QEAABMAAAAAAAAAAAAAAAAAAAAAAFtDb250ZW50X1R5cGVzXS54bWxQSwECLQAUAAYACAAAACEA&#10;OP0h/9YAAACUAQAACwAAAAAAAAAAAAAAAAAvAQAAX3JlbHMvLnJlbHNQSwECLQAUAAYACAAAACEA&#10;t+kaAIcCAABxBQAADgAAAAAAAAAAAAAAAAAuAgAAZHJzL2Uyb0RvYy54bWxQSwECLQAUAAYACAAA&#10;ACEAOUE9Bt0AAAALAQAADwAAAAAAAAAAAAAAAADhBAAAZHJzL2Rvd25yZXYueG1sUEsFBgAAAAAE&#10;AAQA8wAAAOsFAAAAAA==&#10;" fillcolor="white [3212]" stroked="f" strokeweight="1pt">
                <w10:wrap anchorx="page"/>
              </v:shape>
            </w:pict>
          </mc:Fallback>
        </mc:AlternateContent>
      </w:r>
      <w:r w:rsidR="0054357A" w:rsidRPr="002F7DC4">
        <w:rPr>
          <w:rFonts w:hint="cs"/>
          <w:sz w:val="32"/>
          <w:szCs w:val="32"/>
          <w:rtl/>
        </w:rPr>
        <w:t>به نام خدا</w:t>
      </w:r>
    </w:p>
    <w:p w14:paraId="13380DDE" w14:textId="5EFAB915" w:rsidR="000321DA" w:rsidRPr="002F7DC4" w:rsidRDefault="000321DA" w:rsidP="0054357A">
      <w:pPr>
        <w:jc w:val="center"/>
        <w:rPr>
          <w:rtl/>
        </w:rPr>
      </w:pPr>
    </w:p>
    <w:p w14:paraId="060B4D6F" w14:textId="33DE62D9" w:rsidR="0054357A" w:rsidRPr="002F7DC4" w:rsidRDefault="00C639D0" w:rsidP="0054357A">
      <w:r w:rsidRPr="002F7DC4">
        <w:rPr>
          <w:noProof/>
        </w:rPr>
        <w:drawing>
          <wp:anchor distT="0" distB="0" distL="114300" distR="114300" simplePos="0" relativeHeight="251649024" behindDoc="0" locked="0" layoutInCell="1" allowOverlap="1" wp14:anchorId="4BF13FC4" wp14:editId="2C3399E4">
            <wp:simplePos x="0" y="0"/>
            <wp:positionH relativeFrom="margin">
              <wp:align>center</wp:align>
            </wp:positionH>
            <wp:positionV relativeFrom="paragraph">
              <wp:posOffset>10436</wp:posOffset>
            </wp:positionV>
            <wp:extent cx="1892335" cy="1962150"/>
            <wp:effectExtent l="0" t="0" r="0" b="0"/>
            <wp:wrapNone/>
            <wp:docPr id="10197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3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60D4B5" w14:textId="5C99BCDF" w:rsidR="0054357A" w:rsidRPr="002F7DC4" w:rsidRDefault="00D9553B" w:rsidP="00D9553B">
      <w:pPr>
        <w:tabs>
          <w:tab w:val="left" w:pos="3171"/>
        </w:tabs>
      </w:pPr>
      <w:r>
        <w:rPr>
          <w:rtl/>
        </w:rPr>
        <w:tab/>
      </w:r>
    </w:p>
    <w:p w14:paraId="2B90FD3D" w14:textId="75B778DD" w:rsidR="0054357A" w:rsidRPr="002F7DC4" w:rsidRDefault="001A1973" w:rsidP="001A1973">
      <w:pPr>
        <w:tabs>
          <w:tab w:val="left" w:pos="1255"/>
        </w:tabs>
      </w:pPr>
      <w:r>
        <w:rPr>
          <w:rtl/>
        </w:rPr>
        <w:tab/>
      </w:r>
    </w:p>
    <w:p w14:paraId="335036DF" w14:textId="7B66B0C1" w:rsidR="0054357A" w:rsidRPr="002F7DC4" w:rsidRDefault="0054357A" w:rsidP="0054357A"/>
    <w:p w14:paraId="210FC35C" w14:textId="509979EE" w:rsidR="0054357A" w:rsidRPr="002F7DC4" w:rsidRDefault="0054357A" w:rsidP="00D9553B">
      <w:pPr>
        <w:jc w:val="right"/>
      </w:pPr>
    </w:p>
    <w:p w14:paraId="7737341A" w14:textId="7C58DE25" w:rsidR="0054357A" w:rsidRPr="002F7DC4" w:rsidRDefault="0054357A" w:rsidP="00D9553B">
      <w:pPr>
        <w:jc w:val="right"/>
      </w:pPr>
    </w:p>
    <w:p w14:paraId="1B392916" w14:textId="4F034002" w:rsidR="0054357A" w:rsidRPr="002F7DC4" w:rsidRDefault="0054357A" w:rsidP="0054357A"/>
    <w:p w14:paraId="7D331BA1" w14:textId="4DB58724" w:rsidR="0054357A" w:rsidRPr="002F7DC4" w:rsidRDefault="0054357A" w:rsidP="0054357A">
      <w:pPr>
        <w:jc w:val="center"/>
        <w:rPr>
          <w:rtl/>
        </w:rPr>
      </w:pPr>
    </w:p>
    <w:p w14:paraId="768092D0" w14:textId="66E73EB8" w:rsidR="0054357A" w:rsidRPr="002F7DC4" w:rsidRDefault="0054357A" w:rsidP="0054357A">
      <w:pPr>
        <w:jc w:val="center"/>
        <w:rPr>
          <w:b/>
          <w:bCs/>
          <w:sz w:val="36"/>
          <w:szCs w:val="36"/>
        </w:rPr>
      </w:pPr>
      <w:r w:rsidRPr="002F7DC4">
        <w:rPr>
          <w:rFonts w:hint="cs"/>
          <w:b/>
          <w:bCs/>
          <w:sz w:val="36"/>
          <w:szCs w:val="36"/>
          <w:rtl/>
        </w:rPr>
        <w:t xml:space="preserve">گزارش تمرین شماره </w:t>
      </w:r>
      <w:r w:rsidR="00036D90">
        <w:rPr>
          <w:b/>
          <w:bCs/>
          <w:sz w:val="36"/>
          <w:szCs w:val="36"/>
        </w:rPr>
        <w:t xml:space="preserve"> 8</w:t>
      </w:r>
      <w:r w:rsidRPr="002F7DC4">
        <w:rPr>
          <w:rFonts w:hint="cs"/>
          <w:b/>
          <w:bCs/>
          <w:sz w:val="36"/>
          <w:szCs w:val="36"/>
          <w:rtl/>
        </w:rPr>
        <w:t>رباتیک</w:t>
      </w:r>
    </w:p>
    <w:p w14:paraId="25E67CE5" w14:textId="4596258C" w:rsidR="0054357A" w:rsidRPr="002F7DC4" w:rsidRDefault="0054357A" w:rsidP="0054357A">
      <w:pPr>
        <w:rPr>
          <w:rtl/>
        </w:rPr>
      </w:pPr>
    </w:p>
    <w:p w14:paraId="06E833B4" w14:textId="66DD49E0" w:rsidR="0054357A" w:rsidRPr="002F7DC4" w:rsidRDefault="0054357A" w:rsidP="0054357A">
      <w:pPr>
        <w:jc w:val="center"/>
        <w:rPr>
          <w:sz w:val="32"/>
          <w:szCs w:val="32"/>
          <w:rtl/>
        </w:rPr>
      </w:pPr>
      <w:r w:rsidRPr="002F7DC4">
        <w:rPr>
          <w:rFonts w:hint="cs"/>
          <w:sz w:val="32"/>
          <w:szCs w:val="32"/>
          <w:rtl/>
        </w:rPr>
        <w:t xml:space="preserve">نام دانشجو : </w:t>
      </w:r>
      <w:r w:rsidRPr="002F7DC4">
        <w:rPr>
          <w:rFonts w:hint="cs"/>
          <w:b/>
          <w:bCs/>
          <w:sz w:val="32"/>
          <w:szCs w:val="32"/>
          <w:rtl/>
        </w:rPr>
        <w:t>عرفان رادفر</w:t>
      </w:r>
    </w:p>
    <w:p w14:paraId="5CADB81E" w14:textId="120D8215" w:rsidR="0054357A" w:rsidRPr="002F7DC4" w:rsidRDefault="0054357A" w:rsidP="0054357A">
      <w:pPr>
        <w:jc w:val="center"/>
        <w:rPr>
          <w:sz w:val="32"/>
          <w:szCs w:val="32"/>
          <w:rtl/>
        </w:rPr>
      </w:pPr>
      <w:r w:rsidRPr="002F7DC4">
        <w:rPr>
          <w:rFonts w:hint="cs"/>
          <w:sz w:val="32"/>
          <w:szCs w:val="32"/>
          <w:rtl/>
        </w:rPr>
        <w:t xml:space="preserve">شماره دانشجویی : </w:t>
      </w:r>
      <w:r w:rsidRPr="002F7DC4">
        <w:rPr>
          <w:rFonts w:hint="cs"/>
          <w:b/>
          <w:bCs/>
          <w:sz w:val="32"/>
          <w:szCs w:val="32"/>
          <w:rtl/>
        </w:rPr>
        <w:t>99109603</w:t>
      </w:r>
    </w:p>
    <w:p w14:paraId="073B8A4F" w14:textId="41A24C5B" w:rsidR="0054357A" w:rsidRPr="002F7DC4" w:rsidRDefault="00C639D0" w:rsidP="0054357A">
      <w:pPr>
        <w:jc w:val="center"/>
        <w:rPr>
          <w:sz w:val="32"/>
          <w:szCs w:val="32"/>
          <w:rtl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a-IR"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7CFB68F4" wp14:editId="65FB0CF1">
                <wp:simplePos x="0" y="0"/>
                <wp:positionH relativeFrom="column">
                  <wp:posOffset>-1114425</wp:posOffset>
                </wp:positionH>
                <wp:positionV relativeFrom="paragraph">
                  <wp:posOffset>483235</wp:posOffset>
                </wp:positionV>
                <wp:extent cx="4001770" cy="3286125"/>
                <wp:effectExtent l="243522" t="194628" r="0" b="204152"/>
                <wp:wrapNone/>
                <wp:docPr id="268738644" name="Right Tri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966538">
                          <a:off x="0" y="0"/>
                          <a:ext cx="4001770" cy="3286125"/>
                        </a:xfrm>
                        <a:prstGeom prst="rtTriangl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F1DE31" id="Right Triangle 6" o:spid="_x0000_s1026" type="#_x0000_t6" style="position:absolute;margin-left:-87.75pt;margin-top:38.05pt;width:315.1pt;height:258.75pt;rotation:5424784fd;z-index:-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tYWigIAAHMFAAAOAAAAZHJzL2Uyb0RvYy54bWysVFFv2yAQfp+0/4B4X22nSdpGcaqoVadJ&#10;VVutmfpMMMRImGNA4mS/fgd2nHat9jDtBQF3993dx3fMr/eNJjvhvAJT0uIsp0QYDpUym5L+WN19&#10;uaTEB2YqpsGIkh6Ep9eLz5/mrZ2JEdSgK+EIghg/a21J6xDsLMs8r0XD/BlYYdAowTUs4NFtssqx&#10;FtEbnY3yfJq14CrrgAvv8fa2M9JFwpdS8PAopReB6JJibSGtLq3ruGaLOZttHLO14n0Z7B+qaJgy&#10;mHSAumWBka1T76AaxR14kOGMQ5OBlIqL1AN2U+R/dPNcMytSL0iOtwNN/v/B8ofds31ySENr/czj&#10;Nnaxl64hDpCt8dV0Ojm/TL1htWSfqDsM1Il9IBwvx3leXFwgwxxt56PLaTGaRHKzDiyCWufDVwEN&#10;iZuSurByipmNjh2yGdvd+9AFHB3jtQetqjuldTpEVYgb7ciO4XuuN0Wf4o2XNtHXQIzqAONNduov&#10;7cJBi+inzXchiaqwh1EqJEnvlIRxLkwoOlPNKtHlLiZ5ntSDDQ4Rqd0EGJEl5h+we4C3DRyxuyp7&#10;/xgqknKH4PxvhXXBQ0TKDCYMwY0y4D4C0NhVn7nzP5LUURNZWkN1eHKdEvBtveV3Ch/vnvnwxBwO&#10;Cl7i8IdHXKSGtqTQ7yipwf366D76o37RSkmLg1dS/3PLnKBEfzOo7KtiPI6Tmg7jycUID+61Zf3a&#10;YrbNDaAWilRd2kb/oI9b6aB5wT9iGbOiiRmOuUvKgzsebkL3IeAvw8VymdxwOi0L9+bZ8ggeWY2y&#10;XO1fmLO9ggOK/wGOQ/pOwp1vjDSw3AaQKun7xGvPN052Ek7/C8Wv4/U5eZ3+ysVvAAAA//8DAFBL&#10;AwQUAAYACAAAACEAf8zwAOEAAAALAQAADwAAAGRycy9kb3ducmV2LnhtbEyPy07DMBBF95X4B2uQ&#10;2LV2Wlo1IU5FqVhSIAXEchKbJMKPKHbbwNczrGA5ukd3zs03ozXspIfQeSchmQlg2tVeda6R8HK4&#10;n66BhYhOofFOS/jSATbFxSTHTPmze9anMjaMSlzIUEIbY59xHupWWwwz32tH2YcfLEY6h4arAc9U&#10;bg2fC7HiFjtHH1rs9V2r68/yaCXsng5Ybcvrt218X+72j9+msQ+vUl5djrc3wKIe4x8Mv/qkDgU5&#10;Vf7oVGBGwjRJ0jmxlKS0gYhFul4AqySslkIAL3L+f0PxAwAA//8DAFBLAQItABQABgAIAAAAIQC2&#10;gziS/gAAAOEBAAATAAAAAAAAAAAAAAAAAAAAAABbQ29udGVudF9UeXBlc10ueG1sUEsBAi0AFAAG&#10;AAgAAAAhADj9If/WAAAAlAEAAAsAAAAAAAAAAAAAAAAALwEAAF9yZWxzLy5yZWxzUEsBAi0AFAAG&#10;AAgAAAAhAFUu1haKAgAAcwUAAA4AAAAAAAAAAAAAAAAALgIAAGRycy9lMm9Eb2MueG1sUEsBAi0A&#10;FAAGAAgAAAAhAH/M8ADhAAAACwEAAA8AAAAAAAAAAAAAAAAA5AQAAGRycy9kb3ducmV2LnhtbFBL&#10;BQYAAAAABAAEAPMAAADyBQAAAAA=&#10;" fillcolor="white [3212]" stroked="f" strokeweight="1pt"/>
            </w:pict>
          </mc:Fallback>
        </mc:AlternateContent>
      </w:r>
    </w:p>
    <w:p w14:paraId="2FAAF111" w14:textId="0AADE113" w:rsidR="0054357A" w:rsidRPr="002F7DC4" w:rsidRDefault="0054357A" w:rsidP="0054357A">
      <w:pPr>
        <w:jc w:val="center"/>
        <w:rPr>
          <w:b/>
          <w:bCs/>
          <w:sz w:val="32"/>
          <w:szCs w:val="32"/>
        </w:rPr>
      </w:pPr>
      <w:r w:rsidRPr="002F7DC4">
        <w:rPr>
          <w:rFonts w:hint="cs"/>
          <w:sz w:val="32"/>
          <w:szCs w:val="32"/>
          <w:rtl/>
        </w:rPr>
        <w:t xml:space="preserve">استاد درس : </w:t>
      </w:r>
      <w:r w:rsidRPr="002F7DC4">
        <w:rPr>
          <w:rFonts w:hint="cs"/>
          <w:b/>
          <w:bCs/>
          <w:sz w:val="32"/>
          <w:szCs w:val="32"/>
          <w:rtl/>
        </w:rPr>
        <w:t>دکتر</w:t>
      </w:r>
      <w:r w:rsidR="00C44630" w:rsidRPr="002F7DC4">
        <w:rPr>
          <w:rFonts w:hint="cs"/>
          <w:b/>
          <w:bCs/>
          <w:sz w:val="32"/>
          <w:szCs w:val="32"/>
          <w:rtl/>
        </w:rPr>
        <w:t xml:space="preserve"> </w:t>
      </w:r>
      <w:r w:rsidRPr="002F7DC4">
        <w:rPr>
          <w:rFonts w:hint="cs"/>
          <w:b/>
          <w:bCs/>
          <w:sz w:val="32"/>
          <w:szCs w:val="32"/>
          <w:rtl/>
        </w:rPr>
        <w:t>سعید بهزادی پور</w:t>
      </w:r>
    </w:p>
    <w:p w14:paraId="67984496" w14:textId="62D356C4" w:rsidR="0054357A" w:rsidRPr="002F7DC4" w:rsidRDefault="00E56B60" w:rsidP="0054357A">
      <w:pPr>
        <w:tabs>
          <w:tab w:val="left" w:pos="3596"/>
        </w:tabs>
        <w:jc w:val="center"/>
        <w:rPr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B798F1A" wp14:editId="731092C8">
            <wp:simplePos x="0" y="0"/>
            <wp:positionH relativeFrom="margin">
              <wp:posOffset>-112143</wp:posOffset>
            </wp:positionH>
            <wp:positionV relativeFrom="paragraph">
              <wp:posOffset>190309</wp:posOffset>
            </wp:positionV>
            <wp:extent cx="6867103" cy="4243538"/>
            <wp:effectExtent l="0" t="0" r="0" b="5080"/>
            <wp:wrapNone/>
            <wp:docPr id="1084527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063" cy="4245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CB5694" w14:textId="2648123E" w:rsidR="00B24B8E" w:rsidRPr="002F7DC4" w:rsidRDefault="00E56B60" w:rsidP="00E56B60">
      <w:pPr>
        <w:tabs>
          <w:tab w:val="left" w:pos="6860"/>
        </w:tabs>
        <w:bidi w:val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</w:p>
    <w:p w14:paraId="1A8F7DA2" w14:textId="46FE7737" w:rsidR="00B24B8E" w:rsidRPr="002F7DC4" w:rsidRDefault="00B24B8E" w:rsidP="00B24B8E">
      <w:pPr>
        <w:bidi w:val="0"/>
        <w:rPr>
          <w:rFonts w:asciiTheme="majorBidi" w:hAnsiTheme="majorBidi" w:cstheme="majorBidi"/>
          <w:sz w:val="32"/>
          <w:szCs w:val="32"/>
          <w:rtl/>
        </w:rPr>
      </w:pPr>
    </w:p>
    <w:p w14:paraId="051736D7" w14:textId="576D2C86" w:rsidR="00B24B8E" w:rsidRPr="002F7DC4" w:rsidRDefault="00B24B8E" w:rsidP="00B24B8E">
      <w:pPr>
        <w:bidi w:val="0"/>
        <w:rPr>
          <w:rFonts w:asciiTheme="majorBidi" w:hAnsiTheme="majorBidi" w:cstheme="majorBidi"/>
          <w:sz w:val="32"/>
          <w:szCs w:val="32"/>
          <w:rtl/>
        </w:rPr>
      </w:pPr>
    </w:p>
    <w:p w14:paraId="14258B82" w14:textId="5C8E46F9" w:rsidR="00B24B8E" w:rsidRPr="002F7DC4" w:rsidRDefault="00D9553B" w:rsidP="00D9553B">
      <w:pPr>
        <w:tabs>
          <w:tab w:val="left" w:pos="9061"/>
        </w:tabs>
        <w:bidi w:val="0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sz w:val="32"/>
          <w:szCs w:val="32"/>
        </w:rPr>
        <w:tab/>
      </w:r>
    </w:p>
    <w:p w14:paraId="7ABA2494" w14:textId="698FB51F" w:rsidR="00B24B8E" w:rsidRPr="002F7DC4" w:rsidRDefault="00C639D0" w:rsidP="00D9553B">
      <w:pPr>
        <w:tabs>
          <w:tab w:val="left" w:pos="1576"/>
        </w:tabs>
        <w:bidi w:val="0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a-IR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3B92F780" wp14:editId="6B2C6D63">
                <wp:simplePos x="0" y="0"/>
                <wp:positionH relativeFrom="column">
                  <wp:posOffset>4054870</wp:posOffset>
                </wp:positionH>
                <wp:positionV relativeFrom="paragraph">
                  <wp:posOffset>8675</wp:posOffset>
                </wp:positionV>
                <wp:extent cx="2657475" cy="3286125"/>
                <wp:effectExtent l="0" t="0" r="9525" b="9525"/>
                <wp:wrapNone/>
                <wp:docPr id="337620419" name="Right Tri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3286125"/>
                        </a:xfrm>
                        <a:prstGeom prst="rtTriangl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28457E" id="Right Triangle 6" o:spid="_x0000_s1026" type="#_x0000_t6" style="position:absolute;margin-left:319.3pt;margin-top:.7pt;width:209.25pt;height:258.75pt;z-index:-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hAigAIAAGUFAAAOAAAAZHJzL2Uyb0RvYy54bWysVE1v2zAMvQ/YfxB0X21nSdsFdYqgRYcB&#10;RVusHXpWZDkWIIsapcTJfv0o2XHatdhh2EUWRfLxw4+8uNy1hm0Veg225MVJzpmyEipt1yX/8XTz&#10;6ZwzH4SthAGrSr5Xnl8uPn646NxcTaABUylkBGL9vHMlb0Jw8yzzslGt8CfglCVlDdiKQCKuswpF&#10;R+itySZ5fpp1gJVDkMp7er3ulXyR8OtayXBf114FZkpOuYV0YjpX8cwWF2K+RuEaLYc0xD9k0Qpt&#10;KegIdS2CYBvUb6BaLRE81OFEQptBXWupUg1UTZH/Uc1jI5xKtVBzvBvb5P8frLzbProHpDZ0zs89&#10;XWMVuxrb+KX82C41az82S+0Ck/Q4OZ2dTc9mnEnSfZ6cnxaTWWxndnR36MNXBS2Ll5JjeEIt7NrE&#10;msRcbG996B0OhvHZg9HVjTYmCZEH6sog2wr6g6t1MYR4ZWVstLUQvXrA+JIdK0q3sDcq2hn7XdVM&#10;V7GGlEgi2zGIkFLZUPSqRlSqj13M8jzxhQocPVK5CTAi1xR/xB4AXhdwwO6zHOyjq0pcHZ3zvyXW&#10;O48eKTLYMDq32gK+B2CoqiFyb39oUt+a2KUVVPsHZAj9pHgnbzT9vFvhw4NAGg0aIhr3cE9HbaAr&#10;OQw3zhrAX++9R3tiLGk562jUSu5/bgQqzsw3S1z+UkyncTaTMJ2dTUjAl5rVS43dtFdAXChosTiZ&#10;rtE+mMO1RmifaSssY1RSCSspdsllwINwFfoVQHtFquUymdE8OhFu7aOTETx2NdLyafcs0A0MDkT+&#10;OziM5RsK97bR08JyE6DWid/Hvg79pllOxBn2TlwWL+VkddyOi98AAAD//wMAUEsDBBQABgAIAAAA&#10;IQB3vz2a3gAAAAoBAAAPAAAAZHJzL2Rvd25yZXYueG1sTI/BTsMwEETvSPyDtUjcqJ2GhiTEqRAS&#10;VyRCC+LmxksSYa+j2GnTv8c9wXH1RjNvq+1iDTvi5AdHEpKVAIbUOj1QJ2H3/nKXA/NBkVbGEUo4&#10;o4dtfX1VqVK7E73hsQkdiyXkSyWhD2EsOfdtj1b5lRuRIvt2k1UhnlPH9aROsdwavhYi41YNFBd6&#10;NeJzj+1PM1sJuH8Vc0rnL13s7Lr4SM3nvjFS3t4sT4/AAi7hLwwX/agOdXQ6uJm0Z0ZCluZZjEZw&#10;D+zCxeYhAXaQsEnyAnhd8f8v1L8AAAD//wMAUEsBAi0AFAAGAAgAAAAhALaDOJL+AAAA4QEAABMA&#10;AAAAAAAAAAAAAAAAAAAAAFtDb250ZW50X1R5cGVzXS54bWxQSwECLQAUAAYACAAAACEAOP0h/9YA&#10;AACUAQAACwAAAAAAAAAAAAAAAAAvAQAAX3JlbHMvLnJlbHNQSwECLQAUAAYACAAAACEAfWIQIoAC&#10;AABlBQAADgAAAAAAAAAAAAAAAAAuAgAAZHJzL2Uyb0RvYy54bWxQSwECLQAUAAYACAAAACEAd789&#10;mt4AAAAKAQAADwAAAAAAAAAAAAAAAADaBAAAZHJzL2Rvd25yZXYueG1sUEsFBgAAAAAEAAQA8wAA&#10;AOUFAAAAAA==&#10;" fillcolor="white [3212]" stroked="f" strokeweight="1pt"/>
            </w:pict>
          </mc:Fallback>
        </mc:AlternateContent>
      </w:r>
      <w:r w:rsidR="00D9553B">
        <w:rPr>
          <w:rFonts w:asciiTheme="majorBidi" w:hAnsiTheme="majorBidi" w:cstheme="majorBidi"/>
          <w:sz w:val="32"/>
          <w:szCs w:val="32"/>
        </w:rPr>
        <w:tab/>
      </w:r>
    </w:p>
    <w:p w14:paraId="510EBF1F" w14:textId="2C7DD484" w:rsidR="00B24B8E" w:rsidRPr="002F7DC4" w:rsidRDefault="00D9553B" w:rsidP="00D9553B">
      <w:pPr>
        <w:tabs>
          <w:tab w:val="left" w:pos="1820"/>
        </w:tabs>
        <w:bidi w:val="0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sz w:val="32"/>
          <w:szCs w:val="32"/>
        </w:rPr>
        <w:tab/>
      </w:r>
    </w:p>
    <w:p w14:paraId="11ABF352" w14:textId="792A2839" w:rsidR="00B24B8E" w:rsidRPr="002F7DC4" w:rsidRDefault="00B24B8E" w:rsidP="00B24B8E">
      <w:pPr>
        <w:bidi w:val="0"/>
        <w:rPr>
          <w:rFonts w:asciiTheme="majorBidi" w:hAnsiTheme="majorBidi" w:cstheme="majorBidi"/>
          <w:sz w:val="32"/>
          <w:szCs w:val="32"/>
          <w:rtl/>
        </w:rPr>
      </w:pPr>
    </w:p>
    <w:p w14:paraId="4710A2A9" w14:textId="610F2BA8" w:rsidR="00B24B8E" w:rsidRPr="002F7DC4" w:rsidRDefault="00B24B8E" w:rsidP="00B24B8E">
      <w:pPr>
        <w:bidi w:val="0"/>
        <w:rPr>
          <w:rFonts w:asciiTheme="majorBidi" w:hAnsiTheme="majorBidi" w:cstheme="majorBidi"/>
          <w:sz w:val="32"/>
          <w:szCs w:val="32"/>
          <w:rtl/>
        </w:rPr>
      </w:pPr>
    </w:p>
    <w:p w14:paraId="1567EDAB" w14:textId="0C02B4D7" w:rsidR="00B24B8E" w:rsidRPr="002F7DC4" w:rsidRDefault="00B00BBF" w:rsidP="00B24B8E">
      <w:pPr>
        <w:bidi w:val="0"/>
        <w:jc w:val="center"/>
        <w:rPr>
          <w:rFonts w:asciiTheme="majorBidi" w:hAnsiTheme="majorBidi" w:cstheme="majorBidi"/>
          <w:sz w:val="32"/>
          <w:szCs w:val="32"/>
          <w:rtl/>
        </w:rPr>
      </w:pPr>
      <w:r>
        <w:rPr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45B49F" wp14:editId="5A839965">
                <wp:simplePos x="0" y="0"/>
                <wp:positionH relativeFrom="margin">
                  <wp:posOffset>2241860</wp:posOffset>
                </wp:positionH>
                <wp:positionV relativeFrom="paragraph">
                  <wp:posOffset>25724</wp:posOffset>
                </wp:positionV>
                <wp:extent cx="4533900" cy="1677515"/>
                <wp:effectExtent l="0" t="0" r="0" b="0"/>
                <wp:wrapNone/>
                <wp:docPr id="1831941791" name="Right Tri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33900" cy="1677515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  <a:alpha val="60000"/>
                              </a:schemeClr>
                            </a:gs>
                            <a:gs pos="26000">
                              <a:srgbClr val="FFC000"/>
                            </a:gs>
                            <a:gs pos="67000">
                              <a:srgbClr val="FF0000"/>
                            </a:gs>
                            <a:gs pos="100000">
                              <a:srgbClr val="FFFF00"/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3F4E0" id="Right Triangle 7" o:spid="_x0000_s1026" type="#_x0000_t6" style="position:absolute;margin-left:176.5pt;margin-top:2.05pt;width:357pt;height:132.1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bIJ6QIAAK8GAAAOAAAAZHJzL2Uyb0RvYy54bWysVVtv2yAUfp+0/4B4X22nuaxRnSpKlW1S&#10;11Zrpz4TDDESBgbktl/fA9hOunabNO3FOpwb53zn8Pnyat9ItGXWCa1KXJzlGDFFdSXUusTfH5cf&#10;PmLkPFEVkVqxEh+Yw1ez9+8ud2bKBrrWsmIWQRLlpjtT4tp7M80yR2vWEHemDVNg5No2xMPRrrPK&#10;kh1kb2Q2yPNxttO2MlZT5hxor5MRz2J+zhn1d5w75pEsMdTm49fG7yp8s9klma4tMbWgbRnkH6po&#10;iFBwaZ/qmniCNla8StUIarXT3J9R3WSac0FZ7AG6KfJfunmoiWGxFwDHmR4m9//S0tvtg7m3AMPO&#10;uKkDMXSx57ZBXArzGWYa+4JK0T7CduhhY3uPKCiHo/PzixzQpWArxpPJqBgFYLOUKCQ01vlPTDco&#10;CCW2/tEKotYydEemZHvjfAroHFssq6WQMsoOXJKAjAYA8hgZ94QtpEVbAhMmlDLlU8Vy03zVVdKP&#10;cigvjhq0sBBJe3FUE2lqkrRj8I3OUH6fPjazdqcFDIJjKsKuV30Jy+XiGP8yYjz5TQSouxtfRhTB&#10;8uYly+WLEKh13SEkhUKAbYlHwxSOHCWSVWGUCWTY9x5YqUJTSgegkzVpWHw87VyOuxElf5AsREn1&#10;jXEkKtiBwd/G4WpSsYRw0eH+CuGYMGTmUE2fO82zn0VK0o061dz6h9BUeB/8xz1JwX1EvFkr3wc3&#10;Qmn7VmcSlqy9OfnDgpxAE8SVrg73FlmdOMcZuhSw/DfE+XtigWTgwQBx+jv4cKl3JdathFGt7c+3&#10;9MEf3j5YMdoBaZXY/dgQyzCSXxQ8iotiOAwsFw/D0WQAB3tqWZ1a1KZZaHg1BVC0oVEM/l52Ire6&#10;eQJ+nYdbwUQUhbtLTL3tDgufyBQYmrL5PLoBsxnib9SDoR19hGf9uH8i1rQM4IE8bnVHcK8oIPmG&#10;eSg933jNReSHI64t3sCK6WkmBg+0e3qOXsf/zOwZAAD//wMAUEsDBBQABgAIAAAAIQA/9QEx3wAA&#10;AAoBAAAPAAAAZHJzL2Rvd25yZXYueG1sTI/BTsMwEETvSPyDtUjcqNOEpiVkUwEVNyqgrTg78ZJE&#10;xOsodpv073FPcJyd1cybfD2ZTpxocK1lhPksAkFcWd1yjXDYv96tQDivWKvOMiGcycG6uL7KVabt&#10;yJ902vlahBB2mUJovO8zKV3VkFFuZnvi4H3bwSgf5FBLPagxhJtOxlGUSqNaDg2N6umloepndzQI&#10;Y5/E8aJZvr3bL/NRPm8eNudpi3h7Mz09gvA0+b9nuOAHdCgCU2mPrJ3oEJJFErZ4hPs5iIsfpctw&#10;KBHidJWALHL5f0LxCwAA//8DAFBLAQItABQABgAIAAAAIQC2gziS/gAAAOEBAAATAAAAAAAAAAAA&#10;AAAAAAAAAABbQ29udGVudF9UeXBlc10ueG1sUEsBAi0AFAAGAAgAAAAhADj9If/WAAAAlAEAAAsA&#10;AAAAAAAAAAAAAAAALwEAAF9yZWxzLy5yZWxzUEsBAi0AFAAGAAgAAAAhAP0psgnpAgAArwYAAA4A&#10;AAAAAAAAAAAAAAAALgIAAGRycy9lMm9Eb2MueG1sUEsBAi0AFAAGAAgAAAAhAD/1ATHfAAAACgEA&#10;AA8AAAAAAAAAAAAAAAAAQwUAAGRycy9kb3ducmV2LnhtbFBLBQYAAAAABAAEAPMAAABPBgAAAAA=&#10;" fillcolor="#f6f8fc [180]" stroked="f" strokeweight="1pt">
                <v:fill color2="yellow" o:opacity2="39321f" colors="0 #f6f8fc;17039f #ffc000;43909f red;1 yellow" focus="100%" type="gradient"/>
                <w10:wrap anchorx="margin"/>
              </v:shape>
            </w:pict>
          </mc:Fallback>
        </mc:AlternateContent>
      </w:r>
      <w:r w:rsidR="00B24B8E" w:rsidRPr="002F7DC4">
        <w:rPr>
          <w:rFonts w:asciiTheme="majorBidi" w:hAnsiTheme="majorBidi" w:cstheme="majorBidi" w:hint="cs"/>
          <w:sz w:val="32"/>
          <w:szCs w:val="32"/>
          <w:rtl/>
        </w:rPr>
        <w:t>پاییز 1402</w:t>
      </w:r>
    </w:p>
    <w:p w14:paraId="1DBF6279" w14:textId="5EE04491" w:rsidR="00627B30" w:rsidRDefault="00036D90" w:rsidP="002F7DC4">
      <w:pPr>
        <w:bidi w:val="0"/>
        <w:jc w:val="right"/>
        <w:rPr>
          <w:rFonts w:asciiTheme="majorBidi" w:hAnsiTheme="majorBidi" w:cstheme="majorBidi"/>
          <w:sz w:val="32"/>
          <w:szCs w:val="32"/>
          <w:rtl/>
        </w:rPr>
      </w:pPr>
      <w:r>
        <w:rPr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47999" behindDoc="0" locked="0" layoutInCell="1" allowOverlap="1" wp14:anchorId="273EAF87" wp14:editId="53D4F7CF">
                <wp:simplePos x="0" y="0"/>
                <wp:positionH relativeFrom="margin">
                  <wp:align>right</wp:align>
                </wp:positionH>
                <wp:positionV relativeFrom="paragraph">
                  <wp:posOffset>89978</wp:posOffset>
                </wp:positionV>
                <wp:extent cx="6711315" cy="1277836"/>
                <wp:effectExtent l="0" t="19050" r="70485" b="17780"/>
                <wp:wrapNone/>
                <wp:docPr id="1985473393" name="Right Tri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1315" cy="1277836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  <a:alpha val="60000"/>
                              </a:schemeClr>
                            </a:gs>
                            <a:gs pos="26000">
                              <a:srgbClr val="FFC000"/>
                            </a:gs>
                            <a:gs pos="67000">
                              <a:srgbClr val="FF0000"/>
                            </a:gs>
                            <a:gs pos="100000">
                              <a:srgbClr val="FFFF00"/>
                            </a:gs>
                          </a:gsLst>
                          <a:lin ang="5400000" scaled="1"/>
                        </a:gradFill>
                        <a:effectLst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28C03" id="Right Triangle 7" o:spid="_x0000_s1026" type="#_x0000_t6" style="position:absolute;margin-left:477.25pt;margin-top:7.1pt;width:528.45pt;height:100.6pt;z-index:251647999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l212QIAAI0GAAAOAAAAZHJzL2Uyb0RvYy54bWysVVtv2yAUfp+0/4B4X22nubRRnSpK5WlS&#10;11Ztpz4TjG0kDAzIbb9+B7CddO02adqLczg3zvnO4cvV9b4VaMuM5UrmODtLMWKSqpLLOsffnotP&#10;FxhZR2RJhJIsxwdm8fXi44ernZ6zkWqUKJlBkETa+U7nuHFOz5PE0oa1xJ4pzSQYK2Va4uBo6qQ0&#10;ZAfZW5GM0nSa7JQptVGUWQvam2jEi5C/qhh191VlmUMix1CbC18Tvmv/TRZXZF4bohtOuzLIP1TR&#10;Ei7h0iHVDXEEbQx/k6rl1CirKndGVZuoquKUhR6gmyz9pZunhmgWegFwrB5gsv8vLb3bPukHAzDs&#10;tJ1bEH0X+8q0/hfqQ/sA1mEAi+0doqCczrLsPJtgRMGWjWazi/OphzM5hmtj3WemWuSFHBv3bDiR&#10;tfA9kTnZ3loXA3rHDsGy4EIE2YJLFJBW0HYaIsN2sJUwaEtgroRSJl0WTGLTflVl1E/StBswaGEN&#10;ovbyqCZCNyRqp+AbnKH8IX1opranBYy8YyzC1OuhhKJYHeNfR0xnv4kAdX/j64jMW969pChehUCt&#10;dY+Q4BIBtjmejGM4spQIVsJsuqnAlg/AsvA0OvyPkw+SOwjmWxbykVWIlzDr0d9gtw0pWUQy6/F9&#10;g2RI6DNXMN4hd5zbgHlM0o80rkfn70Nj4UPwH/chBg8R4WYl3RDccqnMe50JWKbu5ugPi3ACjRfX&#10;qjw8GGRUZBSracFhyW+JdQ/EAIUA2QAtunv4VELtcqw6CaNGmR/v6b0/vGywYrQDSsqx/b4hhmEk&#10;vkhY/stsPPYcFg7jyWwEB3NqWZ9a5KZdKXgdGRCwpkH0/k70YmVU+wLsufS3golICnfnmDrTH1Yu&#10;UiXwL2XLZXAD3tLE3conTX1yj6p/vs/7F2J099IdkMSd6unrzVOPvj5SquXGqYoHHjji2uENnBef&#10;YORnT6qn5+B1/BdZ/AQAAP//AwBQSwMEFAAGAAgAAAAhALw2jm/dAAAACAEAAA8AAABkcnMvZG93&#10;bnJldi54bWxMj8FOwzAQRO9I/IO1SNyokyitSsimAqRwp1RI3Jx4SdLG62C7beDrcU9wnJ3VzJty&#10;M5tRnMj5wTJCukhAELdWD9wh7N7quzUIHxRrNVomhG/ysKmur0pVaHvmVzptQydiCPtCIfQhTIWU&#10;vu3JKL+wE3H0Pq0zKkTpOqmdOsdwM8osSVbSqIFjQ68meu6pPWyPBsEM9VfdZTvT/HykT/l+/+7W&#10;hxfE25v58QFEoDn8PcMFP6JDFZkae2TtxYgQh4R4zTMQFzdZru5BNAhZusxBVqX8P6D6BQAA//8D&#10;AFBLAQItABQABgAIAAAAIQC2gziS/gAAAOEBAAATAAAAAAAAAAAAAAAAAAAAAABbQ29udGVudF9U&#10;eXBlc10ueG1sUEsBAi0AFAAGAAgAAAAhADj9If/WAAAAlAEAAAsAAAAAAAAAAAAAAAAALwEAAF9y&#10;ZWxzLy5yZWxzUEsBAi0AFAAGAAgAAAAhAJGOXbXZAgAAjQYAAA4AAAAAAAAAAAAAAAAALgIAAGRy&#10;cy9lMm9Eb2MueG1sUEsBAi0AFAAGAAgAAAAhALw2jm/dAAAACAEAAA8AAAAAAAAAAAAAAAAAMwUA&#10;AGRycy9kb3ducmV2LnhtbFBLBQYAAAAABAAEAPMAAAA9BgAAAAA=&#10;" fillcolor="#f6f8fc [180]" strokecolor="#09101d [484]" strokeweight="1pt">
                <v:fill color2="yellow" o:opacity2="39321f" colors="0 #f6f8fc;17039f #ffc000;43909f red;1 yellow" focus="100%" type="gradient"/>
                <w10:wrap anchorx="margin"/>
              </v:shape>
            </w:pict>
          </mc:Fallback>
        </mc:AlternateContent>
      </w:r>
      <w:r w:rsidR="00B24B8E" w:rsidRPr="002F7DC4">
        <w:rPr>
          <w:rFonts w:asciiTheme="majorBidi" w:hAnsiTheme="majorBidi" w:cstheme="majorBidi"/>
          <w:sz w:val="32"/>
          <w:szCs w:val="32"/>
          <w:rtl/>
        </w:rPr>
        <w:br w:type="page"/>
      </w:r>
      <w:r w:rsidR="00B24B8E" w:rsidRPr="002F7DC4">
        <w:rPr>
          <w:rFonts w:asciiTheme="majorBidi" w:hAnsiTheme="majorBidi" w:cstheme="majorBidi" w:hint="cs"/>
          <w:sz w:val="32"/>
          <w:szCs w:val="32"/>
          <w:rtl/>
        </w:rPr>
        <w:lastRenderedPageBreak/>
        <w:t xml:space="preserve">  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rtl/>
          <w:lang w:bidi="fa-IR"/>
          <w14:ligatures w14:val="standardContextual"/>
        </w:rPr>
        <w:id w:val="-14015147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2318742" w14:textId="5F56F36F" w:rsidR="00627B30" w:rsidRDefault="007D2CC2" w:rsidP="007D2CC2">
          <w:pPr>
            <w:pStyle w:val="TOCHeading"/>
            <w:bidi/>
            <w:rPr>
              <w:rtl/>
            </w:rPr>
          </w:pPr>
          <w:r>
            <w:rPr>
              <w:rFonts w:hint="cs"/>
              <w:rtl/>
            </w:rPr>
            <w:t>فهرست</w:t>
          </w:r>
        </w:p>
        <w:p w14:paraId="2700FDD5" w14:textId="77777777" w:rsidR="00354246" w:rsidRPr="00354246" w:rsidRDefault="00354246" w:rsidP="00354246">
          <w:pPr>
            <w:rPr>
              <w:lang w:bidi="ar-SA"/>
            </w:rPr>
          </w:pPr>
        </w:p>
        <w:p w14:paraId="23DC6FC5" w14:textId="628B9A58" w:rsidR="0009172E" w:rsidRDefault="00000000">
          <w:pPr>
            <w:pStyle w:val="TOC1"/>
            <w:rPr>
              <w:rFonts w:eastAsiaTheme="minorEastAsia"/>
              <w:noProof/>
              <w:rtl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753451" w:history="1">
            <w:r w:rsidR="0009172E" w:rsidRPr="00401DD3">
              <w:rPr>
                <w:rStyle w:val="Hyperlink"/>
                <w:noProof/>
                <w:rtl/>
              </w:rPr>
              <w:t>سوال 1</w:t>
            </w:r>
            <w:r w:rsidR="0009172E">
              <w:rPr>
                <w:noProof/>
                <w:webHidden/>
                <w:rtl/>
              </w:rPr>
              <w:tab/>
            </w:r>
            <w:r w:rsidR="0009172E">
              <w:rPr>
                <w:noProof/>
                <w:webHidden/>
                <w:rtl/>
              </w:rPr>
              <w:fldChar w:fldCharType="begin"/>
            </w:r>
            <w:r w:rsidR="0009172E">
              <w:rPr>
                <w:noProof/>
                <w:webHidden/>
                <w:rtl/>
              </w:rPr>
              <w:instrText xml:space="preserve"> </w:instrText>
            </w:r>
            <w:r w:rsidR="0009172E">
              <w:rPr>
                <w:noProof/>
                <w:webHidden/>
              </w:rPr>
              <w:instrText>PAGEREF</w:instrText>
            </w:r>
            <w:r w:rsidR="0009172E">
              <w:rPr>
                <w:noProof/>
                <w:webHidden/>
                <w:rtl/>
              </w:rPr>
              <w:instrText xml:space="preserve"> _</w:instrText>
            </w:r>
            <w:r w:rsidR="0009172E">
              <w:rPr>
                <w:noProof/>
                <w:webHidden/>
              </w:rPr>
              <w:instrText>Toc155753451 \h</w:instrText>
            </w:r>
            <w:r w:rsidR="0009172E">
              <w:rPr>
                <w:noProof/>
                <w:webHidden/>
                <w:rtl/>
              </w:rPr>
              <w:instrText xml:space="preserve"> </w:instrText>
            </w:r>
            <w:r w:rsidR="0009172E">
              <w:rPr>
                <w:noProof/>
                <w:webHidden/>
                <w:rtl/>
              </w:rPr>
            </w:r>
            <w:r w:rsidR="0009172E">
              <w:rPr>
                <w:noProof/>
                <w:webHidden/>
                <w:rtl/>
              </w:rPr>
              <w:fldChar w:fldCharType="separate"/>
            </w:r>
            <w:r w:rsidR="00930203">
              <w:rPr>
                <w:noProof/>
                <w:webHidden/>
                <w:rtl/>
              </w:rPr>
              <w:t>2</w:t>
            </w:r>
            <w:r w:rsidR="0009172E">
              <w:rPr>
                <w:noProof/>
                <w:webHidden/>
                <w:rtl/>
              </w:rPr>
              <w:fldChar w:fldCharType="end"/>
            </w:r>
          </w:hyperlink>
        </w:p>
        <w:p w14:paraId="5AB890C3" w14:textId="47F3E366" w:rsidR="0009172E" w:rsidRDefault="00000000">
          <w:pPr>
            <w:pStyle w:val="TOC1"/>
            <w:rPr>
              <w:rFonts w:eastAsiaTheme="minorEastAsia"/>
              <w:noProof/>
              <w:rtl/>
              <w:lang w:bidi="ar-SA"/>
            </w:rPr>
          </w:pPr>
          <w:hyperlink w:anchor="_Toc155753452" w:history="1">
            <w:r w:rsidR="0009172E" w:rsidRPr="00401DD3">
              <w:rPr>
                <w:rStyle w:val="Hyperlink"/>
                <w:noProof/>
                <w:rtl/>
              </w:rPr>
              <w:t>سوال 2</w:t>
            </w:r>
            <w:r w:rsidR="0009172E">
              <w:rPr>
                <w:noProof/>
                <w:webHidden/>
                <w:rtl/>
              </w:rPr>
              <w:tab/>
            </w:r>
            <w:r w:rsidR="0009172E">
              <w:rPr>
                <w:noProof/>
                <w:webHidden/>
                <w:rtl/>
              </w:rPr>
              <w:fldChar w:fldCharType="begin"/>
            </w:r>
            <w:r w:rsidR="0009172E">
              <w:rPr>
                <w:noProof/>
                <w:webHidden/>
                <w:rtl/>
              </w:rPr>
              <w:instrText xml:space="preserve"> </w:instrText>
            </w:r>
            <w:r w:rsidR="0009172E">
              <w:rPr>
                <w:noProof/>
                <w:webHidden/>
              </w:rPr>
              <w:instrText>PAGEREF</w:instrText>
            </w:r>
            <w:r w:rsidR="0009172E">
              <w:rPr>
                <w:noProof/>
                <w:webHidden/>
                <w:rtl/>
              </w:rPr>
              <w:instrText xml:space="preserve"> _</w:instrText>
            </w:r>
            <w:r w:rsidR="0009172E">
              <w:rPr>
                <w:noProof/>
                <w:webHidden/>
              </w:rPr>
              <w:instrText>Toc155753452 \h</w:instrText>
            </w:r>
            <w:r w:rsidR="0009172E">
              <w:rPr>
                <w:noProof/>
                <w:webHidden/>
                <w:rtl/>
              </w:rPr>
              <w:instrText xml:space="preserve"> </w:instrText>
            </w:r>
            <w:r w:rsidR="0009172E">
              <w:rPr>
                <w:noProof/>
                <w:webHidden/>
                <w:rtl/>
              </w:rPr>
            </w:r>
            <w:r w:rsidR="0009172E">
              <w:rPr>
                <w:noProof/>
                <w:webHidden/>
                <w:rtl/>
              </w:rPr>
              <w:fldChar w:fldCharType="separate"/>
            </w:r>
            <w:r w:rsidR="00930203">
              <w:rPr>
                <w:noProof/>
                <w:webHidden/>
                <w:rtl/>
              </w:rPr>
              <w:t>3</w:t>
            </w:r>
            <w:r w:rsidR="0009172E">
              <w:rPr>
                <w:noProof/>
                <w:webHidden/>
                <w:rtl/>
              </w:rPr>
              <w:fldChar w:fldCharType="end"/>
            </w:r>
          </w:hyperlink>
        </w:p>
        <w:p w14:paraId="75966B84" w14:textId="095CF0D4" w:rsidR="0009172E" w:rsidRDefault="00000000">
          <w:pPr>
            <w:pStyle w:val="TOC1"/>
            <w:rPr>
              <w:rFonts w:eastAsiaTheme="minorEastAsia"/>
              <w:noProof/>
              <w:rtl/>
              <w:lang w:bidi="ar-SA"/>
            </w:rPr>
          </w:pPr>
          <w:hyperlink w:anchor="_Toc155753453" w:history="1">
            <w:r w:rsidR="0009172E" w:rsidRPr="00401DD3">
              <w:rPr>
                <w:rStyle w:val="Hyperlink"/>
                <w:noProof/>
                <w:rtl/>
              </w:rPr>
              <w:t>سوال 3</w:t>
            </w:r>
            <w:r w:rsidR="0009172E">
              <w:rPr>
                <w:noProof/>
                <w:webHidden/>
                <w:rtl/>
              </w:rPr>
              <w:tab/>
            </w:r>
            <w:r w:rsidR="0009172E">
              <w:rPr>
                <w:noProof/>
                <w:webHidden/>
                <w:rtl/>
              </w:rPr>
              <w:fldChar w:fldCharType="begin"/>
            </w:r>
            <w:r w:rsidR="0009172E">
              <w:rPr>
                <w:noProof/>
                <w:webHidden/>
                <w:rtl/>
              </w:rPr>
              <w:instrText xml:space="preserve"> </w:instrText>
            </w:r>
            <w:r w:rsidR="0009172E">
              <w:rPr>
                <w:noProof/>
                <w:webHidden/>
              </w:rPr>
              <w:instrText>PAGEREF</w:instrText>
            </w:r>
            <w:r w:rsidR="0009172E">
              <w:rPr>
                <w:noProof/>
                <w:webHidden/>
                <w:rtl/>
              </w:rPr>
              <w:instrText xml:space="preserve"> _</w:instrText>
            </w:r>
            <w:r w:rsidR="0009172E">
              <w:rPr>
                <w:noProof/>
                <w:webHidden/>
              </w:rPr>
              <w:instrText>Toc155753453 \h</w:instrText>
            </w:r>
            <w:r w:rsidR="0009172E">
              <w:rPr>
                <w:noProof/>
                <w:webHidden/>
                <w:rtl/>
              </w:rPr>
              <w:instrText xml:space="preserve"> </w:instrText>
            </w:r>
            <w:r w:rsidR="0009172E">
              <w:rPr>
                <w:noProof/>
                <w:webHidden/>
                <w:rtl/>
              </w:rPr>
            </w:r>
            <w:r w:rsidR="0009172E">
              <w:rPr>
                <w:noProof/>
                <w:webHidden/>
                <w:rtl/>
              </w:rPr>
              <w:fldChar w:fldCharType="separate"/>
            </w:r>
            <w:r w:rsidR="00930203">
              <w:rPr>
                <w:noProof/>
                <w:webHidden/>
                <w:rtl/>
              </w:rPr>
              <w:t>7</w:t>
            </w:r>
            <w:r w:rsidR="0009172E">
              <w:rPr>
                <w:noProof/>
                <w:webHidden/>
                <w:rtl/>
              </w:rPr>
              <w:fldChar w:fldCharType="end"/>
            </w:r>
          </w:hyperlink>
        </w:p>
        <w:p w14:paraId="26A7AFA0" w14:textId="19A78DD0" w:rsidR="0009172E" w:rsidRDefault="00000000">
          <w:pPr>
            <w:pStyle w:val="TOC1"/>
            <w:rPr>
              <w:rFonts w:eastAsiaTheme="minorEastAsia"/>
              <w:noProof/>
              <w:rtl/>
              <w:lang w:bidi="ar-SA"/>
            </w:rPr>
          </w:pPr>
          <w:hyperlink w:anchor="_Toc155753454" w:history="1">
            <w:r w:rsidR="0009172E" w:rsidRPr="00401DD3">
              <w:rPr>
                <w:rStyle w:val="Hyperlink"/>
                <w:noProof/>
                <w:rtl/>
              </w:rPr>
              <w:t>سوال 4 (امت</w:t>
            </w:r>
            <w:r w:rsidR="0009172E" w:rsidRPr="00401DD3">
              <w:rPr>
                <w:rStyle w:val="Hyperlink"/>
                <w:rFonts w:hint="cs"/>
                <w:noProof/>
                <w:rtl/>
              </w:rPr>
              <w:t>ی</w:t>
            </w:r>
            <w:r w:rsidR="0009172E" w:rsidRPr="00401DD3">
              <w:rPr>
                <w:rStyle w:val="Hyperlink"/>
                <w:rFonts w:hint="eastAsia"/>
                <w:noProof/>
                <w:rtl/>
              </w:rPr>
              <w:t>از</w:t>
            </w:r>
            <w:r w:rsidR="0009172E" w:rsidRPr="00401DD3">
              <w:rPr>
                <w:rStyle w:val="Hyperlink"/>
                <w:rFonts w:hint="cs"/>
                <w:noProof/>
                <w:rtl/>
              </w:rPr>
              <w:t>ی</w:t>
            </w:r>
            <w:r w:rsidR="0009172E" w:rsidRPr="00401DD3">
              <w:rPr>
                <w:rStyle w:val="Hyperlink"/>
                <w:noProof/>
                <w:rtl/>
              </w:rPr>
              <w:t>)</w:t>
            </w:r>
            <w:r w:rsidR="0009172E">
              <w:rPr>
                <w:noProof/>
                <w:webHidden/>
                <w:rtl/>
              </w:rPr>
              <w:tab/>
            </w:r>
            <w:r w:rsidR="0009172E">
              <w:rPr>
                <w:noProof/>
                <w:webHidden/>
                <w:rtl/>
              </w:rPr>
              <w:fldChar w:fldCharType="begin"/>
            </w:r>
            <w:r w:rsidR="0009172E">
              <w:rPr>
                <w:noProof/>
                <w:webHidden/>
                <w:rtl/>
              </w:rPr>
              <w:instrText xml:space="preserve"> </w:instrText>
            </w:r>
            <w:r w:rsidR="0009172E">
              <w:rPr>
                <w:noProof/>
                <w:webHidden/>
              </w:rPr>
              <w:instrText>PAGEREF</w:instrText>
            </w:r>
            <w:r w:rsidR="0009172E">
              <w:rPr>
                <w:noProof/>
                <w:webHidden/>
                <w:rtl/>
              </w:rPr>
              <w:instrText xml:space="preserve"> _</w:instrText>
            </w:r>
            <w:r w:rsidR="0009172E">
              <w:rPr>
                <w:noProof/>
                <w:webHidden/>
              </w:rPr>
              <w:instrText>Toc155753454 \h</w:instrText>
            </w:r>
            <w:r w:rsidR="0009172E">
              <w:rPr>
                <w:noProof/>
                <w:webHidden/>
                <w:rtl/>
              </w:rPr>
              <w:instrText xml:space="preserve"> </w:instrText>
            </w:r>
            <w:r w:rsidR="0009172E">
              <w:rPr>
                <w:noProof/>
                <w:webHidden/>
                <w:rtl/>
              </w:rPr>
            </w:r>
            <w:r w:rsidR="0009172E">
              <w:rPr>
                <w:noProof/>
                <w:webHidden/>
                <w:rtl/>
              </w:rPr>
              <w:fldChar w:fldCharType="separate"/>
            </w:r>
            <w:r w:rsidR="00930203">
              <w:rPr>
                <w:noProof/>
                <w:webHidden/>
                <w:rtl/>
              </w:rPr>
              <w:t>10</w:t>
            </w:r>
            <w:r w:rsidR="0009172E">
              <w:rPr>
                <w:noProof/>
                <w:webHidden/>
                <w:rtl/>
              </w:rPr>
              <w:fldChar w:fldCharType="end"/>
            </w:r>
          </w:hyperlink>
        </w:p>
        <w:p w14:paraId="511EDDDF" w14:textId="0A094C98" w:rsidR="00627B30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1DB470B0" w14:textId="24459DB1" w:rsidR="005F55FC" w:rsidRDefault="005F55FC" w:rsidP="002F7DC4">
      <w:pPr>
        <w:bidi w:val="0"/>
        <w:jc w:val="right"/>
        <w:rPr>
          <w:rFonts w:asciiTheme="majorBidi" w:hAnsiTheme="majorBidi" w:cstheme="majorBidi"/>
          <w:sz w:val="32"/>
          <w:szCs w:val="32"/>
          <w:rtl/>
        </w:rPr>
      </w:pPr>
    </w:p>
    <w:p w14:paraId="23B48426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77E25A95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15C31CF6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5D90DA75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08C69E54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1EB91EF6" w14:textId="3D084746" w:rsidR="002F7DC4" w:rsidRPr="002F7DC4" w:rsidRDefault="009054F3" w:rsidP="009054F3">
      <w:pPr>
        <w:tabs>
          <w:tab w:val="left" w:pos="3233"/>
        </w:tabs>
        <w:bidi w:val="0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ab/>
      </w:r>
    </w:p>
    <w:p w14:paraId="083A5E09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346DD940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6E7AD42B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693C9C55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0848A72B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05EA5FFB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046EB54F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597F8996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5C6C03FE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1BC993BD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610199DE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531A4D9D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7EB10F2D" w14:textId="77777777" w:rsidR="002F7DC4" w:rsidRPr="002F7DC4" w:rsidRDefault="002F7DC4" w:rsidP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41D8FD20" w14:textId="77777777" w:rsidR="002F7DC4" w:rsidRDefault="002F7DC4" w:rsidP="002F7DC4">
      <w:pPr>
        <w:bidi w:val="0"/>
        <w:rPr>
          <w:rFonts w:asciiTheme="majorBidi" w:hAnsiTheme="majorBidi" w:cstheme="majorBidi"/>
          <w:sz w:val="32"/>
          <w:szCs w:val="32"/>
        </w:rPr>
      </w:pPr>
    </w:p>
    <w:p w14:paraId="3710A9B5" w14:textId="3D4C5D6F" w:rsidR="002F7DC4" w:rsidRDefault="002F7DC4" w:rsidP="002F7DC4">
      <w:pPr>
        <w:tabs>
          <w:tab w:val="left" w:pos="2880"/>
        </w:tabs>
        <w:bidi w:val="0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ab/>
      </w:r>
    </w:p>
    <w:p w14:paraId="35A95294" w14:textId="5D6E2B79" w:rsidR="002F7DC4" w:rsidRDefault="002F7DC4">
      <w:pPr>
        <w:bidi w:val="0"/>
        <w:rPr>
          <w:rFonts w:asciiTheme="majorBidi" w:eastAsiaTheme="minorEastAsia" w:hAnsiTheme="majorBidi" w:cstheme="majorBidi"/>
          <w:sz w:val="24"/>
          <w:szCs w:val="24"/>
        </w:rPr>
      </w:pPr>
    </w:p>
    <w:p w14:paraId="1B2A3552" w14:textId="0792D205" w:rsidR="002F7DC4" w:rsidRDefault="00FD51A8" w:rsidP="009A4653">
      <w:pPr>
        <w:pStyle w:val="Heading1"/>
        <w:rPr>
          <w:rFonts w:eastAsiaTheme="minorEastAsia"/>
          <w:rtl/>
        </w:rPr>
      </w:pPr>
      <w:bookmarkStart w:id="1" w:name="_Toc155753451"/>
      <w:r w:rsidRPr="00EE7897">
        <w:rPr>
          <w:rFonts w:cs="B Nazanin"/>
          <w:noProof/>
          <w:sz w:val="24"/>
          <w:szCs w:val="24"/>
          <w:rtl/>
        </w:rPr>
        <w:drawing>
          <wp:anchor distT="0" distB="0" distL="114300" distR="114300" simplePos="0" relativeHeight="251672576" behindDoc="0" locked="0" layoutInCell="1" allowOverlap="1" wp14:anchorId="0AEFE59E" wp14:editId="59582284">
            <wp:simplePos x="0" y="0"/>
            <wp:positionH relativeFrom="margin">
              <wp:align>right</wp:align>
            </wp:positionH>
            <wp:positionV relativeFrom="paragraph">
              <wp:posOffset>392193</wp:posOffset>
            </wp:positionV>
            <wp:extent cx="6645910" cy="1263015"/>
            <wp:effectExtent l="0" t="0" r="2540" b="0"/>
            <wp:wrapTopAndBottom/>
            <wp:docPr id="335490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9095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4653">
        <w:rPr>
          <w:rFonts w:eastAsiaTheme="minorEastAsia" w:hint="cs"/>
          <w:rtl/>
        </w:rPr>
        <w:t>سوال 1</w:t>
      </w:r>
      <w:bookmarkEnd w:id="1"/>
    </w:p>
    <w:p w14:paraId="2E55ED18" w14:textId="0272F407" w:rsidR="00EE7897" w:rsidRDefault="00EE7897" w:rsidP="00EE7897">
      <w:pPr>
        <w:rPr>
          <w:rFonts w:cs="B Nazanin"/>
          <w:sz w:val="24"/>
          <w:szCs w:val="24"/>
          <w:rtl/>
        </w:rPr>
      </w:pPr>
    </w:p>
    <w:p w14:paraId="0421AE04" w14:textId="487C55F7" w:rsidR="00EE7897" w:rsidRDefault="00EE7897" w:rsidP="00EE7897">
      <w:pPr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 xml:space="preserve">با توجه به خواسته مسئله ، ربات و لینک های آن را در جعبه افزار </w:t>
      </w:r>
      <w:r>
        <w:rPr>
          <w:rFonts w:cs="B Nazanin"/>
          <w:sz w:val="24"/>
          <w:szCs w:val="24"/>
        </w:rPr>
        <w:t xml:space="preserve">Simulink </w:t>
      </w:r>
      <w:r>
        <w:rPr>
          <w:rFonts w:cs="B Nazanin" w:hint="cs"/>
          <w:sz w:val="24"/>
          <w:szCs w:val="24"/>
          <w:rtl/>
        </w:rPr>
        <w:t xml:space="preserve"> ، بخش </w:t>
      </w:r>
      <w:proofErr w:type="spellStart"/>
      <w:r>
        <w:rPr>
          <w:rFonts w:cs="B Nazanin"/>
          <w:sz w:val="24"/>
          <w:szCs w:val="24"/>
        </w:rPr>
        <w:t>simscape</w:t>
      </w:r>
      <w:proofErr w:type="spellEnd"/>
      <w:r>
        <w:rPr>
          <w:rFonts w:cs="B Nazanin" w:hint="cs"/>
          <w:sz w:val="24"/>
          <w:szCs w:val="24"/>
          <w:rtl/>
        </w:rPr>
        <w:t xml:space="preserve"> طراحی می</w:t>
      </w:r>
      <w:r>
        <w:rPr>
          <w:rFonts w:cs="B Nazanin"/>
          <w:sz w:val="24"/>
          <w:szCs w:val="24"/>
          <w:rtl/>
        </w:rPr>
        <w:softHyphen/>
      </w:r>
      <w:r>
        <w:rPr>
          <w:rFonts w:cs="B Nazanin" w:hint="cs"/>
          <w:sz w:val="24"/>
          <w:szCs w:val="24"/>
          <w:rtl/>
        </w:rPr>
        <w:t xml:space="preserve">کنیم. این مدل را در </w:t>
      </w:r>
      <w:r>
        <w:rPr>
          <w:rFonts w:cs="B Nazanin"/>
          <w:sz w:val="24"/>
          <w:szCs w:val="24"/>
        </w:rPr>
        <w:t>model_1.slx</w:t>
      </w:r>
      <w:r>
        <w:rPr>
          <w:rFonts w:cs="B Nazanin" w:hint="cs"/>
          <w:sz w:val="24"/>
          <w:szCs w:val="24"/>
          <w:rtl/>
        </w:rPr>
        <w:t xml:space="preserve"> مشاهده می</w:t>
      </w:r>
      <w:r>
        <w:rPr>
          <w:rFonts w:cs="B Nazanin"/>
          <w:sz w:val="24"/>
          <w:szCs w:val="24"/>
          <w:rtl/>
        </w:rPr>
        <w:softHyphen/>
      </w:r>
      <w:r>
        <w:rPr>
          <w:rFonts w:cs="B Nazanin" w:hint="cs"/>
          <w:sz w:val="24"/>
          <w:szCs w:val="24"/>
          <w:rtl/>
        </w:rPr>
        <w:t xml:space="preserve">کنید. البته قبل اجرا کردن مدل، این بخش از کد تابع </w:t>
      </w:r>
      <w:r>
        <w:rPr>
          <w:rFonts w:cs="B Nazanin"/>
          <w:sz w:val="24"/>
          <w:szCs w:val="24"/>
        </w:rPr>
        <w:t>main</w:t>
      </w:r>
      <w:r>
        <w:rPr>
          <w:rFonts w:cs="B Nazanin" w:hint="cs"/>
          <w:sz w:val="24"/>
          <w:szCs w:val="24"/>
          <w:rtl/>
        </w:rPr>
        <w:t xml:space="preserve"> را اجرا کنید</w:t>
      </w:r>
      <w:r w:rsidR="00822433">
        <w:rPr>
          <w:rFonts w:cs="B Nazanin" w:hint="cs"/>
          <w:sz w:val="24"/>
          <w:szCs w:val="24"/>
          <w:rtl/>
        </w:rPr>
        <w:t xml:space="preserve"> تا پارامترهای مدل در </w:t>
      </w:r>
      <w:r w:rsidR="00822433">
        <w:rPr>
          <w:rFonts w:cs="B Nazanin"/>
          <w:sz w:val="24"/>
          <w:szCs w:val="24"/>
        </w:rPr>
        <w:t>workspace</w:t>
      </w:r>
      <w:r w:rsidR="00822433">
        <w:rPr>
          <w:rFonts w:cs="B Nazanin" w:hint="cs"/>
          <w:sz w:val="24"/>
          <w:szCs w:val="24"/>
          <w:rtl/>
        </w:rPr>
        <w:t xml:space="preserve"> ذخیره شوند</w:t>
      </w:r>
      <w:r>
        <w:rPr>
          <w:rFonts w:cs="B Nazanin" w:hint="cs"/>
          <w:sz w:val="24"/>
          <w:szCs w:val="24"/>
          <w:rtl/>
        </w:rPr>
        <w:t>.</w:t>
      </w:r>
      <w:r w:rsidR="00FD51A8">
        <w:rPr>
          <w:rFonts w:cs="B Nazanin" w:hint="cs"/>
          <w:sz w:val="24"/>
          <w:szCs w:val="24"/>
          <w:rtl/>
        </w:rPr>
        <w:t>(در تصویر مدل ربات</w:t>
      </w:r>
      <w:r w:rsidR="000231DB">
        <w:rPr>
          <w:rFonts w:cs="B Nazanin" w:hint="cs"/>
          <w:sz w:val="24"/>
          <w:szCs w:val="24"/>
          <w:rtl/>
        </w:rPr>
        <w:t xml:space="preserve"> سمت چپ</w:t>
      </w:r>
      <w:r w:rsidR="00FD51A8">
        <w:rPr>
          <w:rFonts w:cs="B Nazanin" w:hint="cs"/>
          <w:sz w:val="24"/>
          <w:szCs w:val="24"/>
          <w:rtl/>
        </w:rPr>
        <w:t>، اجزا نسبت به ورودی صفر جابه</w:t>
      </w:r>
      <w:r w:rsidR="00FD51A8">
        <w:rPr>
          <w:rFonts w:cs="B Nazanin"/>
          <w:sz w:val="24"/>
          <w:szCs w:val="24"/>
          <w:rtl/>
        </w:rPr>
        <w:softHyphen/>
      </w:r>
      <w:r w:rsidR="00FD51A8">
        <w:rPr>
          <w:rFonts w:cs="B Nazanin" w:hint="cs"/>
          <w:sz w:val="24"/>
          <w:szCs w:val="24"/>
          <w:rtl/>
        </w:rPr>
        <w:t>جا شده اند</w:t>
      </w:r>
      <w:r w:rsidR="000231DB">
        <w:rPr>
          <w:rFonts w:cs="B Nazanin" w:hint="cs"/>
          <w:sz w:val="24"/>
          <w:szCs w:val="24"/>
          <w:rtl/>
        </w:rPr>
        <w:t xml:space="preserve"> و در تصویر راست، تمام مفاصل در اندازه صفر قرار دارند.</w:t>
      </w:r>
      <w:r w:rsidR="00FD51A8">
        <w:rPr>
          <w:rFonts w:cs="B Nazanin" w:hint="cs"/>
          <w:sz w:val="24"/>
          <w:szCs w:val="24"/>
          <w:rtl/>
        </w:rPr>
        <w:t>)</w:t>
      </w:r>
    </w:p>
    <w:p w14:paraId="6AB5BA24" w14:textId="77777777" w:rsidR="00EE7897" w:rsidRPr="001B2473" w:rsidRDefault="00EE7897" w:rsidP="00EE789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B2473">
        <w:rPr>
          <w:rFonts w:ascii="Courier New" w:hAnsi="Courier New" w:cs="Courier New"/>
          <w:color w:val="000000"/>
          <w:kern w:val="0"/>
          <w:lang w:bidi="ar-SA"/>
        </w:rPr>
        <w:t>Ra=50;</w:t>
      </w:r>
    </w:p>
    <w:p w14:paraId="58B2F94D" w14:textId="54415F41" w:rsidR="00EE7897" w:rsidRPr="001B2473" w:rsidRDefault="00EE7897" w:rsidP="00EE789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proofErr w:type="spellStart"/>
      <w:r w:rsidRPr="001B2473">
        <w:rPr>
          <w:rFonts w:ascii="Courier New" w:hAnsi="Courier New" w:cs="Courier New"/>
          <w:color w:val="000000"/>
          <w:kern w:val="0"/>
          <w:lang w:bidi="ar-SA"/>
        </w:rPr>
        <w:t>Jm</w:t>
      </w:r>
      <w:proofErr w:type="spellEnd"/>
      <w:r w:rsidRPr="001B2473">
        <w:rPr>
          <w:rFonts w:ascii="Courier New" w:hAnsi="Courier New" w:cs="Courier New"/>
          <w:color w:val="000000"/>
          <w:kern w:val="0"/>
          <w:lang w:bidi="ar-SA"/>
        </w:rPr>
        <w:t>=0.1;</w:t>
      </w:r>
    </w:p>
    <w:p w14:paraId="6512F356" w14:textId="77777777" w:rsidR="00EE7897" w:rsidRPr="001B2473" w:rsidRDefault="00EE7897" w:rsidP="00EE789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proofErr w:type="spellStart"/>
      <w:r w:rsidRPr="001B2473">
        <w:rPr>
          <w:rFonts w:ascii="Courier New" w:hAnsi="Courier New" w:cs="Courier New"/>
          <w:color w:val="000000"/>
          <w:kern w:val="0"/>
          <w:lang w:bidi="ar-SA"/>
        </w:rPr>
        <w:t>Jg</w:t>
      </w:r>
      <w:proofErr w:type="spellEnd"/>
      <w:r w:rsidRPr="001B2473">
        <w:rPr>
          <w:rFonts w:ascii="Courier New" w:hAnsi="Courier New" w:cs="Courier New"/>
          <w:color w:val="000000"/>
          <w:kern w:val="0"/>
          <w:lang w:bidi="ar-SA"/>
        </w:rPr>
        <w:t>=0.05;</w:t>
      </w:r>
    </w:p>
    <w:p w14:paraId="230E0774" w14:textId="77777777" w:rsidR="00EE7897" w:rsidRPr="001B2473" w:rsidRDefault="00EE7897" w:rsidP="00EE789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B2473">
        <w:rPr>
          <w:rFonts w:ascii="Courier New" w:hAnsi="Courier New" w:cs="Courier New"/>
          <w:color w:val="000000"/>
          <w:kern w:val="0"/>
          <w:lang w:bidi="ar-SA"/>
        </w:rPr>
        <w:t>r=50;</w:t>
      </w:r>
    </w:p>
    <w:p w14:paraId="6C40C57B" w14:textId="77777777" w:rsidR="00EE7897" w:rsidRPr="001B2473" w:rsidRDefault="00EE7897" w:rsidP="00EE789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B2473">
        <w:rPr>
          <w:rFonts w:ascii="Courier New" w:hAnsi="Courier New" w:cs="Courier New"/>
          <w:color w:val="000000"/>
          <w:kern w:val="0"/>
          <w:lang w:bidi="ar-SA"/>
        </w:rPr>
        <w:t>Bm=0.01;</w:t>
      </w:r>
    </w:p>
    <w:p w14:paraId="0BE4DF72" w14:textId="77777777" w:rsidR="00EE7897" w:rsidRPr="001B2473" w:rsidRDefault="00EE7897" w:rsidP="00EE789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B2473">
        <w:rPr>
          <w:rFonts w:ascii="Courier New" w:hAnsi="Courier New" w:cs="Courier New"/>
          <w:color w:val="000000"/>
          <w:kern w:val="0"/>
          <w:lang w:bidi="ar-SA"/>
        </w:rPr>
        <w:t xml:space="preserve">Km=7.5; </w:t>
      </w:r>
      <w:proofErr w:type="spellStart"/>
      <w:r w:rsidRPr="001B2473">
        <w:rPr>
          <w:rFonts w:ascii="Courier New" w:hAnsi="Courier New" w:cs="Courier New"/>
          <w:color w:val="000000"/>
          <w:kern w:val="0"/>
          <w:lang w:bidi="ar-SA"/>
        </w:rPr>
        <w:t>Kb</w:t>
      </w:r>
      <w:proofErr w:type="spellEnd"/>
      <w:r w:rsidRPr="001B2473">
        <w:rPr>
          <w:rFonts w:ascii="Courier New" w:hAnsi="Courier New" w:cs="Courier New"/>
          <w:color w:val="000000"/>
          <w:kern w:val="0"/>
          <w:lang w:bidi="ar-SA"/>
        </w:rPr>
        <w:t>=Km;</w:t>
      </w:r>
    </w:p>
    <w:p w14:paraId="665CD148" w14:textId="314B6809" w:rsidR="00EE7897" w:rsidRPr="001B2473" w:rsidRDefault="00EE7897" w:rsidP="00EE789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B2473">
        <w:rPr>
          <w:rFonts w:ascii="Courier New" w:hAnsi="Courier New" w:cs="Courier New"/>
          <w:color w:val="000000"/>
          <w:kern w:val="0"/>
          <w:lang w:bidi="ar-SA"/>
        </w:rPr>
        <w:t>J=</w:t>
      </w:r>
      <w:proofErr w:type="spellStart"/>
      <w:r w:rsidRPr="001B2473">
        <w:rPr>
          <w:rFonts w:ascii="Courier New" w:hAnsi="Courier New" w:cs="Courier New"/>
          <w:color w:val="000000"/>
          <w:kern w:val="0"/>
          <w:lang w:bidi="ar-SA"/>
        </w:rPr>
        <w:t>Jg+Jm</w:t>
      </w:r>
      <w:proofErr w:type="spellEnd"/>
      <w:r w:rsidRPr="001B2473">
        <w:rPr>
          <w:rFonts w:ascii="Courier New" w:hAnsi="Courier New" w:cs="Courier New"/>
          <w:color w:val="000000"/>
          <w:kern w:val="0"/>
          <w:lang w:bidi="ar-SA"/>
        </w:rPr>
        <w:t>;</w:t>
      </w:r>
    </w:p>
    <w:p w14:paraId="11D5B231" w14:textId="77777777" w:rsidR="00EE7897" w:rsidRPr="001B2473" w:rsidRDefault="00EE7897" w:rsidP="00EE789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B2473">
        <w:rPr>
          <w:rFonts w:ascii="Courier New" w:hAnsi="Courier New" w:cs="Courier New"/>
          <w:color w:val="000000"/>
          <w:kern w:val="0"/>
          <w:lang w:bidi="ar-SA"/>
        </w:rPr>
        <w:t>B=</w:t>
      </w:r>
      <w:proofErr w:type="spellStart"/>
      <w:r w:rsidRPr="001B2473">
        <w:rPr>
          <w:rFonts w:ascii="Courier New" w:hAnsi="Courier New" w:cs="Courier New"/>
          <w:color w:val="000000"/>
          <w:kern w:val="0"/>
          <w:lang w:bidi="ar-SA"/>
        </w:rPr>
        <w:t>Bm+Km</w:t>
      </w:r>
      <w:proofErr w:type="spellEnd"/>
      <w:r w:rsidRPr="001B2473">
        <w:rPr>
          <w:rFonts w:ascii="Courier New" w:hAnsi="Courier New" w:cs="Courier New"/>
          <w:color w:val="000000"/>
          <w:kern w:val="0"/>
          <w:lang w:bidi="ar-SA"/>
        </w:rPr>
        <w:t>*</w:t>
      </w:r>
      <w:proofErr w:type="spellStart"/>
      <w:r w:rsidRPr="001B2473">
        <w:rPr>
          <w:rFonts w:ascii="Courier New" w:hAnsi="Courier New" w:cs="Courier New"/>
          <w:color w:val="000000"/>
          <w:kern w:val="0"/>
          <w:lang w:bidi="ar-SA"/>
        </w:rPr>
        <w:t>Kb</w:t>
      </w:r>
      <w:proofErr w:type="spellEnd"/>
      <w:r w:rsidRPr="001B2473">
        <w:rPr>
          <w:rFonts w:ascii="Courier New" w:hAnsi="Courier New" w:cs="Courier New"/>
          <w:color w:val="000000"/>
          <w:kern w:val="0"/>
          <w:lang w:bidi="ar-SA"/>
        </w:rPr>
        <w:t>/Ra;</w:t>
      </w:r>
    </w:p>
    <w:p w14:paraId="4E21BF04" w14:textId="77777777" w:rsidR="00EE7897" w:rsidRPr="001B2473" w:rsidRDefault="00EE7897" w:rsidP="00EE789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B2473">
        <w:rPr>
          <w:rFonts w:ascii="Courier New" w:hAnsi="Courier New" w:cs="Courier New"/>
          <w:color w:val="000000"/>
          <w:kern w:val="0"/>
          <w:lang w:bidi="ar-SA"/>
        </w:rPr>
        <w:t>radius=0.</w:t>
      </w:r>
      <w:proofErr w:type="gramStart"/>
      <w:r w:rsidRPr="001B2473">
        <w:rPr>
          <w:rFonts w:ascii="Courier New" w:hAnsi="Courier New" w:cs="Courier New"/>
          <w:color w:val="000000"/>
          <w:kern w:val="0"/>
          <w:lang w:bidi="ar-SA"/>
        </w:rPr>
        <w:t>010 ;</w:t>
      </w:r>
      <w:proofErr w:type="gramEnd"/>
      <w:r w:rsidRPr="001B2473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  <w:r w:rsidRPr="001B2473">
        <w:rPr>
          <w:rFonts w:ascii="Courier New" w:hAnsi="Courier New" w:cs="Courier New"/>
          <w:color w:val="028009"/>
          <w:kern w:val="0"/>
          <w:lang w:bidi="ar-SA"/>
        </w:rPr>
        <w:t>% in meters</w:t>
      </w:r>
    </w:p>
    <w:p w14:paraId="7FA9E5A6" w14:textId="6A0620F0" w:rsidR="00EE7897" w:rsidRPr="001B2473" w:rsidRDefault="00EE7897" w:rsidP="00EE789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proofErr w:type="spellStart"/>
      <w:r w:rsidRPr="001B2473">
        <w:rPr>
          <w:rFonts w:ascii="Courier New" w:hAnsi="Courier New" w:cs="Courier New"/>
          <w:color w:val="000000"/>
          <w:kern w:val="0"/>
          <w:lang w:bidi="ar-SA"/>
        </w:rPr>
        <w:t>max_v</w:t>
      </w:r>
      <w:proofErr w:type="spellEnd"/>
      <w:r w:rsidRPr="001B2473">
        <w:rPr>
          <w:rFonts w:ascii="Courier New" w:hAnsi="Courier New" w:cs="Courier New"/>
          <w:color w:val="000000"/>
          <w:kern w:val="0"/>
          <w:lang w:bidi="ar-SA"/>
        </w:rPr>
        <w:t xml:space="preserve">=1e6; </w:t>
      </w:r>
      <w:r w:rsidRPr="001B2473">
        <w:rPr>
          <w:rFonts w:ascii="Courier New" w:hAnsi="Courier New" w:cs="Courier New"/>
          <w:color w:val="028009"/>
          <w:kern w:val="0"/>
          <w:lang w:bidi="ar-SA"/>
        </w:rPr>
        <w:t>%volt</w:t>
      </w:r>
    </w:p>
    <w:p w14:paraId="1D7166DA" w14:textId="16037846" w:rsidR="00EE7897" w:rsidRPr="001B2473" w:rsidRDefault="00EE7897" w:rsidP="00EE7897">
      <w:pPr>
        <w:rPr>
          <w:rFonts w:cs="B Nazanin"/>
          <w:sz w:val="20"/>
          <w:szCs w:val="20"/>
          <w:rtl/>
        </w:rPr>
      </w:pPr>
    </w:p>
    <w:p w14:paraId="41921822" w14:textId="1E29E36F" w:rsidR="00902133" w:rsidRDefault="00EA5A37" w:rsidP="00EE7897">
      <w:pPr>
        <w:rPr>
          <w:rFonts w:cs="B Nazanin"/>
          <w:rtl/>
        </w:rPr>
      </w:pPr>
      <w:r>
        <w:rPr>
          <w:rFonts w:cs="B Nazanin" w:hint="cs"/>
          <w:noProof/>
          <w:rtl/>
          <w:lang w:val="fa-IR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3A3BD25" wp14:editId="253119C4">
                <wp:simplePos x="0" y="0"/>
                <wp:positionH relativeFrom="margin">
                  <wp:align>center</wp:align>
                </wp:positionH>
                <wp:positionV relativeFrom="paragraph">
                  <wp:posOffset>318628</wp:posOffset>
                </wp:positionV>
                <wp:extent cx="6145568" cy="2429510"/>
                <wp:effectExtent l="0" t="0" r="7620" b="8890"/>
                <wp:wrapTopAndBottom/>
                <wp:docPr id="1328275179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5568" cy="2429510"/>
                          <a:chOff x="0" y="0"/>
                          <a:chExt cx="6145568" cy="2429510"/>
                        </a:xfrm>
                      </wpg:grpSpPr>
                      <pic:pic xmlns:pic="http://schemas.openxmlformats.org/drawingml/2006/picture">
                        <pic:nvPicPr>
                          <pic:cNvPr id="187567264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190" cy="1998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452152" name="Text Box 1"/>
                        <wps:cNvSpPr txBox="1"/>
                        <wps:spPr>
                          <a:xfrm>
                            <a:off x="429895" y="2162810"/>
                            <a:ext cx="40182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065815" w14:textId="1F93AF57" w:rsidR="00902133" w:rsidRPr="0013776E" w:rsidRDefault="00902133" w:rsidP="00902133">
                              <w:pPr>
                                <w:pStyle w:val="Caption"/>
                                <w:bidi w:val="0"/>
                                <w:rPr>
                                  <w:rFonts w:cs="B Nazanin"/>
                                </w:rPr>
                              </w:pPr>
                              <w:r>
                                <w:t>Figure</w:t>
                              </w:r>
                              <w:r>
                                <w:rPr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Figure \* 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930203">
                                <w:rPr>
                                  <w:noProof/>
                                  <w:rtl/>
                                </w:rPr>
                                <w:t>1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  <w:r>
                                <w:t>:model</w:t>
                              </w:r>
                              <w:r w:rsidR="00E90E1C">
                                <w:rPr>
                                  <w:rFonts w:hint="cs"/>
                                  <w:rtl/>
                                </w:rPr>
                                <w:t>_</w:t>
                              </w: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29243146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91218" y="13647"/>
                            <a:ext cx="3054350" cy="19989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A3BD25" id="Group 1" o:spid="_x0000_s1026" style="position:absolute;left:0;text-align:left;margin-left:0;margin-top:25.1pt;width:483.9pt;height:191.3pt;z-index:251674624;mso-position-horizontal:center;mso-position-horizontal-relative:margin" coordsize="61455,24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q+HhnAMAADcKAAAOAAAAZHJzL2Uyb0RvYy54bWzcVttu2zgQfV+g/yDo&#10;vZElS4ptxCncZBMUCFpjk0WfaZqyiEokS9KX7NfvGUrKzS162d2H7YPlITkczpw5M+TZm0PbRDth&#10;ndRqHqcnozgSiuu1VJt5/Ofd1etJHDnP1Jo1Wol5fC9c/Ob81W9nezMTma51sxY2ghHlZnszj2vv&#10;zSxJHK9Fy9yJNkJhsdK2ZR5Du0nWlu1hvW2SbDQqk722a2M1F85h9rJbjM+D/aoS3H+oKid81Mxj&#10;+ObD14bvir7J+RmbbSwzteS9G+wnvGiZVDj0wdQl8yzaWnlkqpXcaqcrf8J1m+iqklyEGBBNOnoR&#10;zbXVWxNi2cz2G/MAE6B9gdNPm+Xvd9fW3JqlBRJ7swEWYUSxHCrb0j+8jA4BsvsHyMTBRxyTZZoX&#10;RYkkc6xleTYt0h5UXgP5o328/v0bO5Ph4OSZO0byGX49BpCOMPg2V7DLb62IeyPtd9lomf20Na+R&#10;LsO8XMlG+vtAPSSGnFK7peRL2w0A59JGco1SmJwW5WlW5kUcKdaC+lCj06OUSEc7Sbnbyii0G80/&#10;uUjpi5qpjVg4A/LCDmknz9XD8Nm5q0aaK9k0lC6S+whB9BdE+QJIHQkvNd+2QvmuqqxoEKxWrpbG&#10;xZGdiXYlEJV9tw4OsZnzVnhe04EVDv4DzpKjTxaCl4+OUQgOPPteZo1HeZ5OUbPErHQ6nUwngVkP&#10;/ABo1vlroduIBDgHH5AUNmO7G9d7M6j0GHYOBM/gDzEebccNcGF0BNgPVdZtzYyAC2T2CRWKIi+y&#10;tMgGJtxR9bzVh44KvTLVYOQPmO6TTvNfAQx1NpmCWFRzaZlNhpobqjIfpZMMcHVVWZano38EHZKq&#10;G7keCEaYXjQ22jE01X0tvQgcfaHVKEqF0rSrYwbNoKiHqEjyh9UBiySu9PoeCFiNTMJzZ/iVxEE3&#10;zPkls2jKmMRF4z/gUzV6P491L8VRre1fX5onfWQUq3G0R5Ofx+7zllEHaN4p5Bom/SDYQVgNgtq2&#10;FxohpsGbIGKD9c0gVla3H3H/LOgULDHFcdY89oN44burBvcXF4tFUOoayY26NWg/aeArAXp3+Mis&#10;6Znskcj3emDTEaE7XYLXmcXWA+LA9kcUe5zB7K7TgOv/n8aZTbN8nObleCiX5a/RODOqkif98V9o&#10;nOPRNM1S3L7UIsdlftodMbSB8ajIxwWI+V+20HBN43USmn//kqLnz9Nx4OPje+/8bwAAAP//AwBQ&#10;SwMECgAAAAAAAAAhAMeadGVgLwAAYC8AABQAAABkcnMvbWVkaWEvaW1hZ2UxLnBuZ4lQTkcNChoK&#10;AAAADUlIRFIAAALEAAAB0QgGAAAAbaavNgAAAAFzUkdCAK7OHOkAAAAEZ0FNQQAAsY8L/GEFAAAA&#10;CXBIWXMAAA7DAAAOwwHHb6hkAAAu9UlEQVR4Xu3de4wd92HY+9++SO7yTYoiJfEh0npRD1utLItS&#10;3DSOJUS2a1syDDhuet2roECB3jZS/qhhOGgRFLXQIkVsoUUK5d4bIW5y7ThNrURJFD9U241jU5Z9&#10;LSeWLMnWk5REiVq+ucsVyd3O75w5y7NHZ8ld7pw9M+f3+RCjeZ3l8rGr/e6Pv5npO3To0FQAAIBE&#10;9X3xi18UxAAAJKvv/vvvF8QAACSrP18DAECSBDEAAEkTxAAAJE0QAwCQNEEMAEDSBDEAAEkTxAAA&#10;JE0Q09OGxsfzLQCA9gY++MEP/ma+DT1l+eiBsO1f/99hzRt7w8p9+8KSkydDX39/ODkynL8CAMCT&#10;6uhRcWR4xz2/k+/NdGrXljC+c0cYu3hTOLl8JBxfvy4/AwCkSBDTk7Y+/EgYfvDxfO/smgP50NbN&#10;+VEAIBWCmJ4znxhuFeM4OnLTO8LYxg1GjwEgAYKYnrLhyafDuvv+PN9bONMrAKD3CWJ6RryIbvOn&#10;H8j3OsP0CgDoPYKYnnC2i+g6qRHIhy/fYfQYACpKENMTFjJvuCgxjk9uWh/Gt20Oh7ZvDSeH3d4N&#10;AKrAgzmovDLEcDS4e0/t1xHnML/0o7/LjwIAZSeIqbR4EV0ZYrjZX4RD4UDwDy8AUBWmTFBZi3ER&#10;3Xz9TTgWvpktO+/6aLhm1035UYCFG19y5lH0Y0NjtfXxJcfD1oNba9uwEONL8o3M+FBfbT2WHzue&#10;7zccG6qvD+fr0cH6+T3Z/sZv/W34lQuvqe1XiSCmkrp1Ed3ZvBFOhfuz/0aCGJgtYBuODR3Lt0I4&#10;MnSktj44dLC2jvYN7gu7h3bne7P4Sgj3rr03rF+5Pj9AKooK2CKNP/lcOPK13eGTN9+efUyuzo9W&#10;gyCmksoyb7ihOYYjQQzVsygBW6Qns+VrIdyx8Y7wvne8r36M0ipjwBbp1OihMPoHf1nb/sj2a8JN&#10;l19b264KQUzllC2Gx8Jk+FI4EF7OorhBEEPnVS5gizSaLX9Q39y1Yle465a76jsUptcDtkiT4yfC&#10;/t/9H/leCNesWBc+cctt+V41CGIqpegn0RUhXkT3eDiR79UJYnirdgEbNSJ2LgEbVTZiixL/GH+3&#10;vtlw782mTQjY7jn8le+GE089n+/VVW3ahCCmMsp4EV27GI4EMb1AwJbUV7LlqfpmQxWnTQjY3tAu&#10;hqP3bNwWbn/Hrnyv/AQxlVD2i+haCWK6QcAmoE0MR4sxbULA0qpxEV07VZs2IYiphKW7HwsjD/zP&#10;sCr0h2UluH322WI4EsTMhYBlXvKL6GbzG3/vN8LWDWduwSZg6aTmi+hmU6VpE4KYSujLgrjvgfpX&#10;gqHQV1tGsjAeztaLHcjxIrrPhtfzvfYEcW8SsHRN00V0zbbc+W/D4PLlYWBkJFw6OCxgWRStF9HN&#10;pkrTJgQxldAcxK3OxHF/th06HsizzRtuJojLQcDSE2aJ4e3/5D+GJevdf5jFN9u84VZVmjYhiKmE&#10;swVxq+ZAXllwHM8lhiNBfH4ELLTxxWx5rb7ZcPFtvx5WXl29p4FRfXON4Yb/c+e7ws4t2/O98hLE&#10;VMJ8grhVI5AXOv/478JY+LNQj7BzSSWIBSx0WJuL6NZcdWfY+EsfyPegeFOnztxXf+rk6fo6O3bi&#10;2b3h2Ld+UNufq6pMmxDEVMJCgrjZ+c4/PtdFdK3KGsQCFiqkzUV0yzbeErb98q/me1A3W8DW1ifP&#10;nIsa+2fWJ+vrN2e+rp3TR46HY9/5Ub43d1W4uE4QUwlFBXGrucw/nstFdK2KCmIBC4kyb7inLVbA&#10;Fm1y4mQ4+o3H8r25q8K0CUFMJXQqiFu1m38813nDzS75v94brrj5xnxPwALzIIZLp6oB2wljjz8d&#10;Tu6LH6RzV4WL6wQxlbBYQdwsxvEzWQg/Fs6MzM7V4w8fC/uXT+Z7AHMU/1HoT7PFRXQLImA7p1en&#10;TQhiKqEbQRw9HybmHcQ/++Ox8PxG/yMFzkOiF9EJ2OqI0yaOf/+JMHl0fl8bP7L9mnDT5dfme+Uj&#10;iKmEqgTx/t+eCI+/cyLfA5iHR7OlZbZUWS+iE7Bpe3PPvjD+xHP53tyUfdqEIKYSqhDE4//8dPj2&#10;r9TnCgOJaW67eu+dOdbYjxrb7Y59L1vqlxFMK2resIClSOd7cV2Zp00IYiqh7EEshqFimtuuEaSN&#10;Y+1itd2xN/N1UfZkyxP1zejSj30mLLlgvYCllOZ7cZ0RYihAmYP41Punwo//1XEX0UEnNbddI0gb&#10;x9rFartjRQds0eJsq2/UN6OLb/mXYWjVmnwPymW+0ybKflFdsc+1hQS9cNe4GIZWMVYbS7xzQlyO&#10;5suBpiXeTSEue5uW+FTYuDzdtDzbtLyUL6/ky/6m5VC+xH+waSwxhMsew9HSbNlU34zG9sXfJJTT&#10;4IVzn8pThQdzCGJYgL3/7wl3lKA3CNhyaGqMsf3zu2gJFlP/0qEwtOncURwfylH2GI4EMZUwPhK/&#10;YpZLnDf8k8tT/apN1wnY3nRhvs68efTH4eSR8v2/DxqGLmn6gG3jPRu3lf4JdQ2CmNJ7+NKHwxtr&#10;/zrfKwcX0TFvApa5MG2CChlYtSLfeqt4Ed3t79iV75WfIKbUnrzwyfDg8IP5XjnEi+jEcAIELN1y&#10;Sb7OmDZBmZ1t2sQHrntXvlUNgpjSGl0+Gu5bf1++Vx7xIjpKSMDSK1bl64xpE5Td0h2b860zqnAR&#10;XStBTCmNLxkPn9766XyvPDyWuUACFtprmTZx+Lm/y7egfPqWLsm36qpyEV0rQUwpffPib+Zb5REf&#10;y5x0DAtYWDw78nXm5PG5P/wAFlvztIkqXUTXShBTOvEiurLNG44X0T3+znjX/AoRsFBdcZQ4F6dN&#10;nNj/ar4H5ROnTVTtIrpWnlRHqcSL6NrNG/43X90Ytv77Zfne4olPqvvu+4+Hb3wqVmSHxXBt6NUn&#10;cQFz93i27KtvLt/0D8MF1/+D+g4ssu1hMN8KYUPT9uqp+vbKiamwYWKgklMlGgQxpREvoptt3nA3&#10;g/gLf/xG+6kSAhbopCPZ8p365pKV14YLrvsFj3JmTs4ZsGGgto5W5OdHps4cG86PDTe9rtcJYkrh&#10;bDEcFRHE4zefebzy2KbTtfXxtfX1sdX1dXR4Rb1qDy4/GfatORm+uyqrVgELLLY4S+sb9c3ogms+&#10;HpZveVu+Ry8RsN0niCmFBy57IOwe2p3v5ZpGYH/9f10QNv5oyTkDtmHfSH37u8MLK9g7R5eHL6+P&#10;k2ABumBPtjxR34yjxBf93B31HbpKwPYeQUzXvbTkpfCZ/s/Ud0o0AhtjOBLEQNc0TZuILr7lX5o2&#10;cR4ELOciiOm68ezHPf335Hvl8KsvrQmXvLw0/PiKY4IY6K6mi+tSmTYhYFlsgphSeLj/4fBg9qOb&#10;bh5fUptiEUeGr31mRVh+cCA8c+1Y+L2t8R5iAF1SgWkTApaqE8SUwmj249P93XsyXYzhaNPYUHjP&#10;n66rXXS3/stD4clfPx4+e/UbtXMAXdFycV0R0yYELMwkiCmFbk6biDEcQ3jt8aFwxY9HasdiDEeC&#10;GCiFpmkTa3Z8KIxs2lrbPj0Rn7iTrU+Mhf9j89+vbQtYmD9BTGl0Y9pEY2R45/6RWgyP7BsIw989&#10;8wBHQQyUQnwK5A/qm+3cvfPucPWWq/M9YL48upnSeNfku/KtxREvnIsjw7PFMEBprMrXbdyx8Q4x&#10;DAvkqz+lkSVpvtV5MYYbxDBQekuzZVN9s9muFbvC+97xvnwPOF8KgNIYzn7cNXVXvtc58S4S8ZZq&#10;cbnp0dW1+cJiGCi9S/J1kw9d96F8C1gIFUCpXD51eb7VGXFkON5SLYq3VWtcPAdQei3TJu69+d6w&#10;fuX6fA9YCEFMqazPftyR/eiExshwDGExDFRO07SJeBGdGIbiCGJKZ9vUtnyrGPFOEs0P24ghLIaB&#10;StrhIjroBLddo3SKuidx85Pn4lzhaL4h7LZrwGLYlf1o2JQPA6+dWltbR6sa8yUmQrh6iRiGogli&#10;Smmh9yQ+1/2F50oQA+3MOWAzK7If0fKp5bV1FO+qEy8kBspBEFNKL/W9FD7T95l8b37ihXMHl5+s&#10;PXkuzhne8JN6HAtiSJeABc5GEFNK5zttIk6PiCEcgzhOk1jo/YUFMXSHgAUWkyCmtOY7bSJOk7j1&#10;8bXh2OrTYeMLSwq5cE4Qw9wIWKDKBDGlNd9pE//muxtr6yJvqSaI6VUCFuAMQUxpzXXaRJwmcelr&#10;w7VR4ajIW6oJYspCwAJ0jiCm1M41baIRwysOd+ZhG4KY8yVgAapDEFNqo9mPT/d/Ot+bqfGwjWjr&#10;7y2rrYsmiNMhYAHSJYgptdZpE437C28aG5rx5LlOEcTlJWABKIogpvR29+0OD/Q9MB3DUbybxELu&#10;LzxXgrg4AhaAshLElF6cNvHQxG/WnjoX7y8c5wxv352lUQdDuCHlIBawAKRCEFMJe/Z8JbzS9z9r&#10;29d/feWixHBUpSAWsABwfgQxlXDiycfCC/0Phqs/eybgFkMng1jAAkA5CGIqoW/3Y6Hvga/le4un&#10;OYg3jJ8ZlV4xVt9edvzMsaXH+vKtEK5e/v6wfevVAhYAKkAQUwndCuLnw0R4LIzle3O3866Phmt2&#10;3ZTvAQBltjgTMQEAoKQEMQAASRPEAAAkTRADAJA0QQwAQNIEMQAASRPEAAAkTRADAJA0QQwAQNIE&#10;MQAASRPEAAAkTRADAJA0QQwAQNIEMQAASRPEAAAkTRADAJA0QQwAQNIEMQAASRPEAAAkTRADAJA0&#10;QQwAQNIEMQAASRPEAAAkTRADAJA0QQwAQNIEMQAASRPEAAAkTRADAJA0QQwAQNIEMQAASRPEAAAk&#10;TRADAJA0QQwAQNIEMQAASRPEAAAkTRADAJA0QQwAQNIEMQAASRPEAAAkTRADAJA0QQwAQNIEMQAA&#10;SRPEAAAkTRADAJA0QQwAQNIEMQAASRPEAAAkTRADAJA0QQwAQNIEMQAASRPEAAAkTRADAJA0QQwA&#10;QNIEMQAASRPEAAAkTRADAJA0QQwAQNIEMQAASRPEAAAkTRADAJA0QQwAQNIEMQAASRPEAAAkTRAD&#10;AJA0QQwAQNIEMQAASRPEAAAkTRADAJA0QQwAQNIEMQAASRPEAAAkTRADAJA0QQwAQNIEMQAASRPE&#10;AAAkTRADAJA0QQwAQNIEMQAASRPEAAAkTRADAJA0QQwAQNIEMQAASRPEAAAkTRADAJA0QQwAQNIE&#10;MQAASRPEAAAkTRADAJA0QQwAQNIEMQAASRPEAAAkTRADAJA0QQwAQNIEMQAASRPEAAAkTRADAJA0&#10;QQwAQNIEMQAASRPEAAAkTRADAJA0QQwAQNIEMQAASRPEAAAkTRADAJA0QQwAQNIEMQAASRPEAAAk&#10;TRADAJA0QQwAQNIEMQAASRPEAAAkTRADAJA0QQwAQNIEMQAASRPEAAAkTRADAJA0QQwAQNIEMQAA&#10;SRPEAAAkTRADAJA0QQwAQNIEMQAASRPEAAAkTRADAJA0QQwAQNIEMQAASRPEAAAkTRADAJA0QQwA&#10;QNIEMQAASRPEAAAkTRADAJA0QQwAQNIEMQAASRPEAAAkTRADAJA0QQwAQNIEMQAASRPEAAAkTRAD&#10;AJA0QQwAQNIEMQAASRPEAAAkTRADAJA0QQwAQNIEMQAASRPEAAAkTRADAJA0QQwAQNIEMQAASRPE&#10;AAAkTRADAJA0QQwAQNIEMQAASRPEAAAkTRADAJA0QQwAQNIEMQAASRPEAAAkTRADAJA0QQwAQNIE&#10;MQAASRPEAAAkTRADAJA0QQwAQNIEMQAASRPEAAAkTRADAJA0QQwAQNIEMQAASRPEAAAkTRADAJA0&#10;QQwAQNIEMQAASRPEAAAkTRADAJA0QQwAQNIEMQAASRPEAAAkTRADAJA0QQwAQNIEMQAASRPEAAAk&#10;TRADAJA0QQwAQNIEMQAASRPEAAAkTRADAJA0QQwAQNIEMQAASRPEAAAkTRADAJA0QQwAQNIEMQAA&#10;SRPElN7Q+HhYcuhwvlcNyw4dqv26AYDy67v//vun8m3omlr0ZsvQ2FgYOn48DB09GgYPHw7Djz9e&#10;O//6wVPh8P7Tte3F9HyYCI+FsXxv7n5hw4rwc2tXhFNbttT2x3fsqK3HNm0KJ0dGwvF162r7AED3&#10;CWIWXYzfNS+9VNse3rt3OnrPpqpBfDbNsSyUAaB7BDEdFeN3+ehobdR3rvHbTi8GcTsiGQAWnyCm&#10;UI3R34XEbzupBHE7MZJPrl8fxjdvDmMbNghkACiYIGZBOhXArVIO4lYxkI0gA0BxBDHz0rj4bWT/&#10;/rDuz/88P9p5gnh2zYF8aPPm/CgAMFeCmHNarFHgsxHEc9OYXnHkyivFMQDMkSCmrUYEx9ufrfzW&#10;t/Kj3SOI58/IMQDMjSBmhuUHDiz6dIi5EMQLI44BYHaCmOnR4LJFcDNBXJxGHB/OFhfkAYAgTloM&#10;4Q1PPFGKKRHnIog7Y/z66803BiB5gjgxjdHgVT/6URjcsyc/Wn6CuLPiqPGRd7wj7M/iGABS05+v&#10;6XG10eCnnw47fud3alMjqhTDdF78eIgfF2/70pfCxd//fm0uOQCkQhD3uBjCMXAaIQxnE8M4TqHZ&#10;/MADtY+b+PEDAL1OEPeo5hHhKswRpnzix83Whx4SxgD0PEHcY1qnRsBCNEaMYxjHjythDEAvEsQ9&#10;QgjTSY05xo0wBoBeIoh7gBBmsTRffCeMAegVgrjC4qjw1kceEcIsuuYwNo0CgKoTxBXVGBUefvzx&#10;/AgsvhjGplEAUHWCuGLi/WHjqJxRYcqiebTY/YsBqCJBXBGNi+bi/WFjgEDZxI/L+PFptBiAqhHE&#10;FVCbK/zQQ0aFqQRziwGoGkFccmv27q3NFTYqTJWYWwxAlQjiEotPCNv4R3+U70G1NOYWi2IAyk4Q&#10;l1DjdmoeuUwvMIUCgLITxCUTr9J3OzV6TWMKRZwCBABlI4hLJMZwvEofelGM4vXf+Y4pFACUjiAu&#10;iThyJobpdTGKV/3oR6IYgFIRxCUQY9jFc6RCFANQNoK4y8QwKXIHCgDKRBB3UYwBMUzKRDEAZSCI&#10;uyRGQIwBSJ0oBqDbBHEXxLtJiGE4I84pdks2ALpFEC+y+HACd5OAmRq3ZPPwDgC6QRAvotoT6B56&#10;KN8DmsUo9vkBQDcI4kV00Xe+U/uiD7RXi+JHHsn3AGBxCOJFEr/IexwznFv8PHGRHQCLSRAvgngR&#10;nRiGuYsXncbPGwBYDIJ4EWz6+tfzLWCufN4AsFgEcYfFf/o1bxjmL37eXPyDH+R7ANA5griD3G8Y&#10;Fmb42WdNnQCg4wRxB63/4Q/zLeB8xFFin0cAdJog7pD41C0X0sHCxc8jT7EDoJMEcYfEp24BxfD5&#10;BEAnCeIOiKNZLqSD4sTPJ3OJAegUQdwBqzxUAApnLjEAnSKIC+YhHNAZ8fPKKDEAnSCIC7b6+efz&#10;LaBoPr8A6ARBXLCV3/xmvgUULd6XeGh8PN8DgGII4gK5NRR0Vry4bs1LL+V7AFAMQVygkddey7eA&#10;Thn2jScABRPEBTJdAjpvaHQ03wKAYgjigpguAYvDPYkBKJogBipnZP/+fAsAFk4QF8TDOGDxmEcM&#10;QJEEcUE8jAMWj3nEABRJEAOVE+cRA0BRBHEBPCiAVlcuX5Zv0Sk+7wAoiiAuwBJfmGnyzy+9IFyw&#10;ZDDfo1N83gFQFEFcgKGxsXyL1H3oolViGAAqRhBDQa5fvSxct3Ik36PTfCMKQFEEcQGGjh/Pt0hV&#10;jOEPbFyT7wEAVSKICzCRr0nXey5YlW8BAFUjiAswMTWVb5GieBHdyIBPpcV2LF8DwEL5Kg4L4CK6&#10;7jnqG1EACiKIC3AiX5MWF9EBQG8QxFTCulUD4YKLBsPI6nJ8yLqIrvsO52sAWChBXAAjxJ03ONAX&#10;1q4cCJdsHArb37YkbLl0KKzeMNCVQL5k2aCL6ACghwjighybnMy36LQYx8uW9IcL1w5OB/KmLfVA&#10;Xgz/aNMaF9F12QsT7u0CQHF8VS/IsdOn8y0WWwzklcP1QL78iqXTgdyJ0eNf2bLWRXQl8PLJk/kW&#10;ACycIC5AvNb9iBHi0mgEcvP0iiLmH8d5w5cOL8336KafnjBRCYDiCOKCTAjiUmpMr2ief9yYXjGf&#10;QHYRXbm8fOpUvgUACyeIC3JiaiocF8Wl1zy9Yq7zj+NFdGK4PMwfBqBogrhA5hFXz1zmH8eL6CgP&#10;84cBKJogLtCoIK681vnHv/i2lS6iKxnzhwEomiAu0MTUVBgzbaJnxDiOC+URp0uYPwxA0QRxwfb5&#10;Yg0d88T4eL4FAMURxAU7cvq0UWLogDeybzYfN10CgA4QxB1w0FxiKNzTYhiADhHEBYszTt1tAor3&#10;zWPH8i0AKJYg7oB4cd0rbg0FhfkbMQxABwniDokP6Rg3lxgWLM4dNjoMQCcJ4g6Jo8R7jRLDgj0q&#10;hgHoMEHcQW9mURzvOgGcn3jfYXeWAKDTBHGHvX7qVDiVhTEwP/H2hX948GC+BwCdI4g7LI4SxzmQ&#10;wPx848iRfAsAOksQL4J4X+JRUQxz5iEcACwmQbxIDmdR7K4TcG4xhu9/4418DwA6TxAvkjh14lXz&#10;ieGs4rxhMQzAYhPEBRhYvjzfOruTWQzvcSs2mJV5wwB0gyAuQHMQn2v8N0bxa+YTw1v8xaFD85o3&#10;PDwykm8BwMII4i6I84njhXZA3d+Njc37IrplghiAggjiAvQPD+dbcxcvHBLFUH/4xp+ZKgFAFwni&#10;LhLFpO5vjh0774dvLD2Pb0QBoB1BXIDzGSFuiPcnFsWkKMbwN7MFALpNEBdkcNeufGv+YhQfEsUk&#10;ZKExvPOjH823AGDhBHFBBrZsCWEB9xgWxaQi3k1ioSPDI6tW5VsAsHCCuCCDF16Yb52/GMWvuk8x&#10;PSo+dGO+t1abzboCPt8AoEEQF6SvoAt8YjTEh3d4oh29JH5cf+nAgUJiOFq9fn2+BQALJ4gLEi+s&#10;G1jAPOJm8eEd8THPplDQC+Jt1T77+uvh5exjugjmDwNQNEFcoP44j7ggMYoPZEEsiqmy+MCN872t&#10;2mzWX3xxvgUAxRDEBRrcti3fKk6M4r2mUFAxjfnCnXjgxtoLLsi3AKAYgrhAcR7xwE035XvFiaPF&#10;+06dqj3yGcquMUWiqPnCzeJ0CQ/kAKBogrhggzfckG+1d77jvI0pFDGMjRZTRo1R4aKnSDTbfNll&#10;+RYAFEcQFyyOEvefZZS4L1+fr/EsOowWUzZxrvDnOjQq3LDmuuvcXQKAjqh8EMfB0snJvmzdV1s3&#10;lm4NotaCeOfOfK8zGqPF5hbTbY1R4Yc6MFe41bXveU++BQDF6rv//vsrW1SxBQ8eXBbuvfeWsGZN&#10;fWQqhnE89v73PxtuvfWF2rHFNjU+Hk799m/XRoNnLH190yPEs62j+LpmM/dmGspeu7K/P6weGMiP&#10;wOL48dhYLYSb/wfSyf+ZfPS3fivfAoBiDXzwgx/8zXy7kmIAr1r1Zvj4x38S3v3uvWFwcCps2XIk&#10;3HbbC1lY5i9aZH1DQ6HvwgvD1E9+UovZ6aUDQTyZLSey7wyOTU7WYmRZFsfQST/OvuH7vdHR8PTE&#10;RH6k82741V8NazdsyPcAoFiVrqfYjcuXnww///N7shCeDAMDU+FP/uTKWgz393d34Ltv27bQt2NH&#10;vtd5cerEwXwahfnFdMITWQj/tyyE/2IRpkc0i3OHt3d4GhIAaeuZ4cQ4b/jzn782fPKTu2th3G21&#10;ucS/9Ev53uKJYdyYX3x8Mo4fw8K8cepU+IMshP8yC+H4BMXFduMHPpBvAUBn9EQQx7nEDz54eXj3&#10;u/eEiy46Hvr6prp2UV2zvnXrQt+73pXvLa544d3rWbzEMJ4owx8GlTOaffz8fwcOhN/PYjje2aQb&#10;4n2H3VkCgE7ribtMHDmyNAwNTYaRkfhFeyqMjQ2F115bXn9Bl/W/+935VnfEMH4li2IjxszVk+Pj&#10;4QtZCH8+W7oVwg2Xvf3t+RYAdE6l7zIRjY8Phi984epw4sRguPTSw7XR4UOHloVly06FO+98Jn9V&#10;d03t3RvC7/9+Ry6qi1rPn+0vtHFXiuXZMtjyfkhXvL/18xMT4ZGjR2sfP/Fbp7iuLdk3VdPbLcei&#10;xjpq3l6od//ar4VNW7bkewDQOT1xl4mlS0+HbduOhNWrJ2p3nNi4cSxcccXBsHLlm/mruivedSKc&#10;Ph36Xnll1hBuTtOFBvHZxNAZz2ImLnH0eCB7X8I4XTGEfzg2VrtQ7vk3z3y+FBm252Pre98brjzH&#10;Ux8BoCiVHiF+6aXN4dixl0PjAvSs77KYrG/HL+ml6rzx8TjROfQ9/3xtt/FLa11HnRwhbieOGq8Z&#10;GAgr3LItCTGCX8ziN94+bf+pU7WPl+klH/nt5ghxvKvErZ/4RL4HAJ1X6QJ65JGLw6OPDmYBGeN3&#10;qnartcZ26QY9h4dDuOOOfKdcGhfg7Tl5snZHgXhPY3rPgezv9qkTJ8J/O3AgfOvYsdrfdRm5qwQA&#10;i62yQTw6ujLs3j1cW0ZH60+pK70siqdKPPIVw/hIFsONOI6jhyfEcaXF0eCnswj+f954I/zJoUPh&#10;f2UhXGa3fepT7ioBwKKrbBD/9KeXZP+N/0A7nG0XF8R/veWvw33vvC/85xv+c3hlxSvhczd+rrZ9&#10;ZElBDyPYvDlMfeQj+U551eL49OnwchbGL735pjiukBjBz2QR/MDoaPjCwYPh28eP52dmKmJ6Q5Hi&#10;0+jEMADdUNkg/slP1mX/jV/Sh7Lt2qFC3PTKTeHNgTfDP/vRPwsbxjeEnaM7w42v3hhWnFyRv6IA&#10;V10Vpm67Ld8pv+Y4jnNPYxybVlEe8RuVn2YBHJd4q7QvZRH8nVkiuFmZZhXFi+g8jQ6AbqlkEI+P&#10;Lw27d8etGGWD2fZQdqyY+ZCDk4PhomMXhdeXvx5O9p+sHVs9sTr0TxX7RzV17bUdGynuZOjEOI6P&#10;ht6XxfFPJybCC1kgxykWRo8XV/zz/lkWwN8+diz890OHwu6xsdoyH2UZIY4x/K7bb8/3AGDxVXSE&#10;OMbvwWx5NV/eyJZi9E31hX/85D8On73xs2Hf8n3h6JKj4coDV+ZnCxTnE2/b1pEoXszQaQRynHMc&#10;b9sVHwByNIu1+M/2FKcWwNk3IH+TBfAXDx4MXz58OHwvC+A4Yn++4jdO3Y5iMQxAGVR2ykTd6Wwp&#10;NrziozNiFH/8yY+Hxy56LLzz1XfWjnVEFsWTHYribohxPJaF26tx3nG2PJfFWlziaHKcciGS5ybG&#10;73NZ/Mblu8ePhz/OAvjPsgD+QRbA8RuOInVz2kR8LLMYBqAMKh7EDcX/Nm7Yd0PYs3JP2HZkW2eH&#10;0fIonuyRKG4WAzkuh7IYjo+PjqOZz2aRt0ckT5vIfv/xzyLG7/ey+P3yoUPhL48cCT8cH68tcd52&#10;J3VrhDjG8DU33ZTvAUB39UgQF+/40PEw2T8ZJgYmOjdC3BCj+KqrejKKW72ZBXK8IO9gFsNxtDNO&#10;s3gyXhCWBWEM5hjOcQpGHGmOMd0LJrLfR/w9vZj9Hl/Ilu+PjYVvHj0aHjp8OHwlWz+a7f9tFr/x&#10;934uRf+JdGPahBgGoGwq+ejmU6f6w1/9Vbw9UwyIo9lyMNx++8owNHT+fT++ZDycGjgVhk4P1fY/&#10;f93nw9LTS8Nk32TYfGxz56M4M3XBBSFs2BD6n3oqP1J3rvfczX/2Lkqc/BJjOT5SOt4LOT5EIj44&#10;Io4uj2bro9n6eHYuxmUM5RPZEseW49vE3398BPVii7+W+OuO8R5/zfHXGcM3LnHEN46Gx9iP0R+n&#10;kMSLDxt36Ihvez468bts9yvpVCTHW6tdcf31+R4AlEMlH908Pj4Q7rnnimwrXlX/SrY8Fz73uYvC&#10;8PBgPH1O4yPj4flNz4cjbx4JBwcOhgf7Hwy79u4Kd528K39FqIVwVAvh7E9oMYK4oe/AgTDw1a++&#10;5THPs2k9fz5/oW2jqE20NR9pPTvbueafZ9bXtK7bvM1s6+zFte2leRQv7e+fsR81XhuPTb9dZkm2&#10;PyNO8+0Y5g1xK87rbRyJod7YjusZ2/nbveV4XOZxrr535txCjrcei1qPNSauNI7F/ca5s/18UWMd&#10;NW83i49jjk+gc59hAMooqSAeX5aF8Jbnw33b7qt/xX8tW/Zmy4sh3Lvs3rB+WXm+WPeNj4eBP/3T&#10;WhQL4rOvsxfPODZ9PNO83/g5p/fbrNu9pnm78b5mO9/89jOOx2Ue5+p7Z8695Vhcmo7PONdyvPVY&#10;1HpsesmPFRnE7iQBQNklM4f4ye1Phnt+7p5w39YshmNH78+W17PlmfLFcDQ1PBxOf/jDYfLOO/Mj&#10;0DntQrYI7iQBQBX0QBCfffx0dO1oeODnHgj3vS0L4TjlON6++OVseS5bngrh7qV3ly6GG2pRfNVV&#10;4bQopsPiZ1HRUXzbpz7l4jkAKqFnR4jHh8fDw3//4fDpd3467B7aHcLh7GCcXfFstmQhvOunu8Ld&#10;A3eHq9dcHV9eajGKT95zT5javj0/AsU719ScuYrzhWMMmy8MQFVUPIgbX8LPjG3FecJPXlafHvHg&#10;mgfrN6HYly0vZMvT2fJkCHdP3B3uuviuSsRwQxwtPvXhDxstpmOKGCGOd5G49ROfEMMAVEoPjBDH&#10;L+P1L+W1ecK33BPuu/S+EE5kB+ITnfdky8/iyRB2vbwr3Lv+3kqFcLPGFIraaPGNN+ZHoRgLmTax&#10;5b3vDf/o3/27sH3nzvwIAFRHxe8yMZ4tcULwz8Ku3T8Iuy/8SggT2e6xbIlzheNFc69mIXx4V3jv&#10;2veGrSu2Zgd6x8BTT4WBL3/5Lf/UfT5/oe3eJt5JoFXzkdazs51r/nlmfU3rus3bzLbOXjzj2PTx&#10;TPN+4+ec3m+zbvea5u3G+5rtfPPbzzgel3mcq++dOfeWY3FpOj7jXMvx1mNR67HGMpkdi+Z6l4k4&#10;PWJH9s3ZpUIYgArrmTnEu4deqs8TzgK4Nj0iPtsiTo+YvDvcteWunovhqDFabBoFRZnPKPFVH/1o&#10;+MVPfEIMA1B5PTJlIhNHg+NzLJ7JlidCuOPAHeH+bfdXdnrEXNXmFmdh/GYWxpOmUVCAc11ct/ra&#10;a8MvfupT4Wp3kACgR1T80c2nwr8PL4bfDV8M/2TPk2HHaAjHJ3eFf3HBvwhvX/v2+otTMTQUJnfs&#10;CFPXXBP6+vtD3yvxlhq97VzhxvmZbYQ4hvDNd90Vrrr55rBsZCQ/CgDVV9kgvmzZZPivT/1Z+GD4&#10;D2F12B/WvxjClT8M4V0nN4c3d1wZTif6BTuOGNfCePv20Hf0aOg7dCg/03vm+k/7zF/zn+2qLISv&#10;/9jHwjU///NhqRAGoAdVMoiHhqbC5nV7wtJHfisMZPvxgc1LsiV+qV6/d2/Y8MgjYXLDhnB0/fow&#10;NTSUHU3P1KpVYeptbwtTl1/e82FcFVUb0V5xzTXhig98ILz91lvD8tWr86MA0HsqGcTR5MhIOJR9&#10;od5/0UXh1OOP18I4pu/SbFmZLRdmx9ZlETixdGk4nsVxkrJvBmaEcfZnkcJUirKa74h2t0bAYwhf&#10;lofw6lQ/dwBISiVvu9ZqYHw8rPziF8Plu3eHjdn+qmyJo8ansyXege3lXbvCMzfdFI5cPYcL7Kam&#10;Zlxp3xdvQ9XXV9/P1lXXl/1ZDfz4x6H/61/Pj9S1+yCIt9Zq1Xyk9exs55p/nllf07pu8zazrePf&#10;WfOx6eOZ5v3Gzzm932bd7jXN2433Ndv55refcTwu8zhX3ztz7i3H4tJ0fMa5luPtjkWtx678p/80&#10;XHjppWHp8HA8DQDJ6Ikgjk7F0Hv++XDRffeFeIfieMldnEIRR45PZkucMPBcFsbPfuhD4dRZnqK1&#10;/atfDTsefjhMrFkT/vauu8IN/+W/hMnBwfDoJz8ZTmTHekUM4/4XX6zdxzhq90EQg6lV85HWs7Od&#10;a/55Zn1N67rN28y2zl4849j08UzzfuPnnN5vs273mubtxvua7Xzz2884Hpd5nGssUTw3Y7+xNB2f&#10;ca7leOuxqHFsOPsmcfONN4bNbp0GQMJ6JoinZaE3nIXx5iyMt2S767IljnfFsd348Lp4d7af3X13&#10;2Lt9e3birSNhfZOTYcdf/VUYX7cujF51Vdjy7W+HN7JYOBwvVOuBEeJWMYz7RkdD/1NPhb7HHsuP&#10;1sVgatV8pPXsbOeaf55ZX9O6bvM2s62zF884Nn0807zf+Dmn99us272mebvxvmY73/z2M47HZR7n&#10;6ntnzr3lWFyajs8413K83bHlWQhf9M53CmEAyFR2DvGshobCqQ0bavOLX1u2LExloRenT8RlWbbE&#10;6RQXPvpoWHPoUDi+dGk40TpHMoveg5ddFm76T/8pvHHddWHVnj3h5VtuCVP9PfMMk5nyeca1O1Nk&#10;gRQuuiiEiQkX4fWgkSyCt73vfeGqD384bL3hhrDK/GAAqOm9EeIWp196qXbXiSt27w7xy3+84C7G&#10;cXzC875s+f/vvjscbZ1bPDUVVmdvd+nXvhaeufPOcGLt2t4N4lnURo5ffDH0//CHITwfn3hS1/zB&#10;0vqBM9u5xuhnNOtrWtdt3ma2dfz7aj42fTzTvN/4Oaf326zbvaZ5u/G+Zjvf/PYzjsdlHufqe2fO&#10;veVYXJqOzzjXdHx4586wKftGZ+XGjWHFuvjvJQBAq54P4uh0FndD+fziy7L9OBO4MVkiPul592/8&#10;RpjYeubRzvFCuvfec0/4/q/9Wtj4+OPhmY98pCenS8xJDONs6X/22dCXfYPQ/MHS+oEz27lG7EWz&#10;vqZ13eZtZltnL55xbPp4pnm/8XNO77dZt3tN83bjfc12vvntZxyPyzzO1ffOnHvLsbg0HW8+t+yq&#10;q8LGLIJXiGAAmJPemzLRRn+cFrBhQzh6663hjSuvDMcefbQ2QhwvuIu5sOnkyfBCFsRTIyO1GF65&#10;Z08Y2b8/7H/728PKV18Nxy65JJxeGm/olqB4H+fh4TCV/RlMxikV118fQvzmYeXKEF5+OX8R3Tac&#10;RfAlt98eNt92W9iya1dYkX28L3G3CACYkyRGiFtNjY+HkAXvkldeCRsPHgwXPfhgWJlFxDd++ZfD&#10;2iyGr/nDP6zNG37lxhvDzj/6o3AqC4uffOxjtTVN4ujx6GgI2TcNZxs9box+RrO+pnXd5m1mW2cv&#10;nnFs+nimeb95FHa2dbvXNG833tds55vffsbxuMzjXH3vzLnWY0uzb+wuyL5BidsbXRgHAAuSZBC3&#10;M5LF3bKxsfDmxERY/vrrtSkSh3bsCGuffba2He84kewo8VzFbzSyQO576qkw9b3v5QfrQdfQ/MHW&#10;bnt63eZtZltnL55xbPp4pnm/OTpnW7d7TfN2433Ndr757Wccj8s8ztX3zpxbkgXwkgsvDCu3bg1r&#10;Lr00DPnmDAAKI4hbZfERp03ECG6eNVz7Q0p1HvH5iHEcZYE89eqrIcS7VmSR3PzB1m57ep0HYvSW&#10;cy3r+HfWfGz6eKZ5vzk6Z1u3e03zduN9zXa+NWyjxvZ8zsUAXnvDDbVjIxs3hhFzgQGgYwQxiyeP&#10;5Kl8msVUFsmNkeTGB+H0Og/E6C3nWtaNSK1t5ktD83672G1dt3tN83bjfc12fj7RG8X10BVXhDV5&#10;/A5n8TssfgFgUQliuiuL5NoHYIzkzGQjlPfvD1PPPVc71hyP7daNSK1t5ktD8343g3jw8svD4IUX&#10;hpEtW2r7MXyjZeIXALpOEFNatYsfM5NNsVxb5w8NOf3oo7V1t4N4IIvdaGDDhjC4Zk0YXLmydnxw&#10;xYowuHx5WCp6AaDUBDGVNx3OcbT5+PF6sGbrKG5PHjkyvd1wOo/qqHG8P4vZ5tcMrFo1Yz9uD2SB&#10;G5doidAFgJ4giAEASFpazyMGAIAWghgAgKQJYgAAkiaIAQBImiAGACBpghgAgKQJYgAAkiaIAQBI&#10;miAGACBpghgAgKQJYgAAkiaIAQBImiAGACBpghgAgKQJYgAAkiaIAQBImiAGACBpghgAgKQJYgAA&#10;kiaIAQBImiAGACBpghgAgKQJYgAAkiaIAQBImiAGACBpghgAgKQJYgAAkiaIAQBImiAGACBpghgA&#10;gKQJYgAAkiaIAQBIWAj/G8L3MeZQ6MzfAAAAAElFTkSuQmCCUEsDBAoAAAAAAAAAIQDJvyRy2DAA&#10;ANgwAAAUAAAAZHJzL21lZGlhL2ltYWdlMi5wbmeJUE5HDQoaCgAAAA1JSERSAAACzgAAAdYIBgAA&#10;AGeBD0cAAAABc1JHQgCuzhzpAAAABGdBTUEAALGPC/xhBQAAAAlwSFlzAAAOwwAADsMBx2+oZAAA&#10;MG1JREFUeF7t3X2QXWd92PFntauX1bsly5JsvRi/4BcMTSMcNkBSAyaJQzy4GWaATAdGndaZ/FP7&#10;D5JQ+CNpp1I6KZnYk4SMQqduUtJgmgzChjptYgpNcGRCYpKCbUKwjSRLtt7fVitpV7s9z9W58tF6&#10;V7q7e8+95zn382GO77lnV9bbLvvdx7/7nL5jx45NBAAA4LLm5Y8AAMBl9P32b/+2FWcAALiCvl/4&#10;hV8QzgAAcBmf/vSnQ9/nPvc54QwAAJfxwQ9+MPT94i/+onAGAIBp/Pqv/3rj0a4aAAAwjRUrVuRn&#10;WTgb1QAAgEvF0Yzjx49fGs47duwQzgAAUHD//fe/Lpzt4wwAAC0QzgAA0ALhDAAALRDOAADQAuEM&#10;AAAtEM4AANAC4QwAAC0QzpCZPzIS1jz73XDjI59vPAIATCac6XkxlG948NNh1cNfCgO79jQeBTQA&#10;MJlwpmfFVeZNTzzZCOXJigG95PCR/CoA0MuEMz0nBvO1u77ZWGUe3Pmt/OrUYkBv+MQjjfePPw4A&#10;6F3CmZ7SHMtY9sjX8iutie+/6XOPG98AgB4mnOkJcdzilp//jSnHMlpl/hkAeptwptaac8xx3KJd&#10;zD8DQG8SztRSc3u5VuaYZysG9LrH/rzx85h/BoD6E87UTjOY5zKW0arm6rP5ZwCoP+FMbcSxiTg+&#10;0Ylgnqw4vrFy9978KgBQJ8KZ5BXnmGPAdlP8+ddue7Tx6zG+AQD1IpxJVifmmGcr/nqMbwBAvQhn&#10;ktTJOebZKo5vCGgASJ9wJjnXPfJopYN5smZAr89+3QBAuoQzyTm064VwOIxl/5vIr1Tb6TAevp39&#10;83d2fTO/AgCkSDiTpJNZjL6SpfPxcD6/Uk0xmB8OB8Lj4UR+BQBIlXAmWXHF+WgWznvDaOUC+lD2&#10;q/v97J+CGQDqQziTvGJAd3t8I45lfDkcC5/Jonlf9qsBAOpDOFMbMZqb4xudDujmHHMcy/j7cCa/&#10;CgDUiXCmVpqrz52cfzbHDAC9QThTS8XxjeEwnl9tL3PMANBbhDO1FgP6YPbPdm5fZ44ZAHqTcKYn&#10;tGP7OnPMANDbhDM9ozi+MdOANscMAAhnek4xoM9eYXwjrjKbYwYAIuFMz4oBvT+L56nmn2MwPxVO&#10;NVaZzTEDAJFwpudNnn9ujmV8LQtnAIAm4QyZ5vjGV7KMNpYBAExFOAMAQAuEMwAAtEA4AwBAC4Qz&#10;SRmZP5KfAQB0lnAmCTGYn13zbHjwhgfzKwAAnSWcqbxmMD+86uH8CgBA5wlnKu/h01kwD+dPAAC6&#10;RDhTffHGfQez49X8HACgC4Qz6YivC3wle3jHhTv8pWT0nolw8FNnG2MnXuAIAGkSzqQlX3H+9seG&#10;G0cKYjB/5ZdPhr9969nGnPbnNn2uEdAAQFqEM8kZ/Hp/4/GvbjwePvO7+8KhD4w2nlfN6fvPh2e+&#10;fKoRzEW7BnY1AvqRGx8Ju1fuzq8CAFUnnElOc1Tj64PnGsfHfubl8NS/O16ZEY44lvG9R0+Hv/i5&#10;4XBgyXh+9fViQG9buy08sekJ4xsAkADhTC383uaj4bP/4tWujm8055jjWMYLa1t/FePOwZ3GNwAg&#10;AcKZ5AyvHw8nlo2Fd4wsyK9cEFefP3XHwcb4RqcDujjHPBvF8Q0BDQDVJJxJzpL988LykwONUJ5K&#10;MaDLnn9ujmXMNpgnKwb04SWH86sAQBUIZ5ITXxw41YrzZGXOP892LKNVMaA/seETYde1u8w/A0BF&#10;CGeS84P7z4QjS0anXXGerN3zz3Mdy5iJR5Y9Yv4ZACpCONMT2jH/PN32cmUz/wwA1SCcSc4135kf&#10;Vg3Pz5/NTDGgWx3faHV7ubKZfwaA7hLOJOfAm0YbLw6cixjQzfGN6QK67Dnm2TL/DADdIZxJzsnl&#10;5xsvDpyr5urzVPPPnZxjni3zzwDQWcKZ5Kx7aUHjxYHtUhzf+P4nT3dljnm2zD8DQOcIZ5IT93Ge&#10;7Yzz5cSA/sObj4cDZ8ZDqM5kRkuKAW18AwDKIZxhspPZ8Up2HG88S0oM6Ob4hoAGgPYSziQnvjjw&#10;O9eUfEvtuOJ8NDv2ZkdiAd1cfTb/DADtJZxJUhyr6IhiQKcx9nxRcXxj98rd+VUAYLaEM8mJ+zh/&#10;4NDS/FmHxIDenx1x++QE55+3rd1m+zoAmCPhTHLiqEbXJDz/bPs6AJgb4Uxy4j7O+5d0aFRjKjWY&#10;f7Z9HQDMnHAmOctO9If1wwvyZ11Uk/lnt+8GgNYIZ5ITV5zL2Md51hKff3b7bgBojXAmSe28c2Db&#10;mH8GgFoTziSpqzPOl2P+GQBqSzhTeZ8c+2QYmhjKn12Yce7YPs6zVQzoBMc3zD8DwOsJZypv0/lN&#10;4UOjHwoPnH8gvxI6v4/zbMVoTvj23eafAeA1wpkkDE4MhtvHbg8PnXsoLDnSX91RjakkPL4RmX8G&#10;gAuEM0mJAX31H88P/+Kza9NZdW4qBnTC29cJaAB6lXAmSYNf7w8/87Grw797al14x0gF9nSeiRjQ&#10;CW9f1wxo4xsA9BrhTNI2/96ixurzx769Jr+SkIS3r4sBbXwDgF7Tf++99/5qfg5JGPjSX+ZnF8zf&#10;My9c89SC8JMHl4XbFi4MT11zOn9LAsaz40x2nMqOiexYlB2J2Dtvb3h68OlwaOWhsHBgYVhzOsFv&#10;XgBgGlu2bAlnz54Nixa99sXZijO1Ecc37vjUkvC7n9lo/rmDbF8HQK8QztRODOj3fOGqxviG+efO&#10;sX0dAHUnnKml5uqz+efOs30dAHUlnKm14vjG/T+4Kr+aiOL4htt3A0DXCWd6Qgzot//KivCpL12X&#10;5viG+WcA6DrhTE9p3jwlyfGNGNAHsyOuPpt/BoCOE870nOL4RnIB3Vx9Nv8MAB0nnOlZxYBOevu6&#10;4XghHeafAUiVcKbnxYBO+vbdcXzj1fw8IeafAUiNcIZcvH33XZ9dFX742wvzKwmJY8MJ3777sXWP&#10;NVafzT8DUGXCGQr6v94X1nxqYXj3Z5alF9DF8Y1Et68z/wxAlQlnmML8QkDfcGggv5qIYkAnvH3d&#10;7pW786sAUA3CGS4jBvTNH1schp4aDNeMJPbpEgM64dt3b1u7LTyx6QnjGwBUhnCGFqz4vfnhjs8u&#10;SXP+OeHbd+8c3Gl8A4DKEM7QouL4hvnnzimObwhoALpJOMMMmX/ujmJA274OgG4QzjBLMaCv/8Jg&#10;Y/XZ/HPnxIB2+24AukE4wxw0V5/NP3ee23cD0GnCGdqgOL5x+w8SvPug+WcAuCLhDG0UA3rjrywK&#10;P/alJWmOb5h/BoBpCWcoweI/7k93fCMG9MHsiKvP5p8B4CLhDCUpjm8ku32d+WcAuEg4Q8mKAX3f&#10;+H351UQUxzeG44V0mH8GoN2EM3RIDOh7Ru8Jnxz7ZBiaGMqvJqI5vvFqfp4Q888AtItwhg7bdH5T&#10;+NDoh8ID5x/IryQkjg0nOr4RA/qxdY81Vp/NPwMwG8IZumBwYjDcPnZ7eOjcQ+kFdHF8I9Ht68w/&#10;AzAbwhm6qBjQSc8/J7x93e6Vu/OrAHB5whkqIAZ00vPPCd++e9vabeGJTU8Y3wDgioQzVEjS888J&#10;37575+BO4xsAXJFwhoox/9wdxfENAQ3AVIQzVFQxoJMc36jB/LPt6wAoEs5QcTGgm+Mb5p87Jwa0&#10;23cDUCScIQHN1Wfzz53n9t0ANAlnSEhxfGPr+a351USYfwYgccIZEhQDemhsKN3t65oBneD4hvln&#10;gN4lnCFhSW9fF6O5Ob5h/hmABAhnSFxxfCPZ7evMPwOQAOEMNVEM6KRv3z0cL6TD/DNA7xDOUDMx&#10;oJO+fffB7Eh0+7pmQBvfAKgn4Qw15fbd3REDujm+IaAB6kU4Q43VYv454e3rzD8D1Itwhh5Qm/nn&#10;hG/fvXvl7vwqAKkSztBDkp9/Tvj23dvWbrN9HUDihDP0IPPP3WH7OoC0CWfoUcXxDbfv7pzi+IaA&#10;BkiLcIYeFwM63r47BnTSt+9OeP7Z7bsB0iCcgYYY0EnfvjvOP8fV5wTnn92+GyANwhm4qDi+kWRA&#10;x9Vn888AlEQ4A69TDGi37+4c888A1SacgWnFgE7+9t0xoBMc3zD/DFA9whm4oqS3r4vRnPDtu+P8&#10;c1x9Nv8M0H3CGWhJ0vPPxfGNBAM6rj6bfwboPuEMzEht5p/dvhuAGRLOwKwkP/+c+O27Y0Ab3wDo&#10;LOEMzInbd3dHDGjjGwCdJZyBOTP/3B3F8Q0BDVA+4Qy0jfnn7igGtO3rAMojnIG2iwF919hdjdVn&#10;88+dEwPa7bsByiOcgVI0V5/NP3ee23cDlEM4A6Uqjm9sPb81v5oI888AFAhnoCNiQA+NDYXto9vT&#10;HN8w/wzQ84Qz0FGrx1enffvug9kRV5/NPwP0HOEMdFxxfCPZ7evMPwP0HOEMdE0xoJPevm44XkiH&#10;+WeA2RHOQNfFgE769t1xfOPV/Dwh5p8BZkY4A5WR9O2749hwwrfvfmzdY43VZ/PPANMTzkCl1GL+&#10;OeHt68w/A0xPOAOVVJv554S3r9u9cnd+FYBIOAOVlvz8c8K37962dlt4YtMTxjcAcsIZSELS888J&#10;37575+BO4xsAOeEMJMP8c3cUxzcENNDLhDOQHPPP3VEMaNvXAb1IOAPJigF919hdjdVn88+dEwPa&#10;7buBXiScgaQ1V5/NP3ee23cDvUY4A7VQHN/Yen5rfjUR5p8BkiCcgVqJAT00NhS2j25Pc3zD/DNA&#10;ZQlnoJZWj69Od3wjBvTB7Iirz+afASpDOAO1VRzfSHb7OvPPAJUhnIHaKwZ00tvXDccL6TD/DNSN&#10;cAZ6RgzopG/fHcc3Xs3PE2L+GagL4Qz0nKRv3x3HhhMd34gB/di6xxqrz+afgRQJZ6An1WL+OeHt&#10;68w/AykSzkBPq838c8Lb1+1euTu/ClBtwhkgk/z8c8K37962dlt4YtMTxjeAyhPOAAVJzz8nfPvu&#10;nYM7jW8AlSecASYx/9wdxfENAQ1UkXAGmEYxoN2+u3OKAW37OqBKhDPAFcSAbo5vmH/unBjQbt8N&#10;VIlwBmhBc/XZ/HPnuX03UBXCGWAGiuMbSW9fZ/4ZYMaEM8AsxIBOevu6ZkAnOL5h/hnoFuEMMAdJ&#10;b18Xo7k5vmH+GeCKhDPAHBXHN5Ldvs78M8AVCWeANqnN/HPC29cJaKBMwhmgzZKff054+7pmQBvf&#10;AMognAFK4vbd3RED2vgGUAbhDFCiWsw/274OoEE4A3SA+efuKAa07euAuRLOAB3UnH+Oq8/mnzsn&#10;BrTt64C5Es4AXRBXn80/d57t64C5EM4AXVIc39h6fmt+NRHmn4EeJJwBuiwG9NDYUCOgk759t/ln&#10;oOaEM0BFxIBO+vbdcf45rj6bfwZqSjgDVEhxfCPJgI6rz+afgZoSzgAVVAzopLevG44X0mH+Gbgc&#10;4QxQYTGgk75998HsiAGd4PiG+WdgMuEMkICkb98doznh23c/1v9YOHxcPAPCGSAZSc8/F8c3Ugno&#10;09nx5Sye/+uuC8+BniecARJTm/nnqm5fF4P529nxcHb8fbwAcIFwBkhU8vPPVbx9dzOYH288A7iE&#10;cAZIXNLzz1W5fXdcZf797BDMwGUIZ4AaMP88SzGYn8qOuMq8L14AmJ5wBqgR888z0BzL+FrjGcAV&#10;CWeAGooBfdfYXY3VZ/PPk7yUHb+WHdOMZSwMt4QF4Q35M4DXCGeAmmquPpt/zuXby4U/ajx7nYFw&#10;bVgW7szCeVV+BeBSwhmg5orjG1vPb82vJqId889X2F5uXlgZloR/GhaHzaEvy2eA6QhngB4RA3po&#10;bChsH92e5vjGbOafL7O9XAzmOJaxNNwW+sOi/CrA9IQzQI9ZPb467dt3H8yOuPp8ufnnQ9lxme3l&#10;msG80FgGMAPCGaAHFcc3kt2+bqr55+Yc82eyY4rt5eIqszlmYLaEM0APKwZ00tvXDWfHFeaYB8Ob&#10;G6vM5piB2RLOADQCOunbd38vO64wljE/+yfAXAhnAC5K+vbdk8S9mJeHHzWWAbSNcAbgEknPP+di&#10;NC8K6/JnAO0hnAGYUtLzzwAlEM4AXFbS888AbSScAWhJneafAWZDOAPQsjrMPwPMlnAGYMbMPwO9&#10;SDgDMGsxoO8au6ux+mz+Gag74QzAnDRXn80/A3UnnAFoi+L4xtbzW/OrAPUhnAFoqxjQQ2NDYfvo&#10;9iTHN86HM2EsHM2fAbxGOANQitXjq5Ma35jIcvl0+EEYDs+E8XAsvwrwGuEMQGmK4xtVDegYzGfD&#10;kXAy/HV2ti+/+pqhlUNh8aLF+TOglwlnAEpXDOgqbV/XDOaz4bv5lUs98MMPhK3v3hoGFw7mV4Be&#10;JpwB6JgY0FW4fXecYz4VnrtsMO/42R3h9utvz68ACGcAuqBbt+++0hxzHMvY/p7tghmYknAGoCs6&#10;Of/cyhxzcyxj9YrV+VWASwlnALqq7PnnVueYrTIDVyKcAaiEds8/x1Xmy80x37fxvvDQ+x4SzEDL&#10;hDMAldKO+ed4A5O4yny5OeZ77rzHbhnAjAhnACpnrvPP0wWzOWZgLoQzAJVVDOi5jG+YYwbaQTgD&#10;UHkxoGczvmGOGWgn4QxAEmYyvmGOGSiDcAYgKcWAnrx9nTlmoEzCGYAkxYAubl9njhkom3AGIGlx&#10;+7qtiwUzUD7hDAAALRDOAADQAuEMAAAtEM4AANAC4QwAAC0QzgAA0ALhDAAALRDOAADQAuEMAAAt&#10;EM4AANAC4QwAAC0QzgAA0ALhDAAALRDOAADQAuEMAAAtEM4AANAC4QwAAC0QzgAA0ALhDAAALRDO&#10;AADQAuEMAAAtEM4AANAC4QwAAC0QzgAA0ALhDAAALRDOAADQAuEMAAAtEM4AANAC4QwAAC0QzgAA&#10;0ALhDAAALRDOAADQAuEMAAAtEM4AANAC4QwAAC0QzgAA0ALhDAAALRDOAADQAuEMAAAtEM4AANAC&#10;4QwAAC0QzgAA0ALhDAAALRDOAADQAuEMAAAtEM4AANAC4QwAAC0QzgAA0ALhDAAALRDOAADQAuEM&#10;AAAtEM4AANCC/nvvvfdX83OojPkjI2Hw5Mmw5PDhsGz//rDypZfCVc89F9Z94Qvh2OHz+Xu139Fw&#10;PrwcRvNn7fczI8fCqu98Jwxmv79l+/aF/vHx0D82FkYHB/P3AACqYMuWLeHs2bNh0aJF+ZUQ+nbs&#10;2DGRn0NXxEheuXt343xw794w+K1vNc6n89I/nMvP2u+FcDY8HYbzZ+33b9+4Lj97vbGNGxuPIzfc&#10;EE6vWxdGFy8Ow6tWNa4BAJ11//33h+PHj4cVK1bkV4QzHRYjOa4izx8ebimSp1LXcJ6KmAaA7hDO&#10;dFxzNXm2kTyVXgrnqcSYHl29Ooxs2BBOr1kjpAGgBMKZ0pURypP1ejhPFkPaijQAtJdwpu1iKC/I&#10;jsUHD4ZVX/pSfrVcwvnyiiF9bMOG/CoAMBPCmbboxKry5Qjn1jXHOk7ccouIBoAZmCqc7eNMS2Is&#10;r/nud8O13/xmuOHTn26sLncjmpmZgT17Gn9Pax99NNz4+c83/v5WZt/wAAAzJ5y5rCVHjjSCuRnL&#10;y772tfwtpCZGdPz7E9EAMDvCmddpri7f8hu/ETY88kjHZpfpnKkiOn6TBABMTzhzUQzm4igGvaEZ&#10;0fGbpE1PPmkVGgCmIZx7XHN1Oa46xmA2itHbivPQ8eMCAHiNcO5RzWBuri7HVUdoih8P8ePCGAcA&#10;vEY49xjjGMxEcYwjftzEjx8A6FXCuUcUV5iNYzAb8eNm0+OPC2gAepZwrrnJIxkwF80V6BjQ8eNK&#10;QAPQS4RzTQlmytScgW4GNAD0AuFcQ4KZTim+iFBAA1B3wrlG4ipz3IdXMNNpxYA2vgFAXQnnmmiu&#10;Msd9eKFbYkAb3wCgroRz4uL+unGVzyozVVFcfbb/MwB1IpwT1XzxX9xfN4YKVE38uIwfn1afAagL&#10;4Zygxizz449bZSYJZp8BqAvhnJiVe/c2ZpmtMpMSs88A1IFwTki8Y9vaRx/Nn0FamrPP4hmAVAnn&#10;BDS3mXOrbOrA6AYAqRLOFRd3JbDNHHXTHN2Io0cAkArhXGExmuOuBFBHMZ5XP/WU0Q0AkiGcKyqu&#10;xIlm6i7G8/K/+zvxDEAShHMFxWj2IkB6hXgGIBXCuWJEM73IjhsApEA4V0iMBtFMLxPPAFSZcK6I&#10;GAsxGqDXiWcAqko4V0DcPUM0w2vizLOt6gCoGuHcZfEmEHbPgEs1t6pzkxQAqkQ4d1HjjoCPP54/&#10;A4piPPv8AKBKhHMXrX/qqUYcAFNrxPOTT+bPAKC7hHOXxBhwG224svh54sWCAFSBcO6C+GJA0Qyt&#10;iy+ejZ83ANBNwrkL1v35n+dnQKt83gDQbcK5w+J/cjbXDDMXP2+u/Zu/yZ8BQOcJ5w6yXzPMzeD3&#10;v29kA4CuEc4dtPqZZ/IzYDbiqrPPIwC6RTh3SLwLmhcEwtzFzyN3FQSgG4Rzh8S7oAHt4fMJgG4Q&#10;zh0QV8e8IBDaJ34+mXUGoNOEcwcsd/MGaDuzzgB0mnAumZudQDni55VVZwA6STiXbMWLL+ZnQLv5&#10;/AKgk4RzyZZ99av5GdBucV/n+SMj+TMAKJdwLpEts6Bc8UWCK3fvzp8BQLmEc4kWv/pqfgaUZdA3&#10;qAB0iHAukTENKN/8w4fzMwAol3AuiTEN6Ax7OgPQKcIZSN7igwfzMwAoj3AuiZueQOeYcwagE4Rz&#10;Sdz0BDrHnDMAnSCcgeTFOWcAKJtwLoEbMkDn+bwDoGzCuQQLfAGHjvN5B0DZhHMJ5p8+nZ8BAFAX&#10;whmoBd+wAlA24VyC+cPD+RllGFjUl5+l5dpFA/kZAJAi4VyCs/kj5Vh33UC4an1//qz6YjDfu355&#10;+Oimq/MrAECKhHMJzk5M5GeUYaC/L6xY1h823Di/8gHdDOY7li3Or1CWU/kjAJRFOJOsYkAPrqjW&#10;h/JbViwKD9x4jWDuoJO+YQWgZMK5BGfyRzojBvTatQNhzcaBrs8/x7GMf3391eF9a1eGxf0+vQCg&#10;TnxlpzaWDM7r2vxzcY756gVeBNgNx/NHACiLcC6BFefu6cb8szlmAOgNwrkkp8bH8zO6oRPzz3GV&#10;2RxzNbx01l42AJRPOJfk1Pnz+RndVMb8cwzmD2+8qrHKbI65Gl4eHc3PAKA8vuqXIL62/4QV50pp&#10;1/xzcyzj+sGF+RWq4HtnDEgBUD7hXJKzwrly5jL//M/WLA3/9o3rjGVU1MtjY/kZAJRHOJfkzMRE&#10;GBbPlTST+efm9nJvv2ppfoWqMd8MQKcI5xKZc662GNCrr+5vrD5Pnn+2vVw6zDcD0CnCuUSHhXPl&#10;NVefi/PPtpdLi/lmADpFOJfo7MREOG1cIwnNgH73G5cJ5oTEMQ3zzQB0inAu2Su+qENpvjMykp8B&#10;QPmEc8lOnD9v1RlKcCj7pvRbxjQA6CDh3AFHzTpD231XNAPQYcK5ZHGvBrtrQPt99dSp/AwAOkM4&#10;d0B8keA+W2ZB23xdNAPQBcK5Q+LNUEbMOsOcxdlmq80AdINw7pC46rzXqjPM2dOiGYAuEc4ddC6L&#10;57jLBjA7cd9mO2kA0C3CucMOjI2FsSyggZmJ2zr+4dGj+TMA6Dzh3GFx1TnOaAIz839OnMjPAKA7&#10;hHMXxH2dD4tnaJmbnQBQBcK5S45n8WyXDbiyGM07Dh3KnwFA9wjnLokjG/vNO8Nlxblm0QxAVQjn&#10;EvQvWZKfXd5oFs17bFEH0zLXDECVCOcSFMP5SuvJMZ5fNe8Mr/PlY8dmNNc8uHhxfgYA5RDOFRDn&#10;neMLBoEL/t/p0zN+MeAi4QxAyYRzCeYNDuZnrYsvgBLPcOEmJ48Z0QCggoRzhYhnet3XT52a9U1O&#10;Fs7iG1YAmAnhXILZrDg3xf2dxTO9KEbzV7MDAKpKOJdkYGgoP5u5GM/HxDM9ZK7RfNsHPpCfAUB5&#10;hHNJ+jduDGEOezSLZ3pF3D1jrivNi5cvz88AoDzCuSQD11yTn81ejOf99nmmpuLNTWa65dx0VrXh&#10;8w0ArkQ4l6SvTS9UinERb5LiDoPUSfy4/vyRI22J5mjF6tX5GQCURziXJL5AsH8Oc85F8SYp8fbc&#10;Rjeog7jd3G8eOBBezj6m28F8MwCdIpxLNC/OObdJjOcjWTiLZ1IWb2wy2+3mprP62mvzMwAol3Au&#10;0cDmzflZ+8R43mt0g8Q055nLuLHJVVdfnZ8BQLmEc4ninHP/296WP2ufuPr8ythY41bdUHXN0Yx2&#10;zTMXxTENNz4BoFOEc8kGtmzJz6Y223Xj5uhGDGirz1RRc5W53aMZRRtuuik/A4DyCeeSxVXneZdZ&#10;de7LH2drJIsTq89UTZxlfqikVeamlW9+s900AOio2oVzXHwdH+/LHvsaj82jW4uyjXC+7bb8WTma&#10;q89mn+m25irz4yXMMk92x7velZ8BQGfUKpxjMx49uij80i+9K2zb9qNh+/YfzR7fHj72sXeHJ5+8&#10;Pn+vzpvXoVUxs89007dPnw4PHzgQ/q7EVeaidW3ctQYAWtF/7733/mp+XgtxpXn58nPhwx9+Lrzz&#10;nXvDwMBE2LjxRHjve18KfXOdi5ilvvnzQ98114SJ555rjGZcPLJfUPOXNN1jFN+v6NJnlxrPjjNZ&#10;QJ8aH2/MTy+aZxqHcn17ZCT8l8OHw3fPns2vlG/Lv/yX4ao1a/JnANB+W7ZsCWezr22LFi3Kr9Rs&#10;xTn25ZIlo+HHf3xPFszjob9/IvzJn9zSiOZ587o7wtC3eXPou+GG/Fn54sjG0Xx8wwo0ZfhOFsz/&#10;LQvmL3dgLKMozja/oeTxJwCYSm2XI+Nc8x/8wR3hl35pVyOgu60x6/yTP5k/65wY0M355+HxuB4N&#10;c3NobCx8Ngvm/5kFc7yjZafd+b735WcA0Fm1DOc467xz583hne/cE9avHw59fRNde3FgUd+qVaHv&#10;R34kf9ZZcf75QBY5MaDPVuEPg+Qczj5+/vuRI+H3s2iOs/TdEPdttpMGAN1Su3COTXjixMIwf/54&#10;WLw4fnGfCKdPzw+vvrrkwjt02bx3vjM/644Y0PuyeLYCTaueHRkJf5QF8x9kR7eCuemmt7wlPwOA&#10;zqtdOJ85M9CYa96zZ3l45pm14U//9IbwxS/eHP7qr67L36PLBgdD30c/mj/pnuIKdJyBto0dRXF/&#10;8BjMv3XgQPjzkyfDq10O5uid/+bfuEsgAF1Vu3CO88x33rk//NiP7WnsprFhw8nw5jcfDEND+/L3&#10;6L6++J+auzSyMVlzD+i4khj/U7wxjt4Wg/kbw8ONXTK+cupUfrX7Nr3nPbafA6Dr+nbs2FGbUtq9&#10;e0M4derl0HzBfWzA13ZymyicV8DISBzEDn0vvth42vylTX6MZrIdXTT57TP9C56f/Xwr+/vDUlvZ&#10;9YQYyz84d66xrdzB7Jun+PFy8cg+ieJjHOqZfO2SI78WNR+j4vlsxV007v7IR/JnANAZ999/fzh+&#10;/HhYsWJFfqVmK85PPnltePrpgcaLAeMRt6BrnlcqmqP4n5zvuy9/Ui3NMY49o6ONHRTintDUz5Hs&#10;7/b5M2fCfztyJHzt1KnG33UV2UUDgKqoTTgfPrws7No12DgOH+7MncvmLIvniQqvpMWAPpFFczOi&#10;42rkGRGdtLi6/N0slv/zoUPhT44dC/+3QuMYU3nvxz9uFw0AKqM24fy978UX/8X/MDyYnbcvnP9i&#10;41+Eh9/6cPitLb8V9i3dFx6686HG+YkFbbrpw4YNYeJnfzZ/Ul2NiD5/PrycBfTuc+dEdEJiLP9D&#10;FsuPHD4c/ujo0fCXw8P5Wy7VjrGKdop3BxTNAFRJbcL5uedWZf+MX/rnZ+eNS23xtn1vC+f6z4V/&#10;9Xf/KqwZWRNuO3xbuHP/nWHp6NL8Pdrg1lvDxHvfmz+pvmJEx9nYGNHGOaojfkPzvSyU4xG3kPt8&#10;FstPTRPLRVWaZoovBnR3QACqphbhPDKyMOzaFc9ivA1k5/Oza+2Z1xwYHwjrT60PB5YcCKPzRhvX&#10;VpxdEeZNtPePbuKOO0pbeS4ziGJEx+3sXski+ntnz4aXspCOox1Wozsr/nn/YxbKf3nqVPjjY8fC&#10;rtOnG8dMVGXFOUbzj/zUT+XPAKA6arLiHCP5aHbsz49D2dEefRN94eee/bnwm3f+ZnhlySvh5IKT&#10;4ZYjt+RvbaM477x5cynx3MkgaoZ0nIl+MYvouE/0ySzq4rgA7dMI5ewbla9nofy5o0fDF44fD9/I&#10;Qjn+F4DZit9gdTueRTMAVVabUY0LzmdHewOtL/4vi+cPP/vh8Nfr/zq8df9bG9dKkcXzeEnx3A0x&#10;ok9ngbc/zkVnxwtZ1MUjrk7HUQ8x3ZoYyS9kkRyPvxoeDv8jC+XHslD+myyU4zcm7dTNcY14O23R&#10;DECV1Sycm9r/29ryypawZ9mesPnE5nKX5fJ4Hq9JPBfFkI7HsSya422/4+ro97MY3COmLzqb/f7j&#10;n0WM5Hgjki8cOxb+54kT4ZmRkcYR58rL1K0V5xjNb3rb2/JnAFBNNQ3n9huePxzG542Hs/1ny1tx&#10;borxfOuttYznyc5lIR1fWHg0i+a4ehrHO56NL2zLwjGGdQzsOPoRV65jdNdBvDtj/D39IPs9vpQd&#10;3zx9Onz15Mnw+PHj4X9lj09nz/8+i+T4e7+Sdv+JdGNcQzQDkArhPI2RBSONo+nR2x5tvCjwb9f+&#10;bZjo60xa9Eo8T6UZ1PF24HFeOq5Mx5t1xD2I4/Fi9jyGdtzRI65gxyPG9XAXAzsGcTziynn8dcVt&#10;+5rHM1kMxxfu/emJE+ErWRx/fXg4fDv7fXwnO+IKc5wDn41ujla0Q9xyTjQDkIpa3HJ7ZKQ/PPjg&#10;G7OzuIvAvux4ITz00PowODgQ33xFI4tHwovrXgwnzp0IR/uPhp3zdoahvUNh6+jW/D2yiO27EDaN&#10;1ebsT6z0VeeCviNHQv///t+vuz33dCa/fTZ/wVP9mHhb5cmKVya/dbq3Ff89077P5Mcpfsx0j9k7&#10;N84X5reLXDhv3iXPo+b7xmsXf1xmQfY8xu9F+fnIpJ8/zh03r8Q77jXP4+Ml5/mPe931eMzgbRee&#10;vfa2uVyffC2afK2Z8c1r8XnzbZf790XNx6h4XhRvox3vCGifZgCqaqpbbvd0OI8syoJ544vh4c0P&#10;XyiDV7Njb3b8IITti7aH1Yuq80W9b2Qk9H/xi414Fs6Xf8ze+ZJrF69nis+b/86Lz6d4nOp9iufN&#10;n2u6txd//CXX4zGDt1149trbXnctHoXrl7xt0vXJ16LJ1y4e+bV2hrOdMwBIwVTh3LOjGs++4dnw&#10;4DseDA9vyqI59vbB7DiQHf9QvWiOJgYHw/n3vz+M//N/nl+B8kwVvO1g5wwAUlbDcL78euzhqw6H&#10;R97xSHj4xiyY42uv4vbPL2fHC9nxfAgPLHygctHc1IjnW28N58UzJYufRe2O5/d+/OPmmQFIWs+s&#10;OI8MjoQnfviJ8Im3fiLsmr8rhOPZxTjV8f3syIJ56HtD4YH+B8LtK2+P715pMZ5HH3wwTLzhDfkV&#10;aL8rjQS1Ks4zx2g2zwxA6moWzs0v9a+tlcU55mdvujCWsXPlzhBOZhdfyY6XsuO72fFsCA+cfSBs&#10;vXZrEtHcFFefx97/fqvPlKYdK85x14y7P/IR0QxALdRwxTl+ub/wJb8xx/z2B8PD1z8cwpnsQrwT&#10;957s+Mf4xhCGXh4K21dvTyqYi5qjG43V5zvvzK9Ce8xlXGPje94Tfubf//vwhttuy68AQPpqO6rx&#10;uaHHwsM3ZcE8lj05kh1xjjmOZTyXBfOLQ+GTg58MWzdtrew880zEgB69+26rz3RdHMuIq8zxBYAL&#10;s49LAKiT2obzrvm7L8wx78+OOJbxfHbEsYzxB8LWjVvDpqWbsgv10lx9FtC0y0xWnW/9wAfCuz/y&#10;kXC9VWYAaqqmoxqZuLVcvF/IP2THd0K478h9YcfmHcmOZbSqMfucBfS5LKDHjW/QBld6keCKO+4I&#10;7/74x8PtdswAoOZqF87/IRwN/xi+GL7xa8+FX/tyCEN7hsL2q7aHe9bfk79Hb2iOb4z+/M/3zPxz&#10;u3aB4FLTrTjHYH7XL/9yeJcX/wHQI/rvvffeX83PkzU2Ni/ctGg8/O7zj4V7w38MK8LBsPoHIdzy&#10;TAg/MrohnLvhlnB+8eL8vXtLDOjxG25obF3Xd/Jk6Dt2LH9L/cz2hWxcWfHPdnkWzD/0wQ+GN/34&#10;j4eFPfp5BUD9bdmyJZw9ezYsWrQov1KTcJ4/fyJsWLUnLHzyP4X+7Hm80faC7Ihf0lfv3RvWPPlk&#10;GF+zJpxcvTpMzJ+fXe09E8uXh4kbbwwTN99c+4BORWor5Evf9Kbwxve9L7zl7rvDksLtRwGgjmob&#10;ztH44sXhWPYF/eD69WHsW99qBHRM5IXZsSw7rsmurcpi8ezChWE4i+ielH3TcElAZ38WffviXWDo&#10;hpmukHdrRT0G8015MK/o1c8dAHpOrcO5IQvDcxs2hMMxoLNInrd3byOg4+pzDOjl2fNrnn46LDt0&#10;KJzKovFsKxEwMXHJymBf8XlfolO1eUDHEY7xt7419C1dGvpeiPccp8rK+mibLshv/ehHw5vuuy+8&#10;IfsYEcwA9Jr6h3MujmOcuvXWsP+WW8LJLJTjynNzBTruLLsyD+j+LKCPb9rUWK2ezhv+7M/CD//O&#10;74Trsvc/loXm27dvD5u++tXwahYTY4U/yGRlf1bj113XCOiwfn2Y93zct48qKmvFuRjki2+/Pdzw&#10;0z8dfujDH27E8kD28QEAvahnwjmal33B78u+8J+6++5wIAvoM1n4xi1E4vxzXH1ekh1XZwG9+skn&#10;w9iNN4YTS5c2InKy4/FFdRMT4eCb3xxOZoEZV5lf/ImfCMNZZCa74jyV7Pc+cfXVjYA2xlFNZa44&#10;L8mCeXMWzLdnny/LrS4DQG+F80VZEI5lIRDnn1/NfuMTzz/fiOd4xD+G5dkRV59XHjsWhrNYPDM5&#10;GrI4PnrTTeFtn/pUOJTF8/I9e8LLb397mJhX03vHxIDOxzgm8lXo7KPGiwlrKK4ub77nnnDr+98f&#10;NmX/5yCYAeA1vRnOuTi+MXrzzWHfP/kn4ejoaBjYu7exAh3XmOMfx9Ls+ZIsoI/ceGM4N0VAHI6R&#10;8ZWvhBd++qfDWLyVcJ1Wm6fTXIW+444LEX3ttaHvzJkQRHSyFt92W9iUxfLmn/iJcP3QUCOW+7O/&#10;ZwDgUj0dzk3zVqxozD+/csst4VQWyjEZYgLHx7j7xrLs2itZXJ8vbLcV3/7OX/mV8NyHPhSu27Wr&#10;EdE9Ec5FzYi+6aYw8UM/FPquusoLChMxmMXyhiyWN2axvDmL5WVZLC+I3/wBANMSzrk4/zyRxcPJ&#10;u+8Oh/KAPptdjy8gXJUd60ZHw0ubNoWJxYsb883L9uwJiw8eDAff8pawbP/+cOq668L5hXFSugfF&#10;1cksuiaaLyjMIjpkf1ZhWfZtx8sv5+9Etw1m3xxe91M/FTa8971hYxbLS8UyAMzIVOHct2PHjm5t&#10;D1sZEyMjIWRhvGDfvrD26NGwfufOsCyLjf/zoQ+Fq7JoftMf/mFjrnnfnXeG2x59tDGq8dwHP3hh&#10;ZIPXZH+OfYcPh5B9c9H3Z392yS4Ql5xn34w0Tfs+kx+n+DHTPcYtBIvXLl7PFJ83/50Xn0/xONX7&#10;FM+bP9d0by/++Euux2MGb7vw7LW3Tb62MPsG8Or4ws7sfO1ttzWuAwCzd//994fjx4+HFcUpBOE8&#10;tcVZBC46fTqcy77TWHLgQJjo62tsR3fV97/fOD986629u+rcqvgNSRbSfc8/Hya+8Y384oXwayp+&#10;8E11fvFxih8z3WP2zpdcu3g9U3xejNPpHqd6n+J58+ea7u3FH3/J9XjM4G0Xnr32tgVZKC+45pqw&#10;bNOmsPL668N838QBQFsJ59nIIiWOa8RYLk41N/7Qem3OeS5iREdZSE/s33/hBYZZTBc/+KY6v/iY&#10;h2T0urdNeox/Z8VrF69nis+LcTrd41TvUzxv/lzTvX1yAEfN85m8LYbyVVu2NK4tXrs2LF4Vh4oA&#10;gLIIZ6olj+mJfLxjIovp5sp084Py4mMektHr3jbpsRmzjdP8aCo+nyqKJz9O9T7F8+bPNd3bZxLH&#10;UXyc/8Y3hpV5JA9mkTwokgGg44Qz1ZfFdOMDMsZ0ZrwZ1AcPhol8F49iZE712IzZxml+NBWfdzOc&#10;B26+OQxcc01YvHFj43kM5GiRSAaAShDOJK3xIs7MeCGqG4/5vtLnn3668djtcO7PojjqX7MmDKxc&#10;GQaWLWtcH1i6NAwsWRIWimMAqDzhTE+4GNhx9Xp4+ELYZo9RPB8/ceLiedP5PL6j5vV5WfQW36d/&#10;+fJLnsfz/iyE4xEtEMQAUBvCGQAAWjBVOMe7TgMAAFcgnAEAoAXCGQAAWiCcAQCgBcIZAABaIJwB&#10;AKAFwhkAAFognAEAoAXCGQAAWiCcAQCgBcIZAABaIJwBAKAFwhkAAFognAEAoAXCGQAAWiCcAQCg&#10;BcIZAABaIJwBAKAFwhkAAFognAEAoAXCGQAAWiCcAQCgBcIZAABaIJwBAKAFwhkAAFognAEAoAXC&#10;GQAAWiCcAQCgBcIZAABaIJwBAKAFwhkAAK4ohP8P7n+X3q9AVe0AAAAASUVORK5CYIJQSwMEFAAG&#10;AAgAAAAhAFVCjuXfAAAABwEAAA8AAABkcnMvZG93bnJldi54bWxMj0FrwkAUhO+F/oflFXqrm8Rq&#10;bZoXEWl7EqFaEG/P7DMJZndDdk3iv+/21B6HGWa+yZajbkTPnautQYgnEQg2hVW1KRG+9x9PCxDO&#10;k1HUWMMIN3awzO/vMkqVHcwX9ztfilBiXEoIlfdtKqUrKtbkJrZlE7yz7TT5ILtSqo6GUK4bmUTR&#10;XGqqTVioqOV1xcVld9UInwMNq2n83m8u5/XtuJ9tD5uYER8fxtUbCM+j/wvDL35AhzwwnezVKCca&#10;hHDEI8yiBERwX+cv4cgJ4XmaLEDmmfzPn/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cKvh4ZwDAAA3CgAADgAAAAAAAAAAAAAAAAA6AgAAZHJz&#10;L2Uyb0RvYy54bWxQSwECLQAKAAAAAAAAACEAx5p0ZWAvAABgLwAAFAAAAAAAAAAAAAAAAAACBgAA&#10;ZHJzL21lZGlhL2ltYWdlMS5wbmdQSwECLQAKAAAAAAAAACEAyb8kctgwAADYMAAAFAAAAAAAAAAA&#10;AAAAAACUNQAAZHJzL21lZGlhL2ltYWdlMi5wbmdQSwECLQAUAAYACAAAACEAVUKO5d8AAAAHAQAA&#10;DwAAAAAAAAAAAAAAAACeZgAAZHJzL2Rvd25yZXYueG1sUEsBAi0AFAAGAAgAAAAhAC5s8ADFAAAA&#10;pQEAABkAAAAAAAAAAAAAAAAAqmcAAGRycy9fcmVscy9lMm9Eb2MueG1sLnJlbHNQSwUGAAAAAAcA&#10;BwC+AQAApm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0441;height:19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ianyAAAAOMAAAAPAAAAZHJzL2Rvd25yZXYueG1sRE9La8JA&#10;EL4X+h+WKXirG6VGia5SWkJ7bHyAxzE7JsHsbMyuSfz33ULB43zvWW0GU4uOWldZVjAZRyCIc6sr&#10;LhTsd+nrAoTzyBpry6TgTg426+enFSba9pxRt/WFCCHsElRQet8kUrq8JINubBviwJ1ta9CHsy2k&#10;brEP4aaW0yiKpcGKQ0OJDX2UlF+2N6Mg+4yufHA/Pjve96dLf00n3Veq1OhleF+C8DT4h/jf/a3D&#10;/MV8Fs+n8dsM/n4KAMj1LwAAAP//AwBQSwECLQAUAAYACAAAACEA2+H2y+4AAACFAQAAEwAAAAAA&#10;AAAAAAAAAAAAAAAAW0NvbnRlbnRfVHlwZXNdLnhtbFBLAQItABQABgAIAAAAIQBa9CxbvwAAABUB&#10;AAALAAAAAAAAAAAAAAAAAB8BAABfcmVscy8ucmVsc1BLAQItABQABgAIAAAAIQCwDianyAAAAOMA&#10;AAAPAAAAAAAAAAAAAAAAAAcCAABkcnMvZG93bnJldi54bWxQSwUGAAAAAAMAAwC3AAAA/AIAAAAA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4298;top:21628;width:4018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DJ9yAAAAOIAAAAPAAAAZHJzL2Rvd25yZXYueG1sRE/PS8Mw&#10;FL4L/g/hCV7EpavtGHXZGENBvQzrLrs9mrem2ryUJN3qf28EwePH93u1mWwvzuRD51jBfJaBIG6c&#10;7rhVcPh4vl+CCBFZY++YFHxTgM36+mqFlXYXfqdzHVuRQjhUqMDEOFRShsaQxTBzA3HiTs5bjAn6&#10;VmqPlxRue5ln2UJa7Dg1GBxoZ6j5qkerYF8c9+ZuPD29bYsH/3oYd4vPtlbq9mbaPoKINMV/8Z/7&#10;Raf5ZVmU+bzM4fdSwiDXPwAAAP//AwBQSwECLQAUAAYACAAAACEA2+H2y+4AAACFAQAAEwAAAAAA&#10;AAAAAAAAAAAAAAAAW0NvbnRlbnRfVHlwZXNdLnhtbFBLAQItABQABgAIAAAAIQBa9CxbvwAAABUB&#10;AAALAAAAAAAAAAAAAAAAAB8BAABfcmVscy8ucmVsc1BLAQItABQABgAIAAAAIQAJxDJ9yAAAAOIA&#10;AAAPAAAAAAAAAAAAAAAAAAcCAABkcnMvZG93bnJldi54bWxQSwUGAAAAAAMAAwC3AAAA/AIAAAAA&#10;" stroked="f">
                  <v:textbox style="mso-fit-shape-to-text:t" inset="0,0,0,0">
                    <w:txbxContent>
                      <w:p w14:paraId="04065815" w14:textId="1F93AF57" w:rsidR="00902133" w:rsidRPr="0013776E" w:rsidRDefault="00902133" w:rsidP="00902133">
                        <w:pPr>
                          <w:pStyle w:val="Caption"/>
                          <w:bidi w:val="0"/>
                          <w:rPr>
                            <w:rFonts w:cs="B Nazanin"/>
                          </w:rPr>
                        </w:pPr>
                        <w:r>
                          <w:t>Figure</w:t>
                        </w:r>
                        <w:r>
                          <w:rPr>
                            <w:rtl/>
                          </w:rPr>
                          <w:t xml:space="preserve">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Figure \* 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930203">
                          <w:rPr>
                            <w:noProof/>
                            <w:rtl/>
                          </w:rPr>
                          <w:t>1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  <w:r>
                          <w:t>:model</w:t>
                        </w:r>
                        <w:r w:rsidR="00E90E1C">
                          <w:rPr>
                            <w:rFonts w:hint="cs"/>
                            <w:rtl/>
                          </w:rPr>
                          <w:t>_</w:t>
                        </w:r>
                        <w:r>
                          <w:t>1</w:t>
                        </w:r>
                      </w:p>
                    </w:txbxContent>
                  </v:textbox>
                </v:shape>
                <v:shape id="Picture 1" o:spid="_x0000_s1029" type="#_x0000_t75" style="position:absolute;left:30912;top:136;width:30543;height:19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AZ2xgAAAOMAAAAPAAAAZHJzL2Rvd25yZXYueG1sRE/NasJA&#10;EL4LfYdlCr3pxiiSpq4igiA9SI0eepxmp0lodjburhrf3i0IHuf7n/myN624kPONZQXjUQKCuLS6&#10;4UrB8bAZZiB8QNbYWiYFN/KwXLwM5phre+U9XYpQiRjCPkcFdQhdLqUvazLoR7YjjtyvdQZDPF0l&#10;tcNrDDetTJNkJg02HBtq7GhdU/lXnI0CPunsZosfPuvdSpvP78zZr0ypt9d+9QEiUB+e4od7q+P8&#10;9D2dTsbT2QT+f4oAyMUdAAD//wMAUEsBAi0AFAAGAAgAAAAhANvh9svuAAAAhQEAABMAAAAAAAAA&#10;AAAAAAAAAAAAAFtDb250ZW50X1R5cGVzXS54bWxQSwECLQAUAAYACAAAACEAWvQsW78AAAAVAQAA&#10;CwAAAAAAAAAAAAAAAAAfAQAAX3JlbHMvLnJlbHNQSwECLQAUAAYACAAAACEA1rwGdsYAAADjAAAA&#10;DwAAAAAAAAAAAAAAAAAHAgAAZHJzL2Rvd25yZXYueG1sUEsFBgAAAAADAAMAtwAAAPoCAAAAAA==&#10;">
                  <v:imagedata r:id="rId14" o:title=""/>
                </v:shape>
                <w10:wrap type="topAndBottom" anchorx="margin"/>
              </v:group>
            </w:pict>
          </mc:Fallback>
        </mc:AlternateContent>
      </w:r>
    </w:p>
    <w:p w14:paraId="63274F76" w14:textId="51DAF013" w:rsidR="00EE7897" w:rsidRDefault="00EE7897" w:rsidP="00EE7897">
      <w:pPr>
        <w:rPr>
          <w:rFonts w:cs="B Nazanin"/>
        </w:rPr>
      </w:pPr>
    </w:p>
    <w:p w14:paraId="19F062F1" w14:textId="664AFB68" w:rsidR="00902133" w:rsidRDefault="00FD51A8" w:rsidP="00FD51A8">
      <w:pPr>
        <w:pStyle w:val="Heading1"/>
        <w:rPr>
          <w:rtl/>
        </w:rPr>
      </w:pPr>
      <w:bookmarkStart w:id="2" w:name="_Toc155753452"/>
      <w:r w:rsidRPr="00FD51A8">
        <w:rPr>
          <w:rFonts w:cs="Arial"/>
          <w:noProof/>
          <w:rtl/>
        </w:rPr>
        <w:lastRenderedPageBreak/>
        <w:drawing>
          <wp:anchor distT="0" distB="0" distL="114300" distR="114300" simplePos="0" relativeHeight="251671552" behindDoc="0" locked="0" layoutInCell="1" allowOverlap="1" wp14:anchorId="1FA9C8DC" wp14:editId="7D3AF1B8">
            <wp:simplePos x="0" y="0"/>
            <wp:positionH relativeFrom="margin">
              <wp:align>right</wp:align>
            </wp:positionH>
            <wp:positionV relativeFrom="paragraph">
              <wp:posOffset>494030</wp:posOffset>
            </wp:positionV>
            <wp:extent cx="6645910" cy="1241425"/>
            <wp:effectExtent l="0" t="0" r="2540" b="0"/>
            <wp:wrapTopAndBottom/>
            <wp:docPr id="214696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6623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سوال 2</w:t>
      </w:r>
      <w:bookmarkEnd w:id="2"/>
    </w:p>
    <w:p w14:paraId="5B1ABC85" w14:textId="370C6C78" w:rsidR="00FD51A8" w:rsidRDefault="00FD51A8" w:rsidP="00FD51A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rtl/>
        </w:rPr>
      </w:pPr>
    </w:p>
    <w:p w14:paraId="5FFE8B77" w14:textId="54B5A5BA" w:rsidR="00FD51A8" w:rsidRPr="00053735" w:rsidRDefault="00440124" w:rsidP="00FD51A8">
      <w:pPr>
        <w:rPr>
          <w:rFonts w:cs="B Nazanin"/>
          <w:sz w:val="24"/>
          <w:szCs w:val="24"/>
          <w:rtl/>
        </w:rPr>
      </w:pPr>
      <w:r w:rsidRPr="00053735">
        <w:rPr>
          <w:rFonts w:cs="B Nazanin" w:hint="cs"/>
          <w:sz w:val="24"/>
          <w:szCs w:val="24"/>
          <w:rtl/>
        </w:rPr>
        <w:t>با توجه به روابط زیر، مدل های مورد نیاز</w:t>
      </w:r>
      <w:r w:rsidR="00053735" w:rsidRPr="00053735">
        <w:rPr>
          <w:rFonts w:cs="B Nazanin" w:hint="cs"/>
          <w:sz w:val="24"/>
          <w:szCs w:val="24"/>
          <w:rtl/>
        </w:rPr>
        <w:t xml:space="preserve"> موتور</w:t>
      </w:r>
      <w:r w:rsidRPr="00053735">
        <w:rPr>
          <w:rFonts w:cs="B Nazanin" w:hint="cs"/>
          <w:sz w:val="24"/>
          <w:szCs w:val="24"/>
          <w:rtl/>
        </w:rPr>
        <w:t xml:space="preserve"> را طراحی می</w:t>
      </w:r>
      <w:r w:rsidRPr="00053735">
        <w:rPr>
          <w:rFonts w:cs="B Nazanin"/>
          <w:sz w:val="24"/>
          <w:szCs w:val="24"/>
          <w:rtl/>
        </w:rPr>
        <w:softHyphen/>
      </w:r>
      <w:r w:rsidRPr="00053735">
        <w:rPr>
          <w:rFonts w:cs="B Nazanin" w:hint="cs"/>
          <w:sz w:val="24"/>
          <w:szCs w:val="24"/>
          <w:rtl/>
        </w:rPr>
        <w:t>کنیم.</w:t>
      </w:r>
    </w:p>
    <w:p w14:paraId="10498E1F" w14:textId="3BE98390" w:rsidR="00440124" w:rsidRPr="00053735" w:rsidRDefault="00440124" w:rsidP="00FD51A8">
      <w:pPr>
        <w:rPr>
          <w:rFonts w:cs="B Nazanin"/>
          <w:sz w:val="24"/>
          <w:szCs w:val="24"/>
          <w:rtl/>
        </w:rPr>
      </w:pPr>
      <w:r w:rsidRPr="00053735">
        <w:rPr>
          <w:rFonts w:cs="B Nazanin"/>
          <w:noProof/>
          <w:sz w:val="24"/>
          <w:szCs w:val="24"/>
          <w:rtl/>
        </w:rPr>
        <w:drawing>
          <wp:anchor distT="0" distB="0" distL="114300" distR="114300" simplePos="0" relativeHeight="251675648" behindDoc="0" locked="0" layoutInCell="1" allowOverlap="1" wp14:anchorId="213055E5" wp14:editId="67B638AF">
            <wp:simplePos x="0" y="0"/>
            <wp:positionH relativeFrom="margin">
              <wp:align>center</wp:align>
            </wp:positionH>
            <wp:positionV relativeFrom="paragraph">
              <wp:posOffset>294062</wp:posOffset>
            </wp:positionV>
            <wp:extent cx="3683000" cy="1384935"/>
            <wp:effectExtent l="0" t="0" r="0" b="5715"/>
            <wp:wrapTopAndBottom/>
            <wp:docPr id="1051878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7823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4C3990" w14:textId="77777777" w:rsidR="00440124" w:rsidRPr="00053735" w:rsidRDefault="00440124" w:rsidP="00440124">
      <w:pPr>
        <w:rPr>
          <w:rFonts w:cs="B Nazanin"/>
          <w:sz w:val="24"/>
          <w:szCs w:val="24"/>
          <w:rtl/>
        </w:rPr>
      </w:pPr>
    </w:p>
    <w:p w14:paraId="55B83147" w14:textId="45E751CA" w:rsidR="001B50A9" w:rsidRDefault="001B50A9" w:rsidP="00440124">
      <w:pPr>
        <w:rPr>
          <w:rFonts w:cs="B Nazanin"/>
          <w:sz w:val="24"/>
          <w:szCs w:val="24"/>
          <w:rtl/>
        </w:rPr>
      </w:pPr>
    </w:p>
    <w:p w14:paraId="5E8E2D0D" w14:textId="56397A03" w:rsidR="00440124" w:rsidRDefault="005B6F63" w:rsidP="00440124">
      <w:pPr>
        <w:rPr>
          <w:rFonts w:cs="B Nazanin"/>
          <w:sz w:val="24"/>
          <w:szCs w:val="24"/>
          <w:rtl/>
        </w:rPr>
      </w:pPr>
      <w:r>
        <w:rPr>
          <w:rFonts w:cs="B Nazanin" w:hint="cs"/>
          <w:noProof/>
          <w:sz w:val="24"/>
          <w:szCs w:val="24"/>
          <w:rtl/>
          <w:lang w:val="fa-IR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D526481" wp14:editId="18765A61">
                <wp:simplePos x="0" y="0"/>
                <wp:positionH relativeFrom="column">
                  <wp:posOffset>573016</wp:posOffset>
                </wp:positionH>
                <wp:positionV relativeFrom="paragraph">
                  <wp:posOffset>672806</wp:posOffset>
                </wp:positionV>
                <wp:extent cx="5240020" cy="3112135"/>
                <wp:effectExtent l="0" t="0" r="0" b="0"/>
                <wp:wrapTopAndBottom/>
                <wp:docPr id="755147905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0020" cy="3112135"/>
                          <a:chOff x="0" y="0"/>
                          <a:chExt cx="5240020" cy="3112135"/>
                        </a:xfrm>
                      </wpg:grpSpPr>
                      <pic:pic xmlns:pic="http://schemas.openxmlformats.org/drawingml/2006/picture">
                        <pic:nvPicPr>
                          <pic:cNvPr id="1391610668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02" r="8564"/>
                          <a:stretch/>
                        </pic:blipFill>
                        <pic:spPr bwMode="auto">
                          <a:xfrm>
                            <a:off x="0" y="0"/>
                            <a:ext cx="5240020" cy="2790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29351108" name="Text Box 1"/>
                        <wps:cNvSpPr txBox="1"/>
                        <wps:spPr>
                          <a:xfrm>
                            <a:off x="0" y="2845435"/>
                            <a:ext cx="52400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7729A4" w14:textId="577F2A57" w:rsidR="001B50A9" w:rsidRPr="004A2DDC" w:rsidRDefault="001B50A9" w:rsidP="001B50A9">
                              <w:pPr>
                                <w:pStyle w:val="Caption"/>
                                <w:bidi w:val="0"/>
                                <w:rPr>
                                  <w:rFonts w:cs="B Nazanin"/>
                                  <w:sz w:val="24"/>
                                  <w:szCs w:val="24"/>
                                </w:rPr>
                              </w:pPr>
                              <w:r>
                                <w:t>Figure</w:t>
                              </w:r>
                              <w:r>
                                <w:rPr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Figure \* 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930203">
                                <w:rPr>
                                  <w:noProof/>
                                  <w:rtl/>
                                </w:rPr>
                                <w:t>2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  <w:r>
                                <w:t>: model_1 Simulink</w:t>
                              </w:r>
                              <w:r w:rsidR="005B6F63">
                                <w:t xml:space="preserve"> diagram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526481" id="Group 2" o:spid="_x0000_s1030" style="position:absolute;left:0;text-align:left;margin-left:45.1pt;margin-top:53pt;width:412.6pt;height:245.05pt;z-index:251679744" coordsize="52400,31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M/redAMAACUIAAAOAAAAZHJzL2Uyb0RvYy54bWykVU1v2zgQvS/Q/0Do&#10;3ugjthsLUQo3aYIC2dZossiZpiiLqERySdpy9tf3kZLstZNFt+3B8pAcDmfevEdevt+1DdlyY4WS&#10;RZSeJRHhkqlSyHUR/fV4+/YiItZRWdJGSV5Ez9xG76/e/HHZ6ZxnqlZNyQ1BEGnzThdR7ZzO49iy&#10;mrfUninNJRYrZVrqMDTruDS0Q/S2ibMkmcWdMqU2inFrMXvTL0ZXIX5Vcea+VJXljjRFhNxc+Jrw&#10;XflvfHVJ87WhuhZsSIP+QhYtFRKH7kPdUEfJxogXoVrBjLKqcmdMtbGqKsF4qAHVpMlJNXdGbXSo&#10;ZZ13a72HCdCe4PTLYdnn7Z3RD3ppgESn18AijHwtu8q0/h9Zkl2A7HkPGd85wjA5zSZJkgFZhrXz&#10;NM3S82kPKquB/It9rP74g53xeHB8lI4WLMdvwADWCwx+zBXschvDoyFI+79itNR82+i3aJemTqxE&#10;I9xzoB4a45OS26VgS9MPAOfSEFFCCufzdJYmsxkEIGkL6sPNn05Sj4/f6Z37rdSXdq/YN0ukuq6p&#10;XPOF1SAv4njv+Ng9DI/OXTVC34qmIUa5J+Hqh5pqHJkGTvrFoWQw/4Q5r6DWs/JGsU3LpetlZniD&#10;6pW0tdA2Iibn7YqjTPOpTNF8SNzhPG2EdH37rWFfUYDX3SRLMmwpoovpbDKsOsMdq8fSxvR7XCzY&#10;SFbdn6pESLpxKlTx02zM3s2TdB4kvucUgDbW3XHVEm8gf+QYwtPtvXU+n4OL534j/VcqD26/6mdC&#10;A3yag4n2ePXgCrMj0hi9wPqnVBpaiNR82AOt5tn8fJqmyZ5Vj16JH9Sup9Xg7PVM3A7TA4H8fJ/v&#10;qK4TWWcXk+lklO6r4s5ms3fJb6JpVSNKD6UH1TfgujFkS8GRrhaOB6rT/MjrPxpwKMhbbrfa9arz&#10;IfzMSpXPwAByCBeX1exW4Lx7at2SGlzxuLLwbLkv+FSN6opIDVZEamX+eW3e+6OnWI1IhyejiOzf&#10;G+rvk+aTRLf9+zIaZjRWoyE37bVCpZALsgkmNhjXjGZlVPuE12zhT8ESlQxnFZEbzWuHERbwGjK+&#10;WAS7v5bu5YPGZdbL3eP6uHuiRg8cd+jnZzXyieYnVO99fUesXkBttyLo4IAiSO4H4HawwlsE6+ix&#10;+/c4eB1e96vvAAAA//8DAFBLAwQKAAAAAAAAACEAxIvXnkY5AQBGOQEAFAAAAGRycy9tZWRpYS9p&#10;bWFnZTEucG5niVBORw0KGgoAAAANSUhEUgAABrgAAAMfCAYAAACNd9dPAAAAAXNSR0IArs4c6QAA&#10;AARnQU1BAACxjwv8YQUAAAAJcEhZcwAADsMAAA7DAcdvqGQAAP+lSURBVHhe7N0HfBTF38fxX3ol&#10;QOi9d5AqiBRBKXZBBREVARURsaEi/u0PiCIWQBSxgagICAoiXXrvvfdAQglppFeezGQCBFIuySW5&#10;Sz5vX/u6ndlNSOLe7u18d2YcriQTAAAAAAAAAAAAwE44mlcAAAAAAAAAAADALhBwAQAAAAAAAAAA&#10;wK4QcAEAAAAAAAAAAMCuEHABAAAAAAAAAADArhBwAQAAAAAAAAAAwK4QcAEAAAAAAAAAAMCuEHAB&#10;AAAAAAAAAADArhBwAQAAAAAAAAAAwK4QcAEAAAAAAAAAAMCuEHABAAAAAAAAAADArhBwAQAAAAAA&#10;AAAAwK4QcAEAAAAAAAAAAMCuOFxJZtYBAAAAAICNOnHihOzfv9+UkBUvLy+58847TQkAAACFDQEX&#10;AAAAAAB2YOvWrbJ8+XLx8PAQNzc3U4v0hIaG6r/Ra6+9ZmoAAABQ2BBwAQAAAABgB1IDrldffVXc&#10;3d1NLdIzf/588ff3l8GDB5saAAAAFDbMwQUAAAAAAAAAAAC7QsAFAAAAAAAAAAAAu0LABQAAAAAA&#10;AAAAALtCwAUAAAAAAAAAAAC7QsAFAAAAAAAAAAAAu0LABQAAAAAAAAAAALtCwAUAAAAAAAAAAAC7&#10;QsAFAAAAAAAAAAAAu0LABQAAAAAAAAAAALtCwAUAAAAAAAAAAAC7QsAFAAAAAAAAAAAAu0LABQAA&#10;AAAAAAAAALtCwAUAAAAAAAAAAAC7QsAFAAAAAAAAAAAAu0LABQAAAAAAAAAAALtCwAUAAAAAAAAA&#10;AAC7QsAFAAAAAAAAAAAAu0LABQAAAAAAAAAAALvicCWZWQcAAAAAADZq69atsnz5cnn11VfF3d3d&#10;1Frm0uVIWb79sPidDzI1tq1JzYpyd5tGppR98+fPF39/fxk8eLCpAQAAQGFDDy4AAAAAAAox9Vjr&#10;wTMXpVypEhIdG2cXy9ZDpyUwNML8BgAAAMDNCLgAAAAAACjEzgaFyeWoWImMjZOGNSqaWtumBpv5&#10;b9tBUwIAAABuRsAFAAAAAEAhlZiUJIfPBpqSSMnixcTJ0T6aAo6evSgnz10yJQAAACAtAi4AAAAA&#10;AAqpE+eDJTY+wZREYpLXm9erZkq2b9nWg7o3FwAAAHAjAi4AAAAAAAohFWwdPxdsStc4uziLh7uL&#10;Kdm288GXZe8Jf1MCAAAAriHgAgAAAACgEDrsf0kPUXij+MQkaVGvhinZvuXbD0t8QqIpAQAAACkI&#10;uAAAAAAAKGTCo2PlbGCoKd0sLjFJSvt4m5JtC4+Kkc0HTpoSAAAAkIKACwAAAACAQubgmYuS2cxV&#10;SVeuSINalUzJ9q3be1wio2NNCQAAACDgAgAAAADYsaioKJk6daqsWrXK1GRs2rRpsnr1alOy3J49&#10;e/S/ERYWZmqyb9u2bfLrr7/K999/L5s3bza1eSMwLFIvWYmKS5BqFUqbkm2Li0+Q1buPmhIAAABA&#10;wAUAAAAAsGPBwcEyYMAAmThxoqnJ2MCBA2XSpEmmZLl//vlH/xvnzp0zNZZTX9OpUye59dZb9fd4&#10;4YUX5LbbbpOOHTvKpUuXzF7Wc+VKSu8tS1WrUMas2b7th/3kUliEKQEAAKCoI+ACAAAAABQJ77zz&#10;jjz88MOmlD+efPJJ2bhxo+69FRkZqZevvvpK1q5dqwMvazt7KVTPv2WpyNg4aVijoinZtitXrsh/&#10;2w6ZEgAAAIo6Ai4AAAAAQJHw0UcfSe/evU0p7504cUJWrFghgwcP1kGXm5ubuLu7y6uvvioPPfSQ&#10;LFiwQIKCgszeuZeQlCSH/bPfK6xk8WLi5GgfzQNHzlyQU+et9zcDAACA/SLgAgAAAAAUCSpU+uyz&#10;z0xJ5O2335Z3331X9u3bJ4888ojUrFlTmjRpousjIjIfCm/Lli3ywAMPyLBhwyQxMdHUpqV6HKnv&#10;36dPH1NzTeXKlfX20NBQU5N7J84FS2x8gilZLib5a5rXq2ZKtm/Z1oP6bwcAAICijYALAAAAAFAk&#10;qB5TO3bsMCXRQwfOmDFD2rVrJ1FRUdKrVy/x8vKSTz/9VIYMGWL2utn27dule/fuuofW8OHDxcnJ&#10;yWxJq1atWjJy5Ehp27atqUkRFxcnixYtEl9fX6lWzXrBkqODg1nLPmcXZ/FwdzEl23YuKEz2nQgw&#10;JQAAABRVBFwAAAAAgCLr+PHjMnr0aB04jRkzRjZs2CC33nqrDr7UfFk32rlzp3Tt2lUHU6tWrZLy&#10;5cubLZZTvbpSwzFnZ2dTm3s1ypcUd9ecfb/4xCRpUa+GKdm+5TsOS0IGPecAAABQNBBwAQAAAACK&#10;LFdXV3nuuedMKfkm2dFROnXqJPHx8RISEmJqU+zZs+dquKXm1ipTpozZYrmPP/5Yxo4dK/fdd5+8&#10;+eabptY61Dxa9Spl/2dKFZeYJKV9vE3Jtl2OjJbNB06ZEgAAAIoiAi4AAAAAQJFVtmxZHXJdz9PT&#10;U7/eOLdWv379JCgoSGJiYq7uY6mkpCR55ZVXdO+t+++/X2bPnq3DNGurVLq4+Hi6m1L2JF25Ig1q&#10;VTIl27d2zzGJjIkzJQAAABQ1BFwAAAAAgCIro/mzlCtXrpi1FGrows8//1wOHTok7733nqnNmhrq&#10;sEePHjJhwgQZPHiwzJ07V9zdcxZCZUXNwtWwStmUQg5ExSVItQqlTcm2xcUnyJpdR0wJAAAARQ0B&#10;FwAAAAAAFpg8ebIMGzZMD2H45ZdfysaNG82WjIWHh0uXLl1kwYIF+msmTZqUaahmDaV8PKVsiZwP&#10;NVitQs6HOcxv2w77yaWwCFMCAABAUULABQAAAACABdSQgg4ODvLDDz+Im5ub9O/fX6Kjo83W9D31&#10;1FOyadMm+fnnn+W1114ztXmvQeWyyT+rKWRTZGycNKxR0ZRsm+plt3z7IVMCAABAUeKQ/GEw7ZgL&#10;AAAAAADYibNnz0qVKlWkVq1acvfdd5vatNTcV3Xq1BFnZ2d59NFHZcaMGbpe9cQ6deqUXq734Ycf&#10;ykcffSQnT56U6tWry6hRo/SQhAcPHpT69evrfcaOHSvDhw/XoZXqmZWehQsXyn333afn+erVq5ep&#10;Teudd96RChUqmFLmtm7dKsuXL5dXX33VoiEO950+L6cvhppS9hw7dVZmLd1kSratdeNa8tUrj5tS&#10;ivnz54u/v78eEhIAAACFEz24AAAAAAB27/jx4/LNN9+ku6igw9rUUIWtWrWS8ePHy7p160xtWmpY&#10;QuXixYvp/lxqCQoK0vvkhboVy4izU/Zv+92cneT3ReslLiHB5pf4xEQZ8vCd5icHAABAUUIPLgAA&#10;AAAA7EB2e3Apx84FyeGzgaZkmTVb98mK5MUePNSxhbw74EFTuoYeXAAAAIUfPbgAAAAAACikapTz&#10;FXdXZ1PKmmoksJdwy93VRZ7v2dmUAAAAUNQQcAEAAAAAUEg5OTpI/cplTClzDg4OMmNx+sMt2qKn&#10;7mknZUoUMyUAAAAUNQRcAAAAAAAUYhVLFRcfz6yHNIyNiZYDJ86akm0rVdxbnrzndlMCAABAUUTA&#10;BQAAAABAIeaQvDSsUjalkAFnRyf58e+VpmT7Xnj4TvF0czUlAAAAFEUEXAAAAAAAFHKlfDylXAlv&#10;U7rZuYuX5GJwmCnZtlqVysoD7ZuZEgAAAIoqAi4AAAAAAIqA+pXLioPqznUDV2dH+Wmu/fTeeqVP&#10;N3F0pDkDAACgqOMTIQAAAAAARYC3h6tULVPClK7Zc+iUxMTFmZJtu61xLWnbuLYpAQAAoCgj4AIA&#10;AAAAoIioW7GMODtdawpQvbdmLttoSrbNwcFBXu7dzZQAAABQ1BFwAQAAAABQRLi6OEmtCqVMSWTp&#10;+p1y5coVU7JtD3ZoLnWqlDMlAAAAFHUEXAAAAAAAFCE1yvmKh6uLOEqSrNp+0NTaNvfkn/f5np1N&#10;CQAAACDgAgAAAACgSHFydJC6lUrJv2t2SHFvT7tYBtzfQcqUKGZ+AwAAAEDE4Yq9jEUAAAAAAEAR&#10;tnXrVlm+fLm8+uqr4u7ubmqRnvnz54u/v78MHjzY1AAAAKCwoQcXAAAAAAAAAAAA7AoBFwAAAAAA&#10;AAAAAOwKARcAAAAAAAAAAADsCgEXAAAAAACwusjoaLMGAAAAWB8BFwAAAAAAsFhYRIScCwyUpCtX&#10;TM3N1m7bJo+89JIpAQAAANZHwAUAAAAAALIUFBoqQ0eOlDuefFLuee456dK/v/y3caPZmiI4LEze&#10;/uILeWnUKDl/6ZKpBQAAAKyPgAsAAAAAAGTqypUr8uro0bJu+3apUqGC3N68uR6C8K3PP5fDJ0/q&#10;fdZs2yY9hw6VRWvXSvnSpWXie+/pegAAACAvEHABAAAAAIBMnfL3l71HjkiXtm1l7sSJ8u0HH8if&#10;48aJm4uL/D5/vvy7apW88vHHcjkiQh6/7z6Z8/XX0r5lS/PVAAAAgPURcAEAAAAAgEypgEvp16OH&#10;ODk56fWqFStK5zZt9Hxbo7/7TiqWLStTRo+Wt557Trw8PPQ+AAAAQF4h4AIAAAAAAJlSwxEqKsS6&#10;XsVy5STk8mUddk3/4gtp1qCB2QIAAADkLQIuAAAAAACQqaSkJP3qbHpvpXJ1dtavbz7zjBT39tbr&#10;AAAAQH4g4AIAAAAAALlSu1o1swYAAADkDwIuAAAAAACQK44ODmYNAAAAyB8EXAAAAAAAwCJ7jhyR&#10;nQcPXl3OBQbq+t2HD6epT10AAACAvOJwJZlZBwAAAAAANmrr1q2yfPlyefXVV8Xd3d3U5o9/VqyQ&#10;9ydMMCXL7Zo716zlr/nz54u/v78MHjzY1AAAAKCwIeACAAAAAMAOFGTAtf/oUVmybp0pWW7YgAFm&#10;LX8RcAEAABR+BFwAAAAAANiBggy47A0BFwAAQOHHHFwAAAAAACBHwsLCZN26dfoVAAAAyE/04AIA&#10;AAAAwA6k9uDy8vISNzc3U1uw4uPjJTw8XIoVKyYuLi6mtuAFBwfrv9Frr71magAAAFDYEHABAAAA&#10;AGAHjh8/Lvv27TMl2xAVFSWnT5+WatWqiaenp6m1DSoI7NKliykBAACgsCHgAgAAAAAAOeLn5yfT&#10;p0+Xvn37StWqVU0tAAAAkPeYgwsAAAAAAAAAAAB2hYALAAAAAAAAAAAAdoWACwAAAAAAAAAAAHaF&#10;gAsAAAAAAAAAAAB2hYALAAAAAAAAAAAAdoWACwAAAAAAAAAAAHaFgAsAAAAAAAAAAAB2hYALAAAA&#10;AAAAAAAAdoWACwAAAAAAAAAAAHaFgAsAAAAAAAAAAAB2hYALAAAAAAAAAAAAdoWACwAAAAAAAAAA&#10;AHaFgAsAAAAAAAAAAAB2hYALAAAAAAAAAAAAdoWACwAAAAAAAAAAAHaFgAsAAAAAAAAAAAB2hYAL&#10;AAAAAAAAAAAAdoWACwAAAAAAAAAAAHaFgAsAAAAAAAAAAAB2hYALAAAAAAAAAAAAdoWACwAAAAAA&#10;AAAAAHaFgAsAAAAAAAAAAAB2hYALAAAAAAAAAAAAdoWACwAAAAAAAAAAAHaFgAsAAAAAAAAAAAB2&#10;hYALAAAAAAAAAAAAdoWACwAAAAAAAAAAAHaFgAsAAAAAAAAAAAB2hYALAAAAAAAAAAAAdoWACwAA&#10;AAAAAAAAAHaFgAsAAAAAAAAAAAB2hYALAAAAAAAAAAAAdoWACwAAAAAAAAAAAHaFgAsAAAAAAAAA&#10;AAB2hYALAAAAAAAAAAAAdoWACwAAAAAAAAAAAHaFgAsAAAAAAAAAAAB2hYALAAAAAAAAAAAAdoWA&#10;CwAAAAAAAAAAAHaFgAsAAAAAAAAAAAB2hYALAAAAAAAAAAAAdoWACwAAAAAAAAAAAHaFgAsAAAAA&#10;AAAAAAB2hYALAAAAAAAAAAAAdoWACwAAAAAAAAAAAHaFgAsAAAAAAAAAAAB2hYALAAAAAAAAAAAA&#10;doWACwAAAAAAAAAAAHaFgAsAAAAAAAAAAAB2hYALAAAAAAAAAAAAdoWACwAAAAAAAAAAAHaFgAsA&#10;AAAAAAAAAAB2hYALAAAAAAAAAAAAdoWACwAAAAAAAAAAAHaFgAsAAAAAAAAAAAB2hYALAAAAAAAA&#10;AAAAdoWACwAAAAAAZNuFCxfk8OHDel29qjIAAACQXxyuJDPrAAAAAAAAmUpISJCVK1fK9u3bTc01&#10;LVu2lM6dO4uzs7OpAQAAAPIGPbgAAAAAAIDFMgq3FFW/atUqUwIAAADyDgEXAAAAAACwiBqGMKNw&#10;K9W2bdsYrhAAAAB5jiEKgTzQq1cvSUxMFPX2UktSUpJ+xc0cHBzkjTfekBYtWoiTk1OaBQAAAIBt&#10;2bp1qyxfvtyUMqY+39evX9+UAOsoVaqUeHl5mRIAACjqCLiAPKBCG0WNP4+MHThwQKKjo2Xq1KnS&#10;rVs3cXV1FTc3N724uLiYvQAAAADYiiVLlsjOnTtNCch/vr6+0qVLF6lZs6apAQAARRUBF5AH1ITK&#10;o0aNkhEjRpgapGffvn3SpEkT+eabb/QNiqen59XF3d3d7AUAAADAVtCDCwUpKipKdu3aJadOnZIO&#10;HTpIu3btzBYAAFAUEXABeYCAyzKpAdeYMWPkrrvukmLFiomPj49eVMgFAAAAwLaoubWmTJliShkb&#10;OHCglC1b1pQA61q/fr2sXbtWevfuTU8uAACKMEfzCgAFJjIyUiIiIvRwhXFxcXr+MgAAAAC2p1y5&#10;clkOxd6qVSvCLeQp1XOrevXq8t9//5kaAABQFBFwAShwKtwKDw8n4AIAAADsQOfOnXWIlR5V36lT&#10;J1MC8k6zZs0kODhYPzAJAACKJgIuAAUuNeBS46kTcAEAAAC2TQ3JrubQHTBgwNXeXOpVlVW92g7k&#10;tdRh7YOCgvQrAAAoegi4AAAAAABAtqnhCuvVq6fX1asqAwAAAPmFgAsAAAAAAAAAAAB2hYALAAAA&#10;AAAAAAAAdoWACwAAAAAAAAAAAHaFgAsAAAAAAAAAAAB2hYALAAAAAAAAAAAAdoWACwAAAAAAAAAA&#10;AHaFgAsAAAAAAAAAAAB2hYALAAAAAAAAAAAAdoWACwAAAAAAAAAAAHaFgAsAAAAAAAAAAAB2hYAL&#10;AAAAAAAAAAAAdoWACwAAAAAAAAAAAHaFgAsAAAAAAAAAAAB2hYALAAAAAAAAAAAAdoWACwAAAAAA&#10;AAAAAHaFgAsoYKdOnZIPP/xQXnrpJfn+++9NbYo///xTfvrpJ1PKWlJSkgwbNkwOHDhgavJHdHS0&#10;/PvvvzJ58mRZtmyZJCYmmi0AAAAAAAAAAFgfARdQgMLCwqRNmzby0UcfyW+//SZLliwxW0ROnz4t&#10;zz77rLRq1crUZM3R0VHKli0rAwYMyLeQaefOnVK3bl154IEH5OWXX5Zu3bpJy5Yt5dy5c2YPAAAA&#10;AAAAAACsi4ALKEDr16+Xixcv6h5cISEhMmfOHLNF5Pnnn5f7779fmjZtamos88orr4ifn59MmDDB&#10;1OQd1XNL/Yzu7u6ya9cuiY2NlUWLFsnx48flySefNHsBAAAAAAAAAGBdBFxAAQoPD9evrVu31q+p&#10;Nm3apHtzqeEGs8vDw0OeeeYZGTNmjA6c8tK0adMkICBAJk2adDWIu/vuu+WDDz6QFStWyObNm3Ud&#10;AAAAAAAAAADWRMAFFBA1nJ8KoRTVg0v1hDp79qwuf/HFF9KwYUM91J9y5coVGTp0qB4GUPWOut7b&#10;b7+t6w8dOmRqRHr37i0XLlyQ33//3dSkT4Vo3333XabL5cuXzd43+++//8TLy0s6d+5salI8+OCD&#10;+lX15gIAAAAAAAAAwNoIuIACUrFiRSlTpoxeL1eunFSvXl1cXFwkMjJS5s2bp3tCpXJwcJDHHntM&#10;Fi5cKM8995wOvBQVYH366adSqVIlqV+/vq5TbrnlFqlXr16WAZfqefXCCy9kuqghFDOyb98+qVWr&#10;ljg5OZmaFDVr1tR1Bw8eNDWZ27p1q8yaNUt+/vlnPbTi6NGjdS8wAAAAAAAAAADSQ8AFFJARI0bI&#10;gAED9PqQIUNk4sSJOuhau3atxMfHX+29lapDhw76a1auXCk//PCDnD59Wl588UVp3LixjBs3zux1&#10;TZs2bWTDhg2ZDlOoemgdPXo006VatWpm75uFhoaKr6+vKV3j7Ows3t7eel4xS+zcuVOHen/88Yf8&#10;+OOP8tVXX8moUaPMVgAAAAAAAAAA0iLgAmzM3r179ev1PbJSqaEMW7VqJW+99Zb06dNHB2EzZ84U&#10;d3d3s8c1qgdXTEyMDqkyUr58ealdu3ami+pVlpHo6GhxdXU1pbRUfVxcnCllrW3btjJy5Ej5+uuv&#10;9RCLqheYn59frhfVIw4AAAAAAAAAULg4XEkd6wyA1ageTKoHkupxlZkZM2bI448/rueqSh2ScPjw&#10;4TJ27Fg5ceKE1KhRQ9dd78iRI9K8eXOJioqSyZMny6BBg8yWtL799lvdw2vFihU3zZGVat26dVfn&#10;/cqImhtM9cZKT4UKFXSQtmrVKlNzTfHixaVjx44yf/58U3MzNcRhkyZN9Prtt98u9913n5QsWVIO&#10;HDigh120FtXLrEuXLjo0AwAAAGA96qGy6dOnS9++faVq1aqmFsh7HHsAAIAeXICNUb2ylBvntUoV&#10;FhZ2tWeUCogykvr1qd8vPZ9//rkO2DJbzp8/b/a+meoBFhgYaErXqJ5j4eHhUqpUKVOTtaSkJP2z&#10;quXChQvy008/6RuV3C49evQQHx8fPcfX+vXrzb8GAAAAAAAAALBnBFyAjVGhkRIUFKRfr6d6bT35&#10;5JNSpkwZHd6oebuWLl1qtqZ16dIl/ap6WWXkiy++kK1bt2a6VKlSxex9M9X7SvU0u3Ger4MHD4rq&#10;HKp6mllq06ZNegjGV155Rf7880/9fdVTeLld1FCPajhHNYeZmt9MfV8AAAAAAAAAgH0j4AJsjApl&#10;lPSGDhw2bJgeovC7776TSZMm6WH8BgwYIMHBwWaPa/z9/cXBwUEqV65sam5Wq1YtPadXZoubm5vZ&#10;+2YPPvig7q31999/m5oUv//+uzg6Oso999xjajLXunVrHUI9++yz8tprr8l7770nn3zyidlqHe3a&#10;tZPq1avLf//9Z2oAAAAAAAAAAPaKgAuwMXfeeacOpjZu3GhqUixYsEDPuaV6bqlgSQ279/3330tA&#10;QIA8//zzZq9rNmzYoAMqNadVXunZs6fupTVkyBA9n9jx48f1sIfjxo2Tp59+WurWrWv2zFyzZs30&#10;76SGRFQhl+rFpeYiszb176gwMDIy0tQAAAAAAAAAAOwRARdgY8qVK6d7NK1atcrUiJ7n6plnnpGy&#10;ZcvKhAkTTK3oHlIqSJo9e7ZMmzbN1IqEhITI3r17dWiUl9Q8X/Pnz9dDFapwqnbt2vLWW2/JU089&#10;pXuY2RpPT0/9mt7wjwAAAAAAAAAA+0HABRQgNSyfmqvq7rvvNjUpBg8erOekUj2iFDXn1vnz5+XC&#10;hQtSqlQpXZdq6tSp+nv069fP1KQMEeji4qKHL8xrapjE1atXy6lTp2Tbtm06jJsyZUqmQxsCAAAA&#10;AAAAAJAbBFyADXryySelWrVq8uOPP5qa7FFf179/fx0+5Rf187Zs2VJ8fX1NDQAAAAAAAAAAeYOA&#10;C7BBzs7O8sUXX8i3336re0Rlx9y5c+X06dPy/vvvmxoAAAAAAAAAAAoXhytqbDMAVqUCqlGjRsmI&#10;ESNMTc6oIQYrVqwoH3/8sanJXFJSkrRr106GDBmi58Gydfv27dPzdw0aNEg6deqk5x8rX768fr1x&#10;KEZr8PPzk+nTp0vfvn2latWqphYACq8tW7bIihUr9LqDg4N+RfrUR+KSJUvK888/b2oAwPZs2LBB&#10;1qxZY3PndHUOtcWfSc1hPHDgQFOD3ODYsxzHHgAA+YeAC8gD1gq4CjsCLgDIW5s3b5aVK1dKq1at&#10;xNXV1dQiParhztvbW4YOHWpqAMD2pIYMt912mzg62saALGFhYbJ//35p1KiRFC9e3NQWPPW3UsOn&#10;q3sN5J4tHnuXL1/W95SNGzcWHx8fU1vwOPYAAMg/BFxAHiDgsgwBFwDkrdSAa9iwYQRcWZg3b55c&#10;uHCBxigANi01ZBg+fLhNBVx79+7Vn+ttKeCaM2eO/tnoRWMdHHuW49gDACD/MAcXAAAAAADIERUs&#10;tG/fXhKT1+ctXy7T//1X9h89mrIRyEMcewAAgIALAAAAAABkSQ0A89fSpfLMO+/IgLfflj8XL9Z1&#10;2/fvl/uff14++Ppr+ezHH+WJN9+U4WPHSnxCgvlKIHc49gAAQHoIuAAAAAAAQJbGT5sm//ftt7Lj&#10;wAE5cPy4fPzdd/LN77/Le+PH66Fwh/TtK28+84zUqFxZlq5fL38sWGC+Esgdjj0AAJAeAi4AAAAA&#10;AJCp0MuXZdrcudKwdm35b8oU2TRzpox47jn5cfZsCbh4USa8844M6t1bnnjgAZk2ZowUL1ZMFq9d&#10;a74ayDmOPQAAkBECLgAAAAAAkKl9R49K0pUr0r9nTylVooQ4ODjIY/feK6VLlpSSPj7SpG5ds6dI&#10;MS8vadeihZz29zc1QM5x7AEAgIwQcAEAAAAAgEyFhofr1/KlS+tXRQUNqlyyeHG9fj1vT0+JjI42&#10;JSDnOPYAAEBGCLgAAAAAAECmkpKS9Kuri4t+TeXs7CzOTk6mdM2NoQOQUxx7AAAgIwRcAAAAAADA&#10;IoQHKCgcewAA4EYEXAAAAAAAwCLnAgPlzLlzV5fYuDiJT0hIU6eW8MhI8xWAdXDsAQCAGxFwAQAA&#10;AAAAi7w6erQ88MILV5eDx4/LybNn09SpZeHq1eYrAOvg2AMAADci4AIAAAAAAJmqVK6c3HvHHdle&#10;gNzi2AMAABlxuJLMrAOwEjXZ7ahRo2TEiBGmBunZt2+fNGnSRAYNGiSdOnWScsk3LuXLl9evpUqV&#10;MntZj5+fn0yfPl369u0rVatWNbUAUHht3rxZVq5cKcOGDRNXV1dTi/TMmzdPLly4oK9JAGCrNmzY&#10;IGvWrJHhw4eLoyPPq2Zmzpw5EhYWJgMHDjQ1yA2OPctx7AEAkH/4VAIAAAAAAAAAAAC7QsAFAAAA&#10;AAAAAAAAu0LABQAAAAAAbpKYmCgJCQkSHx8vcXFxEhsbKzExMXqJjo7W26xN/Zvnzp2TgIAA8ff3&#10;l7Nnz8qZM2f0cOOnT5/Wryj8OPYAAIAlmIMLyAPMwWUZ5uBCqqCgIAkJCTElZMXd3V0qV65sSkDG&#10;mIPLcszBBcAe5Pc8SDt27JBt27aZUlrq3+/Vq5cUL17c1FjPP//8I+fPnzeltBo0aCAdOnQwpYwx&#10;D5J1cexx7AEAYIsIuIA8QMBlmdSAa/DgwVcDrtTF19fX7GU9BFy2S90sq5tmWEYFwf379zclIGME&#10;XJYj4AJgD/I7ZFA9Wv7880+5fPmyqblGfY5v27atKVmXevjpr7/+khubK1xcXKRPnz7i4eFhajJG&#10;yGBdHHscewAA2CICLiAPODg46Ff1hJeS+jbj7ZbWsWPH9I3LG2+8IZ07d9a9tkqXLq1fS5QoYfay&#10;HgIu25UacBHaZG3mzJn6/fH000+bGiBj1gy4YuPjZffRM6Zk+2pXLie+Pl6mlDUCLgD2IL9DBuXU&#10;qVOydOlSU0qhGvvVZ2o3NzdTY32LFy++aUi41q1bS7NmzUwpc4QM1sWxx7EHAIAtIuAC8sCTTz6p&#10;xwZXY4WnLmrMcDV+OK5RQaBqcO3du7e+WVCN9qlLsWLFzF7WQ8Blu9TN8saNG+Wtt94yNciICrjU&#10;+aRfv36mBsiYNQOu/X4XZM7yLTJ/zXZTY9vubNVQxrzY25SyRsAFwB4URMigLFy4UM9HdL0KFSro&#10;XjTqATVrCg0NlfXr1+s5kK6n7g/UfYOTk5OpyRwhg3Vx7HHsAQBgiwi4gDwQEREh4eHh6S64Rt0g&#10;qJsFtXh7e19dV4unp6fZy3oIuGwXAZflCLiQHdYKuCJj4mT1vpPi6uQo733zhyQkJpkttu3H/w2U&#10;pnUsO98TcAGwBwUVMqiG/9mzZ0tSUpJ+GK1x48ayfft2iY6Olrp168qtt94qXl6W95pNj3ooUM27&#10;pIYxV0O+t2rVSj8QpwIH5a677pJatWrpdUsQMlgXxx7HHgAAtsjpw2RmHYCVqGH31Adw9aFYffhX&#10;H5LVUApqGAUV5LBcW9TEwCrQUjclajxzd3d3/XdSfzNrUzcZe/fu1WO258WExMi506dP6ycz27dv&#10;b2qQkf379+tzTNOmTU0NkDH1BLIa3kc95WzpU8fp2XvqvEREx0pi0hWpXqG07Dx8ymyxbSf8A+Wh&#10;js319Tgrhw8flsjISGnZsqWpAQDbc+bMGf25qV27dhad26xFfUZXIYB6EEDNnVu7du2rw7EfOnRI&#10;fz5R9z9ly5bNUfhx5MgRWbJkiQQEBEi9evWke/fuUrFiRSlTpox+SE3dL2R3zqWDBw/qh4KaN29u&#10;apAbHHuW49gDACD/EHABeUB1jEwNt1SDonpqXoU2KsBJL+Qpyou6YVCvqseWunlRfysVbuWmITYj&#10;BFy2i4DLcgRcyA5rBFzBEdFy6MxFUxIp7Vtctu07rufksnUXQy5LzYplpWalsqYmYwRcAOxBQYUM&#10;Srly5SQqKurqZxB1XalUqZLUqVNHj2Bx4MABHRaoz/RqTl1LBAYGyrJly/TnG/U1Xbt2lYYNG159&#10;2E39jr6+vlKlSpVs99IhZLAujj3LcewBAJB/GKIQyAOpPbjU6/WLqkNa6uYkdUkNBFPXrY0hCm0X&#10;QxRajiEKkR3WGKJw/YHTEhoZbUopIiIi5fNp803JtlUsU1L+HP2iuGbRM5ghCgHYg4IYJi4yOla8&#10;PNxMKWPnz5/Xn+dUcKDmRrr99tulfPnyZmtaar7iLVu26IcL1EOArVu31sPNWRPDxFkXx57lOPYA&#10;AMg/+fOpBChiVECjhiRUT5Cpp718fHykZMmS+skwlrSLGkc9dc4t9fdSf7f8umECAGQuIPjyTeGW&#10;UtzHW6pVKGNKti0gMERm/bfFlAAA2aGeh319wh9y9MwFU5MxFSj07NlTOnfurOdH+ueff3QPmcuX&#10;L5s9Ur6fmudoxowZuseNGlmhd+/eVg8YYP849gAAgCVoRQYAAMBNkq5ckUNnA00pLTUXV/8H7zAl&#10;2/fz/DUSFhFlSgAAS63cflC2HzolY39fqAMCS6hh4x577DFp1aqVHtZu1qxZsmnTJr2ueraonkBq&#10;fqNHH31Ubrvtthz3MEbhxrEHAAAsQcAFAACAm5y6ECLRsRnPs+Xg5CytG9U0JdsWHhUjP81fY0oA&#10;AEvEJSTIhFnL9PrOw6dl6ZZ9et0Sah6jFi1aSJ8+faR27dqyZ88eWbRokcTHx+u5ju677z49kgOQ&#10;Ho49AABgKQIuAAAApBGXkCjHAoJMKWM97rwt3yeaz6k/l2+VMxeDTck61IT3U6dOlVWrVpmajE2b&#10;Nk1Wr15tSpZTDXPq31BzeeTWtm3bZO7cuaYEAJlTw7v6B4aYksj4GUslKibWlCyjhiHv1KmTNG/e&#10;XJcfeeQRqVGjhl4HMsKxBwAALEXABQAAgDRUuBWfmGhKGYtLTJL7O7YwJduWkPz7fPPnf6ZkHcHB&#10;wTJgwACZOHGiqcmYmmh+0qRJpmQ5NY+I+jfOnTtnanJGTcCvGve+++47UwMAGQuNiJKf/knb8zUw&#10;NDxbvWHVPEepobrqVaMw1y6ywrEHAACygys8AAAAroqMjZNTF689NZ2Vts0aiLOTfXykXL7tgOw5&#10;dsaU8tc777wjDz/8sCnlr6NHj+qJ9/38/EwNAGTuh7mrJCI6xpSumb5kk5w+f8mUMnbx4kV56623&#10;dEiv2EtvXxQ8jj0AAJAdBFwAAAC46vCZQIsnc1fi4hPk6Qc7mZLtGzdjSbZ+P2v56KOPpHfv3qaU&#10;P+Li4uTzzz+Xli1bSkhIiLi7u5stAJCx80FhsnbXESlb0kcqlCqhA4Jinh5SvUJpqVq+lMxdvcPs&#10;mb6YmBh599139Tnogw8+MLUpCuL8C/vBsQcAALKLgAsAAABaSES0nAsJNyXL1ahSXny8PE3Jtu09&#10;flb35MpvDz30kHz22WemJPL222/rRrh9+/bpoQNr1qwpTZo00fURERFmr/Rt2bJFHnjgARk2bJgk&#10;ZjKU5IEDB+TNN9/Uk+rv3LlTvLy8zBYAyFj5UsXln89flQVfDtOvLs5O0uOOFvLn6KEyc9QQeeWx&#10;bmbPm6kQYcyYMXLs2DF5//33pVq1arqeXjSwBMceAADILgIuAAAAaAfOXDRr2ZOQkCSDH+0itzWu&#10;bRfLlgMnzE+efxYsWCA7dlx78nzjxo0yY8YMadeunURFRUmvXr10APXpp5/KkCFDzF432759u3Tv&#10;3l1OnDghw4cPFycnJ7PlZhUrVpStW7fKnDlzpEKFCqYWALLHydFRkpKSTClzv/76q6xatUqef/55&#10;adOmjam9FjLQiwbZwbEHAACyQsAFAAAAORccLqER0aaUParx6NLlCClTqqRdLO2b1Tc/ecE6fvy4&#10;jB49WhYtWqSfOt+wYYPceuutOviKjIw0e12jemGp3ljqqXTViFe+fHmzJX1ly5aVVq1amRIA5Iyj&#10;o4MkJmUdDqxdu1amTJki3bp1y/chWVE4cewBAICsEHABAAAUcUlXrsihsznrvaW4OTlKYHD2hzYs&#10;CN4ebtK2UU1TKliurq7y3HPPmZJqyHOUTp06SXx8vJ4z63p79uy5Gm6tWLFCypQpY7YAQN6ypBdN&#10;amDfoEEDef31128aFo5eNMgJjj0AAJAVAi4AAIAi7tSFEImKjTel7HFxcpJdR06bku27s0U9PaeH&#10;LVA9rFTIdT1Pz5S5zG6cW6tfv34SFBSkJ9BP3QcA8oOjg4MkZdKLJjQ0VN555x3x9vaWkSNH3nRe&#10;UwgZkBMcewAAICsEXAAAAEVYfEKiHDsXZErZl5SYIJHRsaZk28qV9JGmtSubUsHLbP6sGxvi1NCF&#10;n3/+uRw6dEjee+89UwsAeU/1Lk28kn4vmoSEBPnggw90r9NRo0ZJqVKlzBYg9zj2AABAVgi4AAAA&#10;irCjAUE65MoJNxcn2XH4lCnZvi631r9p6CJ7MXnyZBk2bJgewvDLL7+UjRs3mi0AkLecHNP2olFB&#10;e1RUlA7ix40bp4dQfeutt6RevXpmj5vRiwY5wbEHAACyQsAFAABQRKlhCU9dTDvXU3aEh0dLQkLm&#10;c2PYitqVykitivY7b5V6il010v3www/i5uYm/fv3l+joaLMVAPKO7kVz3TxIS5YskSFDhsjUqVNl&#10;wYIF8uSTT8qdd95ptqbPXh8uQMHi2AMAAFkh4AIAFAoxcfESFhEtlyNte4mKjTM/MVDw1NCEOX2i&#10;2cPNRfYeP2NKtk01bnVp1cCUrG/Xrl0ydOjQdJejR4+avayjdu3a8tFHH8mRI0f0vCMAkNccb+hF&#10;c+rUKTl9+rRMmzZNGjVqJAMHDjRbMkYvGuQExx4AAMiKQ/JFnqs8gCLBz89Ppk+fLn379pWqVaua&#10;WtiCNWvW6OG21BAj2bX9sJ+cvBgiHm6ukpB8AxwYFCr7T5yR6BjbDZJKFvOSO1vWl7taNtA37tkx&#10;c+ZMiY2NlX79+pkaIGObN2+WlStX6qHt0pt4/XxIuGw/5m9K2RMccllOBgSakm1rXreKPHD7LaaU&#10;vnnz5smFCxdk0KBBpiZrZ8+elSpVqphS+tTfXw0r6OzsLI8++qjMmDFD16s61VCnlut9+OGHOsA6&#10;efKkVK9eXc8roubcOnjwoNSvX1/vk5iYKLfddpvs2LFDVq9eLe3bt9f1WSldurS0atVKFi9ebGoA&#10;2JsNGzboz03Dhw/XvVvyQ8+3JkjjmpVk5POPpJR79pTQ0FC9rn4G1aPmkUdStmVEncPWrl2re9x4&#10;enqa2rw1Z84cCQsLsygEQdY49izHsQcAQP6hBxcAwG4t2npAzl+OEg93N/V4pjg7OUqFsr5yR6vG&#10;Utw7f25gcyIkPFLmrNouE/9akWbYFSC/lS9ZTHy9PUzJcl6uLnYTbrk4O0nn5hnPzZEblStX1k+E&#10;Z7aoIEtRk+GnhlvKqlWrbgq3FBVwqa9T4Zby7rvv6nJquKU4OTnJ1q1bddBlabilXLp0iXALQLap&#10;h3ESTS8a1WifGjAotWrV0j1k4uPjTc01hw8flqVLl+ph5fbv36/rVqxYIQsXLtSLOicBmeHYAwAA&#10;WSHgAgDYpbV7j0tSBpcx1aDd5pa64u7qYmps04GTAfL70k2mBBSMBlXLmTXLqMakg6dz1uurILRr&#10;Uku8PdxMCQCQXU6OjpJkHshRwXyJEiWkV69e8tNPP8n3338vDz/8sLi43PyZq1KlSrqnqxpSLjg4&#10;WNcFBATouri4ON2rFMgMxx4AAMgKARcAwO6ERUZLcESMKaXPzdVFGtbKfOgwW7Bh73E57HfelID8&#10;V8LLXSr6+phS1twcHSQwONyUbJsKtto2qmlKAICccHRwkMQrKb1oatasKbNnz9ZDw6n1zHh7e0uz&#10;Zs1MKa22bduaNSBjHHsAACArBFwAALuzavdxcXZ2MqWMVSpXSooXs92hClP9uXKbWQMKRv3KZXQj&#10;UlZcnJxk1xE/U7J9d7aop3t0AgByQYUMiYl6tVixYnqYVEs1bdpUf8311NBy5cplr/cwiiiOPQAA&#10;kAUCLgCAXYmJi9c3u5aqUbGsWbNdZy+GyLGzF00JyH8ebi5SvVxJU8pYYkKCRMbEmpJtK1uymDSt&#10;XdmUAADZpYaGm71iq5w6d0k27Tsuc9fsuDpcnKVUIHF9jxlVbtOmjSkB6ePYAwAAliLgAgDYla2H&#10;/CzqvZWqYrlS4pyNpz0LytrdR82a9Z04cUKmTp2aZpk2bZrMmzdPjh07ZvZCUVe7YilxzeS95ebi&#10;JDuPnDIl29e1VQM9XxgAIPt2HjktT374vYz5dYHUrVJOqlUoLR9P+Uee+GCybDlwwuxlmerVq0vl&#10;yikPHDRp0kQPHwdkhGMPAABkBwEXAMCuXAiNMGuWUZNTlyqRdngSW7T/pL+kzDBgfRs2bJABAwak&#10;WZ5++mnp0aOH1KlTR7p16yYhISFmbxRVavjBOhUznnQ9PDxaEhKy9/R0QalVqYxeAADZExhyWd6b&#10;PEcGfTJFwiKiZPQLj8ov7z8nv380WEY+/4iER8XIi2OnyWvjpuveNZa6/fbbxcvLS5o3b25qgLQ4&#10;9gAAQE4QcAEA7IZqWs9O761UZUsWN2u2KyI6Vs5cCDalvDFixAjZuXOnXrZu3SqLFi3SQdeyZctk&#10;0KBBZi8UZVXLlhAvd1dTukYNYbj3+BlTsn1dWtU3awAAS8QlJMgvC9fJI29PlBXbDsrABzrK7E+G&#10;StfWjXVvWDVP4923NZE5yXVDHrlLdhw6JY+9+62M/W2hhEZEme+SsRIlSshDDz0kLi4upgZIwbEH&#10;AAByg4ALAGA3zl0KS745dTYly5Uo7mXWbNvJgECzljcqVaokzZo100urVq3k7rvv1sMVtmzZUv76&#10;6y+Jjo42e6KoUo1I9Svf3PPJ/7zlT0oXtOZ1qki5kj6mBABIdfTMBbOW1oY9R6XPu5Nk4p//SasG&#10;NWTmx0PkhYfvFA+3mx94cHN1kQH3d5C/xrwsD3ZorudJ6jl8gvy2eIMOKm60fNsBiY6N0+sMD1d0&#10;cewBAIC8QsAFALAb/pdCzVr2eHu6iz3MxHM++LJZy19VqlSRK1eupJm8W5V//fVXuffee6V27dp6&#10;DoOOHTvKpEmT9LbrqZDsrrvukho1akijRo3k2WeflcOHD5ut18ycOVO6dOmiv9ctt9wiw4cPZ2hE&#10;G1S+ZDHxLeZpSiJebs5yMsA+Ai4XZyfp1LyuKQEAUqkg4ZWvfpco0+CvnL0YLMPG/6HrHZI/KI1/&#10;7Qn58pXHpXJZX7NHxkoV95Z3+j8gv300WBrWqCjjZy6V3v/7RlZsO3D1c4IaUu6TX/6VqQvW6TKK&#10;Jo49AACQlwi4AAB2Izg862FI0uPs5CSubrY/LMmFAgi4duzYoYcoVEO3qPkJUg0dOlT69esnTsl/&#10;u4EDB0rfvn0lICBAhgwZIt9++63ZS2Ty5Ml6Ti/1ZOzzzz8v99xzj+4N1qZNG/H39zd7ibz++uvS&#10;p08fiYyM1Pur+RAmTpyo9wsOztuhGZF9DaqU1a9qaKCDJwL0uj24vXEtKebpbkoAAEU9wDJu5lI9&#10;x9HP/6zRvVom/bVCer/zjWw/eFJe6tVVZowcIrffUsd8heXqVCknE994Ssa99oS4ujjLW9/M0nMo&#10;HTjpLz/PX6PnUvp10Xo5c5FrfVHEsQcAAPIaARcAwG7Ext88/Iil3O1g3H31tGle+uqrr6R9+/Z6&#10;UQFTgwYN9FCFbdu2lZ9//tnsJTrIUj21Hn30UZk/f77873//k9GjR8u2bdt0kDVt2jSzp8iECRN0&#10;SDVv3jw9x9fnn38u06dP10/QLl++XO+zZs0a+fLLL3XAtWHDBvnggw/ku+++k9WrV8uJEyfknXfe&#10;0fvBdpTwcpeKvj7i7uwogaHhpta2eXu4SdtGNUwJAJDqr9Xbrw6D/NuSDXpYNxUA3HVrI5n96UvS&#10;7952ugdsTqmHIdrdUkf+GPmCvNXvPjl17pI8/X8/yPQlG/X2+IRE+XL6Yr2OooVjDwAA5DUCLgCA&#10;3bhxaLzsUL24bF1MfLxZyxuxsbESERGhF9WTKnXOrc2bN8uUKVP0ulK6dGnZvXu3jB8/3tSkUOFW&#10;xYoV0wwr6OPjI/v27ZNffvlFf09Fze0VFhame4Apv//+u359//33dUNEqltvvVXuuOMOmTVrVq7+&#10;3yJv1K9SRj16LbfWr5ajpUJxZ4kKPZ3tJb3vZcnyQLtb9BPcAIBrIqNj5fu/V5mSSGJikv688eP/&#10;BsrIQQ9LmRLFzJbcc3J0lEc73yp/f/ayVCtfSpKuu7av231E1iYvKDo49gAAQH4g4AIA2I2kpNwE&#10;XLZ/yYuNy3kPNUuoHla7du3SiwqwTp06JWfOnJGmTZvqIQRVLyzF1dVVmjRpontyffrpp/Lcc8/p&#10;+bd8fX3lyJEjaebqGjlypH7t37+/3t61a1fdqyswMOVpXeXAgQP6Ve1z2223pVn27t2rhygMCgrS&#10;+8B2eLi6yJ0t6sk9tzXO0VK7YglZtna5LF61NFtLet/LkqVO5ZRhFQEA1/z87xoJCU95ACWVCh7C&#10;IlIecskLx89elNPnb76uq540cbnojQ/7wrEHAADyAwEXAMBu5KaPz7VIxnY5Xte7Kb9UqlRJvvji&#10;C73+xx9/6FfVm0r1vlI9rNTQhIcOHZJbbrlFfvzxR6lXr57eJ1WXLl3k6NGjMnbsWD304dq1a+WV&#10;V16RmjVrXh2iUPUcc3Fx0UMh3hhwqbm91P5qri8ULp3btJHv/+//xMvDQyqWLSvTk4+z2RMmZLkA&#10;AKzj3KVQmbF0syml9eUfedPgr3rOfDVjiSmldfZisPy2eIMpoTDj2AMAAPmFgAsAYDecchEAJSYm&#10;mjXb5eZaMMOrlShRQr+qoQuVX3/9VS9PP/20XLp0SYdWEydOlN69e0tMTNp5whISEsTLy0veeOMN&#10;HWipnlhTp06VuLg4effdd/U+aljD+Ph4PdfWuHHj0iwfffSRnp+rZMmSel8ULi0bNZIxycfGucBA&#10;Wb5xo9SuWjXLBQBgHXuOn5FutzWWBzs0lx53tJRHOreSXne1lj5d28gdzetfnRvJmsIjo6VHxxby&#10;3sCH5MNne+qh6D4e/Kh8+mJvGTv0MWlcq7LZE4UZxx4AAMgvBFwAALvh5JjzgCvBHgIuFxezlr8+&#10;++wz/dquXTv9evjwYf06YMAAPVxhqp07d8rp06d1qKVERUXpYGrgwIG6rKiwSwVj1apVk8uXL+u6&#10;bt266dfJkyfr11RqDrBGjRpJ7dq10wx7iMKlfcuW8kjyMfDrvHly/tIlUwsAyGvd2zSRD57poRv8&#10;3+n/gIzod78Mf/Jeeb3vPfLa492lXrUKZk/rKe7tqQMNFWzc166p3N32FunWprHc1aqhdGrZQFo3&#10;rGn2RGHGsQcAAPILARcAwG54uF0LW7IrOibOrNkuXx9Ps5Y3/vzzTxk6dOjVZdCgQdKgQQP56aef&#10;pHr16jJkyBC9nxo6UBk1apTs2bNH/Pz85Pfff5f77rtP3N3dJTw8XG/39PSUhx9+WObMmSP/+9//&#10;ZPv27XoZNmyYHrZQ9fhSVFDWsGFD3VtL9eraunWrrFq1Su69917x9/fXPbscHflIUpgNUUNR9usn&#10;4ZFp5+IAAAAAAADIKVqTAAB2o3QJb7OWPbFx8RKfYPs9uMr7FjdreWPNmjXyzTffXF3UMISq59RL&#10;L70kGzdulOLFU/79Bx54QEaMGCGrV6+Wpk2b6t5YKrT64IMPdEAVHByse3Mp6vs88cQTuhdYq1at&#10;9PLdd9/pIQtThyj08PDQwxeqgOyTTz6R1q1bS+fOneXAgQN632eeeUbvh8LLN/nYeiL5uKqTfCwB&#10;AAAAAABYAwEXAMBuVCmTMldUdoVHRZs121ahVN4EXE8++aRcuXLlpkUNEaiGI5wwYYKUL1/e7J1C&#10;BVFq/q0dO3bI/v375dy5c/L888/r3lbqa5s3b6738/b2lt9++02HXqq3lwq+1DxcY8eOFScnJ72P&#10;or7/3LlzJTAwUPfgOnLkiO69pb4nAACwffEJCbonLsMKI79x7AEAgIwQcAEA7EYpHy+Jjs3+UIPB&#10;oSlD6tm6OlXKmTXb4OPjo4MsNbxgVkMIqn2bNGkizZo10z22MuLr66t7edWpU0ecnZ1NLQqjFZs2&#10;SY8XX5STZ8+aGgCAPVu0Zo10eOIJOXr6tKlJER0TIxFRUaYEWB/HHgAAyAgBFwDAruQkEgkMuWzW&#10;bFe5kj7i6+NlSoD9Uw1Op/z9JS4+3tSk+GLKFOn31lumBACwdx9OnCj30SMbBYBjDwAAEHABAOxK&#10;tfIlzZplYuLiJeRyhCnZrqZ1qpg1oHC7GBQkpwMCTAkAAAAAACBnCLgAAHalWe0qEhuXtkdIZk4H&#10;BMqVK6ZgoxwcHKRj07qmBAAAAAAAACArBFwAALvikLyU8HRNKWQhMTFJ/AIumpLtalanipQu4W1K&#10;AAAAAAAAALJCwAUAsDudmtaR6JhYU8rYEb8APUShLXNxdpJHO7U0JQAAAAAAAACWIOACANgdR0dH&#10;aVajoiQmJZmamwWHhsuJMxdMyXb1vvNWKVWc3lsAAAAAAABAdjhcSWbWAaBQ8/Pzk+nTp0vfvn2l&#10;atWqpha2YM2aNbJx40Z56623TI1ldp84KycvhOleUNcLDguXLXuPSnxCoqmxPY4ODtKjY3Pp1rqR&#10;qbHMzJkzJTY2Vvr162dqgIxt3rxZVq5cKcOGDRNXV8uG9rSWf1askPcnTJB7OnYU3+LFTa3Iuu3b&#10;5fylS/Jo9+6mJq03n3nGrOWvefPmyYULF2TQoEGmBgBsz4YNG/TnpuHDh+sHfvJT6nm9dvLnaA93&#10;d1Ob/Bk7IEDCo6KkUe3apiatXz/7zKzlrzlz5khYWJgMHDjQ1CA3OPYsx7EHAED+oQcXAMBuNa1Z&#10;We5oUlOSEhP1kIWhlyPktP8FOXn2gpQpUUwqli5hc0vVcqWkXZPa8na/e7MdbgH2aNGaNfL7/PlX&#10;l9MBARIbF5em7voFAGCbVKjh6uIifufOyeGTJ68u0bGx4uzklKbu+gXILY49AACQEXpwASgy6MFl&#10;u3Lag6soogcXsqMge3CFRUTI+cBAU7JcvRo1zFr+ogcXAHtQkL1o7A29aKyLY89yHHsAAOQfPpUA&#10;AADA6op7e+uw6salvK+vBPr769f0tgMA7ItqyF+3bp1+BfITxx4AAKAHF4Aigx5ctqsge3DNWLBA&#10;vpw61ZQst+XPP81a/qIHF7IjtQfXk08+KS4uLqa2YJ0/f14WLVok99xzj5QvX97UFjzVgyspKUkG&#10;Dx5sagDA9qT2ounfv784ODiY2oJlq+f1v/76S/defqaA5nYsbDj2LMexBwBA/iHgAlBkEHDZroIM&#10;uC6FhMiHX38t63bskDK+vtK0Xj2zJXOfF9BwigRcyI7UgAuW8fb2lqFDh5oSANie1JABlvFN/mzH&#10;0LPWwbGXPRx7AADkDwIuAEUGAZftKsiAS0lMTJQ3PvtM1m7bJlM//VQa16ljttgeAi5kR0hIiATm&#10;YB6svHTp0iX9nu/YsaOULl3a1NoG9bR19erVTQkAbE9wcLA+j9oSdZ1Zu3atdOjQQcqUKWNqbYOb&#10;m5tUq1bNlJAbHHvZw7EHAED+IOACUGQQcNmugg64lMjoaOnz2mvi4e4uM776ShxtZOiVGxFwwd5x&#10;LgaAwoXzOgoKxx4AAHA0rwAAFGleHh4ybMAACbh4UTbu3GlqAQAAAAAAANgiAi4AAIzObdrIuunT&#10;pV2LFqYGAAAAAAAAgC0i4AIAAAAAAAAAAIBdIeACABRpsXFxcikkRBITE00NAAAAAAAAAFtHwAUA&#10;KNKWrFsnXQYMkGN+fqYmRURUlASHhZkSAAAAAAAAAFtCwAUAQDpGfvut9Bw61JQAAAAAAAAA2BIC&#10;LgAAAAAAAAAAANgVAi4AAAAAAAAAAADYFQIuAAAAAAAAAAAA2BUCLgAAAAAAAAAAANgVAi4AAAAA&#10;AAAAAADYFQIuAACSDR87Vnq/+urVZcPOnRIeGZmm7voFAAAAAAAAQMEh4AIAFGkuzs7i7ekpQaGh&#10;EnDx4tXlypUr4ununqbu+gUAAAAAAABAwSHgAgAUafd07Cjrpk/P9gIAAAAAAACg4BBwAQCQjrCw&#10;MFm3bp1+BQAAAAAAAGBbHK6oMZgAoAjw8/OT6dOnS9++faVq1aqmFrZgzZo1smHDBunYsaOpKXgq&#10;2Nq9e7c0bdpUihcvbmoLnvpblS9fXvr3729qAPvCuRgAChfO6ygoHHsAAICAC0CRwQ2Q7UoNuGAZ&#10;Ai7YM87FAFC4cF5HQeHYAwAABFwAigxugGyXuhTZ2uXozJkz8scff8jjjz8uVapUMbW2w9GRUYZh&#10;nzgXA0DhwnkdBYVjDwAA0DoGAChwDg4OOrCxpUX9TLb6s6kFAAAAAAAAKMpoIQMAAAAAAAAAAIBd&#10;IeACAAAAAAAAAACAXSHgAgAAAAAAAAAAgF0h4AIAAAAAAAAAAIBdIeACAAAAAAAAAACAXSHgAgAA&#10;AAAAAAAAgF0h4AIAAAAAAAAAAIBdIeACAAAAAAAAAACAXSHgAgAAAAAAAAAAgF0h4AIAAAAAAAAA&#10;AIBdIeACAAAAAAAAAACAXSHgAgAAAAAAAAAAgF0h4AIAAAAAAAAAAIBdIeACAAAAAAAAAACAXSHg&#10;AgAAAAAAAAAAgF1xuJLMrAOwgsDAQFmwYIFed3QkQ85MUlKSfu3Tp4+4u7vr9bzk5+cn06dPl759&#10;+0rVqlVNbcE6f/68LF68WBwcHPSCjKUeL0888YS4uLjo9bxki8cLUBjw3rIc1wjL5fc1AsA1nNdR&#10;UKx57B09elTWrVun7+G55mZOXXPV/bu6j0f+iImJkRkzZuh12pkyl/qZ8L777pMyZcrodQCFGwEX&#10;YGUBAQEybdo0vV6jRg39ivSdPHlSv77yyivi4eGh1/OSLd58p/5MTk5ONAhkIfV4GTZsmLi6uur1&#10;vERjDZA3eG9ZjmuE5fL7GgHgGs7rKCjWPPZ2794tixYtktKlS0uxYsVMLdKTes0dMWKEfkXei46O&#10;lvHjx+t12pkyl3p89uvXTypWrKjXARRuDgRcgHWlBly9e/eWmjVrmlqkZ/v27bJs2TICLhoELLJ5&#10;82ZZuXIlARdg53hvWY6/leXy+xoB4BrOVSgo1jz2UgOuF198kYArC0uXLpWDBw/q+3jkj9SAq2vX&#10;rtKyZUtTi/ScOHFCZs2aRcAFFCH0awUAAAAAAAAAAIBdIeACAAAAAAAAbExcXNzVOYUAAMDNCLgA&#10;AAAAAAAAG6FCLX9/f9m3b5/s379fQkJCzBYAAHA9Ai4AAAAAAADABgQFBelg6/z586KmzVe9uNS8&#10;QocPH5aoqCizFwAAUAi4AAAAAAAAgAIUGRkphw4dklOnTkl8fLypvSYiIkIOHjwop0+fTnc7kB+S&#10;rlwxawBgGwi4AAAAAAAAgAKgwioVaqlwS4VcWbl06ZIetvDChQu6hxeQHxISk+TQ2UBZtuOo7Dt9&#10;QeLiE80WAChYBFwAAAAAAABAATh69KiEhYWZkmUSExN1wLV7925TA+QNFaKevhgiK/ccl+PngiQh&#10;KSmlvPe4HEsuJyYRsgIoWARcAAAAAAAAQAHw9/eXixcvioeHhzg4OJjajDk7O0t4eLjMmzdP/Pz8&#10;TC1gfRdCI2T1vpMpPbYS0vbYUj26Dp8NlNV7T4h/0GUh5gJQUAi4gEJiz549smjRIlMCbEdEdIyM&#10;n7lU/tuy39QAAJCCawQAACKxsbFy4sQJiYqK0kFXelLDrxUrVsjq1aslKSlJlwFrC4uMkU2H/GTb&#10;0bMSGRNnatMXHRcvu04EyPoDpyQoPMrUAkD+IeACCgH1wfaHH36Q33//3aIxu4H8kJh8XP65fIv0&#10;HD5Bflu8QRISGaMbAJCCawQAwJbtPnRI/lmxIs2yYPVqWbd9u4Revmz2sr7Q0FAddCmurq76VXFx&#10;cZG9e/fKv//+K5fz4N/fsmfPTb/vjYv/hQtmbxRWqWHVuhyEVdeHYhFZhGIAYE0EXEAhsHjxYjl9&#10;+rT+oDt9+nRTCxSctbuPSJ93v5XPflsooREpH4wdHbnkAAC4RgAAbN/c//6T9ydMSLO889VXMnTk&#10;SLmzf3/5csoUPTdRXjl37pycPXtWD0d4/vx5+fvvv+XUqVNmq/VNX7Dgpt/3xmXvkSNmbxQ2qcMN&#10;rjLDDeaGGtZwzb4TKcMaxvMAE4C8x50kYOfU2Nuq51aqhQsXypkzZ0wJyF9Hz1yQF8dOk2Hjpsup&#10;c5dMbQpHx6zHkwcAFF5cIwAA9ubzt96SmV99pZdfP/tMlxvXqSPT5s2TWXk8RUBiYqIOubZt22Zq&#10;8t7Po0df/X1vXNq1aGH2QmGhQtrTF0Nk5Z7jcuxckCQlWSe0Vdmv/r57U75vopW+LwCkh4ALsHOq&#10;x5YKuVKpD8E//fSTKQH5KzY+XiKiY00pLSeezgeAIo1rBADAmkqVKqVf1bxVeaV6pUpSr0YNvTSp&#10;W1e6tG0rX7/3njg7OekhCwubOtWqXf19b1yKeXmZvVAYBIdH6aEIdU+rhLzpaZXaM2y16RlGzAUg&#10;L3AnCdgxPz8/PTzhjXbs2JGvT3kBqRrXrCxT33tW/jfgQX3Tdz2ezgeAoo1rBADAmry8vMTX11d2&#10;7dplavJHcW9v8XB31/NJ5rXEPBwGEUWb/8UQ2Xf0jHi5uZiavJM6t9f6HMztBQBZIeAC7NgPP/yg&#10;e2ylR/XiymgbkJccHBzEzdlJEpKPv1sb1Lg6rwrzqwAAuEYAAKypS5cuem6q9evXm5q8N2fpUgmP&#10;jJR7O3Y0NXknIY961gBKYGi4rNlxSIKDw8TTNe+DrrDIGNl0yE+2HT0rETFxphYAcsfpw2RmHYAV&#10;qOECd+/eLY0aNZKSJUuaWuvbvHmz/Pnnn6Z0M/VzqCfa6tevb2psj5o498SJE3LbbbeJi0s+fJgK&#10;C5O9e/dKkyZNpHjx4qa2YNniz5RbkdGx8vqEP6R6hdLy/f8GSucWDeREQKC0qFtNqpRLGUYkJ/z9&#10;/fXNa9u2bcXphif/80Jh/H+TVxISEiQ6Olri4+NZLFxcXV3NX6/o4b1lOa4Rlsvva0Rhx3k9+wvn&#10;dc7rKBjqnls9PLF27Vo9X5Wzs7MeslAdl9lZAgIC9LWkUqVK+t500549cij5XnXP4cPy76pVMnf5&#10;ch1sTZ4xQxauWSNP9+ghz/Xurf/t3FL3xBk9nKrmLrp44bwp3axChQpSr149U8q5xevWyank398v&#10;+R59xaZN8t+GDWmWcqVKSbnSpfXf6nDy3yQ0NFT/rW78O9raoo6HwnB+Vtdl1QZUq1YtqVixoqnN&#10;nYsh4XLIL+XYCo2IEr/zl6SUj6d4e7hLQh73ToyMiRO/wBCJjU+UEl4eyZ/drPegU0hIiOzfv1+a&#10;Nm0qxYoVM7UACjOHK2pGQQBWoz4YT5s2TXonf9itWbOmqbU+dSOd+iE4KChIXnjhBb3+wQcf6HBN&#10;UU9D2/KHue3bt8uyZcvklVdeEQ8PD1Obd9SQjmrOsr59+0rVqlVNbcGyxZ8pt8bPXCq/Ld4gU957&#10;Vg9HlSo2Ll7ccvFUmPpAv3LlShk2bFi+HNeF8f9NXjl27JjMnj3blGCJESNGmLWih/eW5bhGWC6/&#10;rxGFHef17OO8znkdBUuFRP/9958EBwebmpxr3769LN+1S/5O/n5qDi5X8zCmGpIw9PJlCQoNlfJl&#10;yshHL70kbW65RW/LDXVPHBub/hyVam6kvbszHoKxefPm8uCDD5pSzr36ySeyKvlaqoZflHRCuw9e&#10;fFHuvO02WbdunV7siRrGUvX0y8v2mbymHjoZP368dO3aVVq2bGlqc2fvcX/5e+3Nx5YKm5rXqy7O&#10;Ls4Snw89CF2cHaVqqWJSv2oFU5M76lwwa9Ys6devn9XCQAC2jYALsLL8Criud+nSJRk4cKBe//jj&#10;j/XTk/aAgKvwNQicOndJ+rz7rdxz+y3ywTM9TK11EHDZrtSGUPWUXPny5U0t0qMaBCIjI2kI5b1l&#10;Ea4RliPgsi7O65bjvM55HbZFvR/VA6DZdfz4cX0t6dGjh+4VNe7XX3XANXvCBKl9w3G97+hReXnU&#10;KImMjpYFkydL6VyM3KJa5JYuXSrx8ekP15ZVwNXklqbycM/cX1NTA661v/8uxby8TO3NVK+o5cuX&#10;y+nTp+WRRx4xtbZL9eZTc7SpXt4dOnSQdu3amS32JT8DrlSe7q7Sol51iU1MkqQ8ajp2SEqUaQvW&#10;yJ0tGsigHp1Mbe4QcAFFDwEXYGUEXJYj4CpcDQLqcvLKl7/LnuNn5K9PXxJfH2+zxToIuGxXakNo&#10;//79aQjNQupTrzSE8t6yBNcIyxFwWRfndctxXue8jsJBTTOwaNEiefHFF/WwZh9NnJhhwKVM/ftv&#10;GffLL/LO4MHS6+67TW32BIVHyQG/CxJ2+pBIUvo9ZbIKuMpUqSl3db9balUoJc65mM/S0oBLUYHc&#10;wYMH9X28vVBztKlhLPOzncaaCiLgSlWmRDFpULOSRMbGm5rcc3FylAWrt8mGPUd0+bmHOhFwAcgx&#10;ZnMGAFjFml2HZeO+Y/qDqbUbLgEA9o1rBACgMEkNgaJiYvRrdkTHxcuOY/6y6ZCfXI5Kf2hCS6kH&#10;SI4FBMnqPSfEP+iy8AR7+lTPrerVq+thLJE9gaHhsmbHIQkODhPPXAwnrbg6O8newyfl3Yl/XA23&#10;ACC3CLgAALmm5k758o8lUqNiGel9V2tTC9iHsIgoGTdjifQf+YP8vmSjbigAYD1cI5DfOK8DyEsq&#10;1Jq5cKFeb96ggX61hJrD64j/JVm194ScCwk3tdYRE58gu04EyIYDpyU0MtrU4nrNmjXTc7SpYSyR&#10;fSfPXZK1Ow9JbPLx7+7ibGot4+zkKOcuBskH386UOcs3c10GYFUEXACAXPttyUYJCAyRN5+4J/nD&#10;q5OpBWxbTFy8TPl3rTw0fLxuAN1/wl83iE6YtczsAcAauEYgv3BeB2BtP/35p3zy/fdXl3fHjZP7&#10;Bg2SI6dOyZ233Sa31Ktn9sxcQPBlWb33pBwNuCRJSXnXuK/CrfUHTsvuk+d06IVrPD099WtO5mjD&#10;NfuO+8umvUfVnDfi4pz55zpHBwc9vOKX0+bJ5NnLJD6BYxKA9RFwAUARFhIeKWt2HjalnDkfFKYb&#10;k+5s1VBubWh/45mjaLocGSO/LtkskXEJ0qZRHVOb4rfFG2Txpr2mBBRdXCNgTzivA8gLi9au1b21&#10;1DJr0SJZuXmzVChTRl59+mn59PXXzV4ZuxwVIxsP+cnO4wF6aML8cvZSmKzac0KOnQvK00ANRVNi&#10;YpJsO3BC9hw+JR7OTjrIupFDUpL8+s9KGTNlngSH0WsOQN4h4AKAIiguIUE39jz81teyYvsBU5sz&#10;42cu1a+v9ummXwFbp4bEUBMqnwsKk+DLUVKsmKd0aJb26dtRU/6RQ6fPmRJQtHCNgL3hvA7A2j4Y&#10;OlR2zZ2bZtn599+y/o8/ZPoXX0j/nj3F1SXj+YjUtXTf6fOydv8pCQ6PMrUZSCccsJSDY8bNempI&#10;xMNnA2X1vhNyLviyqU3fuLff1r9j6txigCWiYuJk3e4jcursBfFyS3k/uDo6yLINu+SD72bJ0TPn&#10;dR0A5CUCLgDpOnnypIwbN06+SP7wPmbMGBk9erT83//9n3z44Yfy7rvvytvJH4B/+eUXszfshWoA&#10;Wr7tgPT63ze60TEiOkYcHXJ+Kdh28KT8t3W/9L+3vVQoVcLUArZt3Z7jcvr8taFJ1FOtZUv5SvUK&#10;ZUxNypxBb349Q/dgAYoKrhGwV5zXAdiagEthsnX/ST2MW1YcSlQSB3dvU7KMo6OTVKjVUKo0aG5q&#10;MnAlSfYeOSWf/jLfVADWFxgaLmt2HJLjp87KO9/MkPW7DpktAJD3CLgApKtatWpy6tQpWb16taxf&#10;v142bdok27Ztkx07dsiePXvkwIED0q5dO7M3CtqZM2dk5cqVEhWV8dOBah6K5z6ZIiO+maXnQkkV&#10;FBYhWw+ckO2HTsnOI6dlz7Ezsu/EWTl4KkAOnz4nR89ckBP+F+XUuUty5kKQ+Cd/7bmgUL2M/W2h&#10;VChdQp6653bz3QDbduZiiKzadcSUrlFP2bZrVl+8PN1NTcrQaiO++VM//QrYM64RKMw4rwOwVWcu&#10;Bsv2gyclMiJKHJL/y5Czi0jx8uJQslLyuqupzFjJ8pWl8R33SKV6TcQxk7ktg0PC5Nf5q+TXBWvl&#10;ckS0qQXyTsjlSP3AFADkJwIuAOlydHSUF154QRwyGC7hjjvukNq1a5sSCpr6EHn06FGZOXOm7N69&#10;W5JuaLg5dvaCvPzlb7L7qJ+puWbD3qMyZOw0GTxmqgz6ZIo88/FPMmDkj9Lvo+/lyQ8nS9/3J8lj&#10;734rvf43UR4e8bX0GD5eHnxjnF5OBARK//vbi5trxsNzALYiJi5e/lq9M8ObLjVHwiOdW6dpfthx&#10;+JSMm7HElAD7xDUChRXndQC2Tp2f1PCo+4+dlsT4+OQKsyE9rh7iUKqqSLEyauxBU3mNR7HiUu+2&#10;zlKrRbvkXTMeSjAmJlaWrdshE/5YJMfPXjS1AAAUTgRcADJUokQJKVWqlCld4+rqKk8++aQpwRak&#10;NlbGJ980bd68WWbPni1nz57VdUrtyuVk9idD5aGOLUzNNZ1a1JfvRwyQ797qL9++2U++fv0pGf/a&#10;E/LVq33li5cfl7FDH5NPX+wtn7zQS0YNfkT+b9DD8sGzPWRY37vFzcVF1u8+ar4TYNvmr98jYZGZ&#10;P70aEhEtj9zVxpRSzFi2WfdYAewV1wgUVpzXAdiL6Nh42XXET077XxCHK5n3InXwLC4OZaonv6rh&#10;fR3EycVVqjZqKY06dJdivmVTdkqHut7vOXhcvvrtX1m/5+aerQAAFEZOH6oJdQBYTXh4uH46ulGj&#10;RlKyZElTm7fUkEPz5s3T63fddZeUK1dOr+dUXFycbvwaO3as/n1uVK9lS/EuUUJqVqliaq45cuqU&#10;rN+xQy6FhEjVChVM7TU7Dx6UrXv3SuXkn/HSpUty4sQJue2228Qlkwl6rSUsLEz2Jv/bTZo0keLF&#10;i5vagnXjz3T2wgVZtWWLHD558uqi/qbnLl4UJycnKV6smPnKtEJDQ+X48eOmpJ7ai9FP6wcFBUnZ&#10;smXFzc1NPNxcpWPzetLuljpy2O+8XApN+X/bplEteaRzK6lYuoRUKlNSKpf1lSrlSknV8qWkWoXS&#10;Ur1iGamplkpldSNonSrlpG7V8tKkVmXd02/2iq3SvF41/bXZdeLMGVm7fXua3/fGJTb5eCxXurT4&#10;+/vrYTPbtm2r/xZ5zRaPF1sVHByshy1t1qyZeHt75/g4zks7jvjJhn0nTClziUlXxLe4V/LvEWxq&#10;RPdm7disnimltWXPHtm+f3+a3/fGxdvTU3yS/zZ+fn56ad++vfnqoof3luW4RtjuNaKw47zOeT07&#10;OK+jMLiQfJ47duyYtG7dWl8Xcys0Ilp2H7s5SI+KjZOAwFBxSz53enmqfyeDoQvVSCpunuLo7i3l&#10;ataTYr5qTsEM9k3mfy5Qfl+4VrYdPCGJiTcHaGVL+kiPO25+kCUn1GcKdS+v7uPtiT2fqxISEvRD&#10;SrVq1ZKKFSvqukVr1sjB5P8X6V2jUpfqlSqJczqfiw4kH+vb9h+QsBhTYS1XkuRI8ufI7GpZv7pe&#10;rCEkJET2J1/DmzZtKsUK4PMJgPxHwAVYmb0HXNu3b5eRI0fKxo0bkz8YJ4q7u7vceuutV5/09vHx&#10;kXBXV/ljwQJ5umfPmz4sjZo0Sab89Zes3bZN+idvv3GIw9fHjJEFq1fLc716yfnz5wm4bviZVEPe&#10;e+PHy8rkD6/XL4vXrdN/812HDknHVq3ELfn/wfXUhzj1t7yR+vurxkv1/y2Vurl5KPnmppxvcT2X&#10;imqIbNsk8+Em1fc/lPxvq7nY1NK8ecpkxg1rVJRFG/boeVl6Jn/PG/9/Z2Vh8ofyj7/77qbf9/pF&#10;NZx1TD4GCbhs140NoTk9jvOKmvR41ortkpTBEFbpUe+Pgyf9rw57VdbXR7q3aaLXbzT255/1ee/G&#10;3/f65ZZ69aR2tWo0hCbjvWU5rhG2e40o7Divc17PDs7rKAzyK+BKFRoRJReCwqS4l7u4ODunBFrp&#10;cHByFkfHjK9r4RGR8u/KLcnX290SGR1ram9GwGXf56r0Aq4Bb78tS5Kvw+ldo1KXPvfeK54eHnr/&#10;VOph5Oc//FAuJP8/LFWmqqm1EgIuAAWAIQoBaBcvXpTRo0fLRx99pIMnRd2of/vttzJixIir8209&#10;9thj0rZZM0lITJR9R9MOO6TqtiR/YKxSoYKER0bKnsOHzZYUkdHRcujECbk1+QNlfjc+qRsW1fim&#10;qFdVtmUDH3lEZn71lV6mf/65fPP++/LAnXfKpl27ZGTy/5Mb3Tj3hGpEbNeunTz66KNSqVIlU3uN&#10;Y/L2Hh1byF+fvqSHn8rIr7/+Kj169JCHH35Yhg0bJhMmTNCBaipXF2cZ2quL/hC7IPmmKqfeGDjw&#10;6u974/Jc795mr/yjjo/D5vhVr7Z+vNiq7B7HeUGdl+as3pn8mvlQMDeKiI7VPVlSWXLD9XPyOfT6&#10;Y/f6pV0L6zQo2DveW9bBNeLaUhDXiKKM8/q1hfM6gNxKTEqSAycD5LAK35PPbckXbLMlayrwWL9j&#10;v3z167+y9zhDrhZV1SpWTPcalbqUvO4hJsUvIECee+89OR8YaGoAwP4RcAFFnJqPY9asWTJkyBD9&#10;1LWiGrtUL67hw4dL6dKldUPY4MGDdf29994rbZo21fvtPHBAv6bafeiQREZFyQt9+uivWbdjh9mS&#10;YtfBg3pc8NvNk935QX3wX7ZsmUyZMkV2mJ9HvaqyqlfbbVFZX1+pV6OGXhrWrq0bUUa+/LI0rFVL&#10;lm/cqIdkul5q46UKDtX/J1VWT1xn9bS8j5eHtKiXcQNPz549xcsr7QTG99xzj1lL0bV1I2lcs7J8&#10;O2eFHnIjJyqVK3f1971xKZfOPHB55frjRfVmVNSrrR8vtiq7x3FeWLr1oFwMuXmoVUuUKOatX1s1&#10;qCF9umb9hGqdatXSHLvXL8VueB8VNby3rItrxLUlP68R4Lx+/VLUz+vXSw2205u7F0DWVAC/49Ap&#10;OXs+UBwk85DrSvJ/R06ckfG//SvLNu3NVk/Woi71HHX9wzj2TvWcTu8albqkPlgcn/xZ+5e5c+Xx&#10;11+XyxER+dbjGgDyAwEXUISpoOell16S3377Tc+7pYZiePrpp+Xrr7/W3bmvV7duXR16qQ9ITevX&#10;Fw93dz2f1vXU3Fvuyd+jy+236w9Tqny9HSYQUz3A8svKlSuvNqbeSNWvWrXKlOyDmmdE3cKooPB6&#10;qrGyZs2a0qtXL924WKJECR1Y3rhfdgUGBuoQNJXqyaf+neupBtLXHu+u52v5ddF6U2ufCtvxYqsy&#10;Oo6t7ZDfedl26LQpZY+To6PsP35GSnh7yv8Nelj3aEHO8d7KH1wjUFA4rxdtu3btEl9f35sCbwDZ&#10;cyE4XLbtPyGhyddMh3Ryq8CgUJn613KZvni9hEdZe/Kkwk+do9S5Sp2ziho1r+lXU6fKbc2a6Z5d&#10;qt0GAAoLAi6gCFINUp988omoKfgCAgJ0nRqqaNKkSfLII4+IsxoDPB2qN5ei5t1q0bCh7rF1/RNj&#10;KtBq1aiRuLq46F5aajjCoNBQs1Vk2759UrlcOalSvrypyVtq6KuMGlRTbdu2zW6GyFITyG7avVs6&#10;tW6tA8brqQbFLl266HlU1KT+ajx0Nca4mj8jpzZs2CAvvviibqxSQaj6vt27dzdb07qldhXpcmsj&#10;+XXRBgkMuWxq7UthO15sVWbHcU6o4+24/0XxDwzRw7ykuhwZLf+s22NK2edwJSn5+16Q95/tIWVK&#10;MHZ7bvDeyh9cI1BQOK8XbevWrdPz36lzDADrUOfA3UdOSWxsrKgoPjo6What2SrfzFwsp89fStkJ&#10;OaLOVeqctX590Xropoyvrx5a+Iu33pLS+TRXPADkF4crqWOWALAKFRhNmzZNevfufdNTzHlFTfA6&#10;cOBAvf7xxx/rSVPTo56ynjdvnsyYMUP32FLUUEXPP/+8nkQ8O6Ylf58vp0yRWePGSd3q1fVEpV2T&#10;f4Y3n3lG+t5/vw6znn33XRn5yivyQOfOesia9n37Ss/kD5T/GzxYN6xt3bpVN2qqUM0aE/neSM3v&#10;klWjqtKyZUupV6+eKeUvNffZf//9pz9o16lTR9bt2iXvfPWVDgJLJ38IVVTjoZrT7JS/v7S+5RYZ&#10;++ab4uOdMsROZhYuXKjDzD59+mTr76suC9OnT5effvpJ99wbNWqUDjf//vtv6Zz8/1I9+Z8e1RDV&#10;638T9YTtHzzbw9Rm7vf582Vs8r/TvEEDKZvOsDbqCTN1zKjjRfU22Llzp35vZRTC5oY9HC+2yj/5&#10;2Fy9erXcfffdUqNGDasex+lRwfq/63bJz/PX6OMulae7m54v6LEurWXrIT85fSHYbMmeUj6e8su/&#10;a/T3eb1v2uHW0vPqJ5/Iqs2b5a62bfUDADd64oEH5JbkY0Ydx6ohUE1u3Tf5fFhU8N7KudRrxF13&#10;3aXPx1wj0srPa0RRw3md83pW1BBfqheEaiju0KGDflgOsGe7d++WRYsW6Yc3ihXLfQh+6nyQTFuc&#10;MgVAbhT3dJNZyzZJXC6Hc1bDBU9571lTyp2lS5fKwYMH5ZXke317pMKttWvXSvXq1XU7iKenp9li&#10;u1TYOWfOHGnVqpXceuutUrx4cd2+onrKZzQFxHtDhoh3Br/bHU89JVUrVpY6DdqbGuu4kpiQfD3f&#10;aUqWe+6hTjKoRydTyp0TJ07oaTj69esnFStWNLUACjMCLsDKbDXgUo0+33//vW6wUFRj1mOPPSYP&#10;PfSQuLi46LrsOHzypDz22mvyv+efl9733CPzV6yQ9yZMkLnffCPVK1XSE4B3fOIJuaN1a/lk2DDZ&#10;smePDHr/ffnq7belc5s2ujFALbimffv2Epb8d1MNSKohr8R1N1aqAel88v9nT3d3GdynjzyV/P8t&#10;KyEhITJ79mxp1KiR3H777aY2c+qD89ixY2X58uW6QfXNN9/MVsPnhFnL9BBU0z4YJA2qZ/1hMrXx&#10;0svDI90GyYfuvFOGDRjA8WJHrH0c32jPkVPy15JV+gn/0Kg4OX4xQhJv+CRTN/nYq1etkillj6eb&#10;i/y3ea+UKu6lGwFcLWgoT20ILa4adtMZ8uqDF1+UO2+7jeMYucI1gmtEQeG8znk9I2qoL/WQVn7d&#10;8wB5yVYDLhcnR/lrxWZTyjkCrrRUCKIeIgoOztmDEwVJXZf10revRMXEZDgn5N8TJ4pv8eKmlBYB&#10;F4DChIALsDJbC7jUNvWU9fVd8NUTlmr/MmXKmJrsU6eOO59+Wm5r2lQ+ef11efuLL2T34cOy8Pvv&#10;zR4iryT/LAeOH5dlP/8s382YIT/8+aes+fVX8fL0pAeXkVEPrhHPPSd97rvP7JXiYlCQvPX553ru&#10;s3Fvvy2d2rQxWzKmGl0OHTokjz76aIZP1adSx8o777wjR48elWeffVYef/xx/URYdqix4Hu+NUFq&#10;VSor3731dJZfn9p4mRp8ZoQeXLYtoyf9rXUcK+cuXJRvJv8ofscOmZoUjs4uUrJ8FTkb6yGngqPF&#10;18dbbm/eQA/nkhOBwaGy+8hp+fXDQVKtfMqwrFlJbQhd+/vvGd5gKvTgyhzvrZtl1IOLa0Ra9OCy&#10;Ps7rnNezUqpUKebcQqFCwGW5whBwpYqMjJSg5OuYrcuoB1fFsmX1qDrZRcAFoDAh4AKszFYCroSE&#10;BJk7d67MnDlTfxhS1HCEgwYNkuYZdGHPLtWYsceEWp2fflq6tG0r777wgtkqMnPhQvkkedu8b7+V&#10;UZMmSXzyzzT1k0/MVtENnsuWLdMfjD08PEyt9aj5XKZMmWJKGVN/u7LJHwwLgp+fnx7qSTWKVK1a&#10;VRasXp1hA5Ky7+hRefLNN6V7+/Yy5o03TG3GYmJi9JCU5cuX141UGVE3KO+++64e3129Wvo0f3r+&#10;XL5FPvttoYx9qY8eVkjZdvCk1K5STk/sfj1LGy+VzZs3y8qVK2XYsGHi6upqaq3HHo4XW3Xs2DHd&#10;E6R///76WLPmcazOZVu3bZd1m7dJXHyChAQHyaWAM5KUlGj2MBwcpFTlWlKqdjNJcrh5OClLFHN3&#10;kelLNsh7Ax+SBztYfp60tCFUUQ2hahkxYoSpKfx4b+Uc1wjbuUYUNZzXOa8DRQ0Bl+UKU8BlL9Rn&#10;sPHjx0vXrl31Q2EKAVf6CLiAosfRvAIoRNSHczXhuwraVLilGnrUxX3ChAlWC7eUNrfcIucCA2Vz&#10;8r8XevnyTWM/p5Z3Hzoke48cyXBs6LxSrly5qx/+MqKegLKnBtXURhY1FIEl3N3d9f9z1UiaOjzl&#10;jVJDRtWL7ttvv81Vw6XSs1NL/YT0hJlL9QTJr0/4Q1747BeJjkmZ981WFcbjxVZZehynPhkfdClQ&#10;GtSqJk3r15JOt7eWno88Im06dZViJa+bk+fKFQk6c0xObloksRGhptJyvsW8ZNZ/W6Rbm8bZagRF&#10;1nhv5R+uESgonNcBAAAAFAQCLqCQ+eOPP+S999672lDVtm1bmTRpkh5+KCdzbWWmTdOm+nXavHni&#10;5OSkA6/rValQQU9G/s+KFRITGyttmzUzW/KPmvBeNZymR9V36mSdp4Tyy9S//tKvzeqnPPVuCdWj&#10;z8fHRzZu3KiHlkylJoefPHmyjB49Who3bizfffednmg3t9Rk7M/1uEPOXAyWx9+bJGt2Htb1jo45&#10;HVwo/xS248VWWXIcq/Hw1dCqERERpuYap+RDqVrZknJ3l7ukWduO4uBw7eNMfHSk+G9fLlHB501N&#10;1lxdnGTltn1S1reY/O/pB0wtrIn3Vv7gGoGCwnkdAAAAQEEg4ALshOqJldESF3ftqed9+/bpV9UV&#10;+8MPP5S33347V3NtZaZSuXJ62bBzpzStV0/PrXUj1WtrW/LP5OPtLY3q1DG1+UfNw6HmtxowYIC0&#10;aNFC16lXVVb1tjpPx7ING/TwjqnL/337rfQcOlT+/u8/PQzBY/fea/bMmqOjo7Rp00Y3LKm5cFJ9&#10;/vnnemiqhx56SD777DPdwJmVBQsW6OHGMhKfkCjTl26UMdMW6PL1jaVOyT+Hrbv+eFFz3qieDerV&#10;1o8XW5XT4zgxMVF27dqlG9gzo6bvqVulvHS7/yHx8L52/CYlJsi53WslOjjjY/V6l8Mjxf9isHw8&#10;+BHx8rD+fIDgvWVtXCNQUDivAwAAALAl3EkCdkA1AKlxrjNa1qxZY/ZM0a1bN/n666+vBjp5KbUX&#10;V0bDD6bWq95djllMJp+X1BBZ9c1TxepVlW3Z9v379RxmqcuCVat0o9Dj990n08aMEe90wsTMqAni&#10;K1SoIFu3bpX4+HhdV6dOHXnzzTfl1VdftbhxOTAwUObNm6fnOYmKijK1KdRxOnrqfPnqjyUSHnXz&#10;EEWqEdVeqONDTd7bvXt3/Wrrx4utyulxfP78+ZuOr8wU93CRrt26S/FS18L8K1eS5NzedRIbHmJq&#10;0leymIcs27xXBj/cWc9NgLzFe8s6uEagoHBeBwAAAGBLHJJvNq89Ogkg1wICAvTcV71795aaNWua&#10;2txRb9N///1Xz5VRt25dU5vWyJEj5eLFi6YkuvFQPRnvmc1Grvy0ffv2q3N7eHh4mNq8c+Nk/bYg&#10;P3+mS5cuyV9//SXNmjWT1q1bm9rsmTJlytXGTzXkpQpR1fBWqQ2T6lhduGGPTJi1TIIvpx2CaPnE&#10;t8THK+f/nzdv3qwbTYcNG6bnlYPtOHbsmMyePVv69+8v5cuXN7U5p84N586dMyXLxSZckRXJx0h4&#10;yCVTI+Ls7iVVW3cXR+ebh2j18XKXuSu3SsMaFWXiG0/lSwiv5p5Ry4gRI0wNkDGuEZbjGmFdnNct&#10;x3kdKBzUPNaLFi2SF198UYoVK2Zqc+7U+SCZtniTKeWci5Oj/LVisynlnAr8p7z3rCnljnrI9uDB&#10;g/o+HvkjOjpaxo8fL127ds1ybltL7T3uL3+v3WVK1nElMUH+XbfTlCz33EOdZFAP6wxZfuLECZk1&#10;a5aeh16NbASg8ONRScCOqLkvqlWrlu7y448/6pAr9Wn4JUuW6A/n27Zt02WgdOnSOiDds2ePzJ07&#10;Vz9l/88//+hl/vz5OkRVixpiauHChXpRN3mLFy/WizqmEhISzHcT3YipGhRVA9jZs2d1nYODg9zX&#10;rqnM+XSo9O3WNs0T+cyvAktdvnzZrGWPm7ODdLzjDnF1u9ZInhATKRcObNYN69dzcnKU3YdOiauz&#10;k/zfcz0LtIcpYAu4RiAvcV4HAAAAkBcIuIBCpGnTpnpowgcffFA3IgUFBcn//d//yZdffpnjhgUU&#10;LqrBUTUoqifrnZyc9Lo6VlQjkRpiSM2RoRoo1bxuaomJidFDCqklMjLypsYkRU0Wr4YeUl+fytvD&#10;XV57vLv88X+DpWX96rru+oZMIDNqbsGc8nJ1knadu+jjOlXkJX8JPXNtbiHFIfl43X/yrHzwbA8p&#10;XSL3T+kChQHXCOQVzusAAAAA8gJ3kkAho4YxfPbZZ2XMmDFSpUoVXbdq1Srdm2vt2rXpNj6haPD3&#10;95eTJ09K8+bN5b777pP7779fLw888IAORdXy0EMP6aVHjx566dmzpzz88MNXlxsbIGvXrq2H42zV&#10;qlW6jZM1K5WVScOfltEvPCouTk6mFsjc9b1A0qPOY5mdy8r4eEi9pq1MKUXIyf2SGJcy709pHy+Z&#10;u3qb9LrzVml3Sx1dBxR1XCOQlzivA0DOJHH/DgBApgi4gEKqfv36Mm7cOHnsscf0U9hhYWEyduxY&#10;GT16tAQHB5u9UFSoJ+fXr18vPj4+csstt5ja7EttfFLzcajGzTvvvFO8vb11XUbUE9ddWzcWF2ca&#10;L2EZZ2dns3az9YfPyxcL9shXi/bK4t1nJCY+/UbThrWri5dPCVNKfg8kJkjwqQPi5e4q/6zZpo/l&#10;pCQaDACFawTyGud1APmpW7duep6ozIJze6F6SwMAgIwRcAGFmBpi6IknnpAvvvhCatWqpevUfBhD&#10;hgyRZcuWFYoP/LDMvn37JDQ0VNq2basDz5xSDZVdunTRT/KXLVvW1ALWpXqipicgJFL+23dWImPj&#10;JTw6TjYfuyA/rjgkQeE33/g7OzpIiza3m1KKywEn5PRZfwkKi9DlJZv3SkJiol4HijKuEchrnNcB&#10;5KcNGzZI9+7dpV27dnYfdNnCzx5w8aJ8N2OGfPrDDzIn+e8JAIAtIeACioCaNWvK559/Lv369dOh&#10;l5orQ83V9f7778uFCxfMXiis1P/vHTt26CErq1WrZmpzRg01pY4nIC8VK5b+3Cn+wZFm7ZqgiBj5&#10;ff3RdJ/4L1/CW0qULmdKIleSEiXu0llTEgmPipGdR/xMCSiauEYgP3BeB5DfWrduLWfPni2woKty&#10;mRLSqXldcbaBIXgbVK8owx7vbkrZE5H8OeHJN9/UAdeCVatkw86dZgsAALaBgAsoItQT2Y8++qhM&#10;mDBBGjRooOt2794tQ4cOlfnz56eZ/B2Fy5YtW/TcF7ffnvap55zIzZP9gKVKlSpl1tJKzGDoqZDI&#10;WFm48+YGTQcHkcbNWppSiiuX04b6W/YfN2tA0cQ1AvmB8zqA/Na5c2c5evSoTJo0qUCCLhVsdWxa&#10;R4Y+fIc0rlnR1OYvXx9veW/gQ/LL+89Jk9op83Nn166DByU4LEwG9+kja3//Xb546y2zBQAA20DA&#10;BRQxlSpVkk8//VQGDRqkh4uJjY2VH374QUaMGCFnzpwxe6GwUD30jhw5oudUKV68uKkFbJuavyc9&#10;ZXw8zNrN9p4JlkvpDGlVvqS3uLp7mpJIdESYeDhc6xWw74S/WQOKHq4RyC+c1wEUBDc3Nxk8ePBN&#10;QVf79u3zbch+Hy8Pebhjcxlw7+1SoVT+XGtVuPbk3bfLX5++JA92aK7nu8ypyOho/dq4bl39CgCA&#10;rSHgAoog9QH3/vvvl4kTJ0qzZs103aFDh+SVV16RP//8UxLTmbtADWGkFtgPdcO2fv168fLykhYt&#10;WphawPap8L1EiRKmdE1lXy9xdcr4o8uWYxfN2jWOyffztRveYkop6pa91jB66twlswYULVwjkJ84&#10;rwMoSDcGXerBzm7dumUadE349VeZ+Pvvsjv5Pnnwhx/KPc89J/3fflvmr1hh9sieKmVLyrP3t5MH&#10;290iXh5uptb62jetKzNHDZFXHuuW639nzA8/yJS//tLr3/3xh7w0apRcCArSZQAAbAUBF1CEqQng&#10;P/roI3n55Zd1A5caoujX5A/yr7/+upw4ccLsleKXX36Rf//915RgD1RoeenSJWnTpo04OzubWsA+&#10;VKhQwaxd4+biJM2qlzalm50MvGzW0qpU4dp8LYrHlWs9AoLCIvLl6V3A1nCNQH7jvA6goGUWdB04&#10;cMDslUIFWyrMGvT++1LSx0eefPBBcXN1lfcmTJCJv/1m9soe9aBpszpVZOjDnaRdk1ri5Gi9Jrlq&#10;5UvL+NeekK9e7StVy6c/LGx2lfH11b+7UqpECalYtqxNzCkGAMD1CLiAIk59yO7SpYt8++23cttt&#10;t+k6FW4NGzZMpk2bJnFxcbJ3715ZtGiR/P333/TishNq6MmtW7fqxqTatWubWsB+VKlSJd1G93b1&#10;you7S/o31kERsenO5+Lj6SaO192MJ8VeO4+pRtCYuHhTAooGrhEoCJzXgcxFXw6X80ePseRyiQgO&#10;Nn/RjKUGXXv27JHWrVvLhg0b5KuvvjJbr1G9lfr37CmfJN8bP/HAA/Ldhx9KpzZt5Oe//pIz586Z&#10;vbLPzcVZ7mpZX4b0vEPqV01/CFdLuSd/r1f7dJcZo16Q22+pY2qtY+Ajj8hDd92l13vfc4+8PWiQ&#10;uCUlSVxQsDhHx6T797fWot4PAABYwiH5BoDH2wArCggI0MFQ7969pWbNmqY2d9TbVPWeql+/vtSp&#10;Y90PrddT/476cP/dd99JWFiYrqtYsaLExMRIsLlR6Nu3r/Tp00ev59b27dv1kBBqaEQPj4znYLAW&#10;Pz8/mT59uv4dqlatamoLlrV+JvX/x8fH52rDkRp2Sj2F+EjyTYmvr6+us3ebN2+WlStX6vDV1dXV&#10;1MIWHDt2TGbPni39+/fPcJ6VnFBzA6nlRgf9Q2TWpuOmdI2Lk6O8/VD68wysXLdJAgP89LpHseKy&#10;I+rak63rv39XXF3ypwfLunXr9KLmPQSywjXCclwjrIvzuuU4ryO3/A8ckq1z/pawizcPyYnsa3pP&#10;d2nf+1EZOnSonns6PdHR0TJ58mQZM2aMnD9/Xu666y4deKlz34svvijFihWTZ955Rw4cPy4rpk4V&#10;D3d385Uiew4fln5vvSWvJZ8fn+7Rw9Tmzux/l8jJ0ASJvjad4FVxsTGyZNNeU7pGnRWreIs80qGJ&#10;9O39SEplHli8dq2M+OIL+eb996Vdixaya+Fi2b1oidmat4qXLSu3PtJTKjWsb2qKLnXMjh8/Xrp2&#10;7SotW7Y0tbmz97i//L12lylZx5XEBPl33U5TstxzD3WSQT06mVLuqAe2Z82aJf369dPtWQAKPwIu&#10;wMrsOeBKFR4eLj/88IOsWrXK1Fzj6ekpP/30kx7SMLcIuKz3M23btk0PtdG2bVt9Q/bXX39Jw4YN&#10;pV27dmYP+0fjpe3Kq4ZQNWzq8uXLJT7+5ifxd5y6JAt3+kliUpKpEalR1kf6dUh/AuydB47K0X0p&#10;N1vFSpWXLaEp87W4ubrIusnv6PX8QEMosoNrhOW4RlgX53XLcV5HbuxevFR2LVgkFerVlXrtbxc3&#10;K9xjFXXepXylfPI1M72A68ZgS41k8sEHH+ghCnfv3q1HLbk+4AqPjJRZ48aZr05xOSJCOj75pDzS&#10;rZu8N2SIqc0ddU8cExMrQbEOEhCVfK68dhpMN+DydXeQRr4ixZMvd82bN5cHH3zQbLG+GwMu1UNu&#10;1ZKlcvr0af2gTF6JTf7bH163Qc4dPiLN7rtHmt7dzWwpmgi4LEfABRQ9DFEIFDD1wVp9mD516lS6&#10;y/79++Xw4cP6ydXQ0NCbtqvhA1Wj1Y31ajl58qTephoTskN9oFcNRM8884ypuUYNUThv3jxTgq1Q&#10;IagKJpcuXSr//POPHnajVatWZitgn1Rvk4xC/RbVS8uAO+pJw8olxcPVWaqU8pYeraqbrTdzv+7J&#10;Wxf3lEZQpWbFMmYNKLy4RsBWcF4HrvE/cFCHW83uvVu6vThYqjVrKuXr1GbJ5eKdTs9kFQ6MGzdO&#10;P4D62muvSePGjWXt2rU6WFLhVkau77mVKrXu+jDeGlRH1dLuV6RhiStSJvk1Pe5OIs2TT3G3l08J&#10;twqC+vu6lvKVBA/3dP/+1lrU+0G9L9T7Q71PVE9HWFf9auWlU/O64uKc/jDBAGAvCLiAAqTCItWL&#10;6ezZs7Jv3750FxVSqadolQsXLty0XT05pQKwG+vVkhqOqWAsu9STteoDf3pU45hqKIPtuL4zrvp/&#10;p+ZO27lzZ7pPSAP2pEaNGlKmTPqNlZV8vaRXm1oy/IFmMrBTffHxyPhO39XFxayJOF/Xu6NTC4Y8&#10;QeHHNQK2hPM6kGLrnLm655bumZLOMJzIvZwGW6nOBwaatWvOnj+vXyuWLatfrc3ZMWXowYYlRXzM&#10;ac4x+fCoW8JBOld2kEpeRehYSX5fqPeHep+oYTxhXSrY6ti0jrz0SGdpUbdqusMBA4A9IOACCtCm&#10;TZt0o9Mtt9wi3bp1S7Oo4RLUfBlqmJ1OnTrdtL1z5856m+ptpbqp37hdDUPk6Oioh5UpXbq0+Rct&#10;p4alUUMjpYdeXLbn+sZLJSkpSU+aPHPmTLnIeP6wY+pGq1mzZrrHSW4kJCaaNRFnj2L61cvDTR7u&#10;TC8WFH5cI2BLOK8DItGXw/WcW2pYQsKtvKFCrJwGW6kuBAXJtn37TCnFPytW6NeOedwT2t3pitQu&#10;fkXqlHSUzpUcpG4JEaeieKgkvz/U+0S9X9T7BtbnnXztvP/2JvL8gx2kdiV6QQOwPwRcQAFRvatU&#10;UKTCpypVquiw6vpF9cy6fPmyDr+8vb1v2n7w4EE99KAac1s1EFy/TQ3/onpwubi46K/PLtXwpebE&#10;evTRR+W+++7TYVrr1q2lSZMmUqtWLalQoYKsWbNGIiMjzVegoN3YeKmogFTNr1I2j54uBPKLOse1&#10;aNHClHImOjpKv6qGVb/wJD1Hy6jnH5ES3teGtQIKK64RsDWc11HUhV24oF+Zcyvv7NixQ9+/qjny&#10;shtsXe+tzz+XRcn3vgeOHZMJv/4qU//+W7onf6/6VppvOyulvVzFw9kUiqjU90nq+wZ5o2zJYtK3&#10;a2t5slsbKVfSx9TmD3J+ALlBwAUUgLCwMD30oJOTkw6ObhQSEqKHJaxcuXK6E3ufOXNGz91Vr149&#10;3UB1IzUsoRpCUIVbKvDKLtXzq0ePHnpSzueff14/9fbuu+/Kxx9/LF999ZWemPf7778XL27IbMb1&#10;jZfq/3mbNm2kV69eehggoDAoVaqUPjfl1MWAM/q1ZMXqEhqVIN++2U/aN62r64DCjmsEbBHndQB5&#10;RY1wooItNfekepgjp8qXKSOPdOsm74wbJ33feEOmzZ2ryyNfecXsARQ+NSuWlkEPtpeH2jeVYp43&#10;z0NnTZ7ubvLio3dJv3ty/j4FAAIuoABs3rxZv6oJ3m+8sU9MTJRdu3bpibPVUAo3Ur2+VO8vX19f&#10;PeTCjYKCguT48eNStWpVKVeunKlFYacaL9UTzA0bNpQ+ffpI06ZNdYAKFCbp9UKxRHRcooQFB4mr&#10;h5c0urWDzPn0JbmldhWzFSj8uEbAVnFeB5AX/v7771wFW6lUp5IhffvK8qlTZfoXX8iKX36Rd194&#10;Ic0cgIXd3R06yK65c6VdLnvdwr6oz41Na1eWoQ93ks7N6+n5uqxJtYM92vlW+XvMy9L/vg66FzYA&#10;5BQBF5DP1FAJanL3SpUqpTvB9oEDB/TQf2puAjXU4PVUI4AKvxS1XX3ouJ4aslBt9/T01I1YKDpU&#10;mKmGlFRDb6hwFMA1h44clVIVq8orr78pzz3cRTzcst+zFbBnXCNQ2HBeB5CfSvr4SMNatcTH29vU&#10;AEWDCrY6NK0tLz3SWVrWq3pTG1ROdGhWT2aMfEHe6nef+PowKhCA3CPgAvKR6n0VEBCghwdSc2fd&#10;SA1dqObeUj2z1LAtN/L395fg4GBp1KiRDrFudPToUYmJidHf+8ZwDIWbmhutZMmSpgQgVZKDk3S+&#10;o4N8+clIaVI3f+ZKAGwN1wgUJpzXAQDIX94ebnJf2yYy+KEOUqdyzuZvrV+tgkwa/rR8+crjUqPi&#10;zQ97A0BOEXAB+Ug9Na2eom7btq2pSUuFVg0aNJD69eubmrTUsIRq2MIqVdIfgkXN16Um7KYRC0BR&#10;p3rKBgYGyj3dukj7tm1MLQDAXnFeB5Cfmibfk7dp2tSU8lZ682pbQvWmYVoC5KcyJYrJ411ulae6&#10;t5HyvpYdt+V8i8v/DXpYfvlgkLRqwPyvAKyPgAvIR2qc4VtvvVWKFStmatJycXHRT1lnNOG2CsCq&#10;V69uSjdTwVaFChVMCQCyr1u3bnpC7pzOi1LQ1DyG6uefN2+eHu5VnVcLmr3+LQEUDpzXrY/zOlD4&#10;vfzUU/Lh0KGmlLfatGmjH1TNzjDC1apVk+eff15/LZDfalQoLc890F4eat9Uinmmf9x6urvJi492&#10;kTmfDJV72t4ijlYY3hAA0kPABQAArtqwYYN0795dT8xtaw2ilvwsapjW0NBQva81xojPjUshIfLG&#10;mDFy4swZUwMA+Y/zuvVwXgeQVypWrCidO3eWunXrZvjAq1K8eHE9r2b//v3pvYUCpa7JTWtXlqEP&#10;d5LOLeqJq0vKNBnq+O11V2v5e8zL0v++9uLmWvAPpgAo3Ai4AABAGq1bt5azZ8/abINoZmzp51yy&#10;bp38t3Gj2MdfDkBhxnndOjivA8hLTk5OOuBSQZcKvK6n5ti+4447ZOjQoXpObsBWuDg7SYdbastL&#10;D3eSNo1rycxRQ2T4k/eKr4+X2QMA8hYBFwAASEPdVB89elQmTZpktw2iAIBrOK8DgP3w8PDQQxbe&#10;fvvten6uhg0b6mCrU6dOOugCbJGXh5vc3aaxVK9Q2tQAQP4g4AIAADdxc3OTwYMH39Qg2r59e1m2&#10;bFmWDaIhly/LZz/+KA+/9JI8NGSIfDFlih7S6aVRo2TXwYNmr7xVkENZTf37b5mzdKle/2TyZPn4&#10;u+/0OgAUFM7rucN5HUB+8/X1lQ4dOkivXr300IQAAOBmBFwAACBDNzaInjlzRrp165Zpg+jliAh5&#10;6s035a/k7R1btZKeXbvK2m3b5JXRo/VrYEiI2TNvFWRDaEkfHynu7a3Xy/r66gUAbAHn9ZzhvA4A&#10;AADYHofkGxjGpACsKCAgQKZNmya9e/eWmjVrmlqkZ/v27boh5ZVXXtHDMOQ1Pz8/mT59uvTt21eq&#10;Vq1qaguWLf5Mtmrz5s2ycuVKGTZsmLi6uprarEVfDpewCxdMCZnxLuUr5ZOPQzUEyqeffmpq04qN&#10;jZUpU6bI6NGjdaOoGjrltddek2PHjunJrsuXLy9fTZ0qv8ydKz8n79OiYUP9deGRkdLr1VflfGCg&#10;jB0+XLomf112qI8rCxYsMKWMhYeHy6JFi/R627Zt5YUXXtDrBeH3+fNl7E8/yewJE6R28t81IjhY&#10;Nq5aLXv37tXveVtXvFw58fApZkooCFwjLMc1In2c163L3s/rtqYoX2fOHz0mSyZ8I91fflHK16lt&#10;alGQdu/erc81L774ohQrxuefzKjhbQ8ePKjv4/MD75fkzyvR0TJ+/Hjp2rWrtGzZ0tQiPSdOnJBZ&#10;s2ZJv379bprLDkDhRMAFWFlqwKUU5FOm9iD19EPANV2vc7xkLvV4sbTx0v/AIdk6528Ju3jR1CAr&#10;Te/pLu17P5ppQ2iq0NBQPbTVli1bpH79+vL0009fbQi9d9AgKVGsmEz/4guzd4rf/vlHPv/55zxt&#10;CI2IiJCFCxfqdVtrCN21cLHsXrTEbLUPxcuWlVsf6SmVGtY3NchPXCMsxzUifZzXraswnNdtTVG9&#10;ztBgb3tSAy6Fa27mUq+5I0aM0K95jffLtYBL4fjMXOrxScAFFB0EXICVXb58WXbt2mVKsIRqrHBx&#10;cTGlvGOLAZdqTNqzZ48pwRJqUnwnJydTSt/uxUtl14JFUqFeXanX/nZx8/IyW5AZS570VzdXkydP&#10;ljFjxsj58+flrrvukpdeekk/xakaQsuUKSOtHn1U7unYUUa/9pr5qhSbd++W5z/4IN8aQlUvBDUM&#10;V0Gx9yf9YyMj5fC6DXLu8BFpdt890vTubmYL8gvXiOzjGpEW53XrogeXdRXl6wwN9rZHnf+OHDli&#10;SsiKun9X9/H5gfeLSHx8vGzcuNGUYIlmzZqJj4+PKQEozAi4ABQZDPVUNPgfOCj/Tfpemt17d0pD&#10;CU+4ZYu3t3e6DaE3NoB26dJFPvjgAz1nixrGavbs2bohtKSvr7Tp3Vvu7tBBPn39dfPVKfYfPSpP&#10;vPlmnjaEqocMFi9erNdtrSFUWbdunV7y64nXXEv+u+swYOFi6fLC8/Tkgt0ritcIzuvWUyjO67am&#10;iF5naLAHLMf7BQCQGUfzCgBAobB1zlz9VD7hlnWoBtBx48bpOQXVnCyNGzeWtWvX6vnzVCPojdxc&#10;XfVE/P7pzGlz/tIls5Y/GL7DCpL/huq9pN5Tajg3wN5xjeC8DhvDdQYAAAC5QMAFACg0oi+H6/lU&#10;1JBTRbXh0lqy2wB6vQ6tWsm+o0flyKlTpibF/FWrzFreub5jekE3hDo5pnzMSkpK0q92K/nvqN5T&#10;6r2l3mOAvSrq1wjO67lXaM7rtobrDAAAAHKIgAsAUGiEmafLmXMrd1RjZ04aQFM9/9hj4uXhIUNH&#10;jpQl69bJgWPH5NMffpBVmzebPbLPHkdU9vH21q8//vmnzP3vP71ur1LfU6nvMcAeFeVrBOd16yhM&#10;53Vbw3UGAAAAOUHABQAA0tixY4c0adJEzymSnQbQVJXKlZPvR44Ub09Peevzz6XvG2/Iqi1b5Ome&#10;Pc0eeceWhq9q17Kl1KlWTZauXy+jJk2SxMREswUA8hfndevgvA4AAADYFgIuAABwVdeuXXUD6NKl&#10;S6Vdu3amNvsa1qolf339tfw9caLM/OorWTh5sjSrn/cTx18/bFRBN4oW9/aWP8ePl1XTpsn6P/4Q&#10;JycnswUA8g/ndevhvA4AAADYFgIuAABw1d9//52rBtAb1ahcWerVqCGOZt6SvGZLc7WkKuHjI26u&#10;rqYEAPmL87r1cV4HAAAAbAMBFwAAsHmqIdXZ2dmUAAD2jvM6AAB578SJEzJ16lQ5dOiQqcnYtGnT&#10;ZPXq1aZkuT179uh/IywszNRk34YNG+Snn36SGTNmSGBgoKkFgKwRcAEAgHxRqkQJ6dCqlZQpWdLU&#10;ZE/p0qXNWsZs5el+ACgKOK8DAGDbVHA0YMAA+e+//0xNxgYOHCiTJk0yJcv9888/+t84d+6cqbFc&#10;cHCwdOjQQfc2f/nll+WJJ56QKlWqyLfffmv2AIDMEXABAIB8cUu9evL1u+9KswYNTE321KlTJ8uG&#10;TlscygoACivO6wAAFB7vvPOOPPzww6aUP/r37y+bNm2SOXPmSEREhAQFBUn37t1l6NChsnHjRrMX&#10;AGSMgAsAANiF4sWLS/PmzTOd9yUpKcmsAQBsHed1AABsx0cffSS9e/c2pbwXEBAg//77r+79pYI1&#10;9SBLiRIl5Ouvv9YPuMycOdPsCQAZI+ACAAB2o2LFitKxY0cpU6aMqclY7dq1zRoAwFZxXgcAwDY8&#10;9NBD8tlnn5mSyP33369Dpnnz5knnzp2lWrVq0rZtW5k8ebLZI2NbtmyRBx54QIYNGyaJiYmmNq1y&#10;5crp+btUz7Hrpfbe5iEXAJYg4AIAAHbF29tb2rRpI61btxYvLy9Tm0LdBKkx299++2254447TC0A&#10;wJZxXgcAoOAtWLBAduzYYUop5U8//VT69OkjlStXll69euleV4MHD5aff/7Z7HWz7du362EGT5w4&#10;IcOHDxcnJyezJS1V37hxYx2cpVJzcqm5uNQ2NR8XAGSFgAsAANilsmXL6sbOhg0bipubm7i7u+sb&#10;pJEjR0qDHM4HAwAoOJzXAQCwLfv27dNzYf3666/y+eef655ZHh4e8tNPP5k90tq5c6d07dpVh1ar&#10;Vq2S8uXLmy2ZCwsLk5YtW+ogbeHChfL777/rh18AICsEXAAAwG6peVtq1qwpXbp00cutt96a6Vwu&#10;AADbxnkdAADb0b59e2nWrJkppQwrqB4+uXDhgqm5Rg03mBpurVixwqLhh1NFRkZKp06dZODAgVKy&#10;ZEndS2zJkiVmKwBkjDsFAABg99SExACAwoPzOgAABU/1qLqRp6dnuvNq9evXT4KCgiQmJkbvkx1q&#10;Ts4vvvhCJk6cqIMy1ZNbDVEYERFh9gCA9DlcSZ25DwAKOT8/P5k+fbr07dtXqlatampRmJw/ekyW&#10;TPhGur/8opSvw0T0+eXYsWMye/Zs6dixo8VDUBRV69at0+PWjxgxwtTYB95bKAw4ji3Hed1y9npe&#10;tzVF7f3J+QiwHO+X3Pntt9/kqaeekq+//lqGDh1qatPn7Owsjz76qMyYMUOX1cMmTz/9tEydOlWX&#10;U6meVqdOndKLMmrUKHnvvfd0b68ePXrIG2+8oZexY8fq7Tmh5u5SX6+GOWQOTgCZIeACUGQQcBV+&#10;3PwUjNSGUFiOgAvIfxzHluO8nn0EXLlT1N6fnI+A/2fvPuBtrv84jn+4XHtvIrJliyIqCWlrp72H&#10;EO3SUGlqCQ2VJESl/qmohEokKkrJ3iN77/H3/t7f73Yc5y53nfF69vh2zm+ccY/z+51zfu/f5/tN&#10;PbaX9MnKgOuvv/5yY2aefvrp9sMPP7iTQJo3b+7WCUXjeb3yyivWpUuXI9bT/el+x4wZY2eeeaY3&#10;FwCORMAFIGYQcEU/fvxkD3VBsWHDBm8KqaEuOCIJ2xaiAe/j1GO/nnaRtl8PN7G2fbI/AlKP7SV9&#10;sjLgmj17ttWqVcudKFO/fn2rWLGizZgxw/Lly+fWC6b169SpY1dccYU7VuPbu3evNWrUyN3PihUr&#10;rESJEt4SADgSAReAmEHAFf348QNkDrYtRAPex0D4irXtk/0RkHpsL+njB1zqdrhevXre3MNp3CvJ&#10;qIBL1L2guhns3r27vfTSS25eKHpueo7333+/u75x40Z78skn7ZtvvrHevXvbQw895K0JAKHl9C4B&#10;AAAAAAAAAFFGXQb2798/ZMsMPXr0sBNOOMFeffVV11VhUt588027/vrrrU+fPla3bl1r1aqV/frr&#10;r9a3b1/CLQCpQsAFAAAAAAAAAFHmqquuMnXelVzz7du3L7F6S7QsuHpLJk6cmFi9JT179nTr+tVb&#10;EhcXZ9OmTbP9+/dby5YtvblHyp8/v7377ru2bt06NybXn3/+aatXr3bjcgFAahBwAQAAAAAAAACy&#10;RdGiRa1p06auiktdJQJAahFwAQAAAAAAAAAAIKIQcAEAAAAAAAAAACCiEHABAAAAAAAAAAAgohBw&#10;AQAAAAAAAAAAIKIQcAEAAAAAAAAAACCiEHABAAAAAAAAAAAgohBwAQAAAAAAAAAAIKIQcAEAAAAA&#10;AAAAACCiEHABAAAAAAAAAAAgohBwAQAAAAAAAAAAIKIQcAEAAAAAAAAAACCiEHABAAAAAAAAAAAg&#10;ohBwAQAAAAAAAAAAIKIQcAEAAAAAAAAAACCiEHABAAAAAAAAAAAgohBwAQAAAAAAAAAAIKIQcAEA&#10;AAAAAAAAACCiEHABAAAAAAAAAAAgohBwAQAAAAAAAAAAIKIQcAEAAAAAAAAAACCiEHABAAAAAAAA&#10;AAAgohBwAQCAsHLw4EHvGgAAAAAAABAaARcAAAgb06ZNs7Zt23pTAAAAAAAAQGgEXAAAIGz07t3b&#10;ZsyY4U0BAAAAAAAAoRFwAQAAAAAAAAAAIKIQcAEAgBSdc845NmLECBs5cqS1bNnSKleubO3bt3dd&#10;Ch44cMBefPFFa9CggdWqVctuuukmW7t2rXfLBFu2bLFHHnnEGjdubJUqVbIWLVrYK6+8Ynv37vXW&#10;MLv66qvt559/duvq8QYMGOAtMRs/frxdcMEFVqVKFatRo4ZdddVVNmvWLG9pgmHDhtkll1xif//9&#10;tzVv3tyOP/54e+edd7ylAAAAAAAAiCYEXAAAIEVffvml6z5Q4ZWCow4dOtj3339vZ555pl133XXW&#10;v39/O/300xNDpWuvvda7pdmGDRvspJNOcrevWbOm3XzzzVa4cGHr3r27C7L27dvn1qtYsaLlz5/f&#10;4uLiXIBWokQJN//111+3Nm3auEDr8ssvt7PPPtu++eYba9q0qX377bduHZk7d6598cUXduGFF9rS&#10;pUtt8+bNtn37dm8pAAAAAAAAogkBFwAASBVVRk2YMMHefPNNFzo99thjLrxS0DVz5kx7+eWX7ZNP&#10;PrHzzz/fxo4da7t27XK303qzZ8+29957z4YPH+4qubT8vvvuc0GVwjF5+umnrX79+lagQAHr16+f&#10;XXbZZbZixQoXhGn+77//bs8884x7nN9++82tpyDNfxzR9dq1a7uAa9myZXbbbbd5SwAAAAAAABBN&#10;CLgAAECqnHjiidakSRNvyhKvq6qqUKFC7rrUrVvXDh48aKtWrXKXH374odWpU8euueYab40Ejz76&#10;qBUsWNCFXkn59NNPbffu3fbwww8f9hjHHHOMdenSxT3GxIkTvbkJbrnlFlcFliNHDouPj/fmAgAA&#10;AAAAIJoQcAEAgFQ59thjvWsJ/PCoQoUK7tKXK1cud7l//35bv369rVu3zurVq+fmBVIFVtWqVV3X&#10;gkn5559/3KUquIJpzC8Jvr3uEwAAAAAAANGNgAsAAKRKUtVQOXMm/XVi79697jJfvnzuMljevHld&#10;pVVSkru9bivBt6dqCwAAAAAAIPoRcAEAgExTsmRJFzgtXLjQm/MfdV+4aNEiK1eunDfnSOXLl3eX&#10;oW7vz0vu9gAAAAAAAIhOBFwAACDT5M6d20477TSbNGmS/fXXX97cBBpfa82aNda+fXtvTkL3hgcO&#10;HPCmzNq1a+cu33jjDXfpUzj21ltvufVPP/10by4AAAAAAABiBQEXAADIVE899ZQLohRWDR061H7/&#10;/XcbMGCAXXfddVaqVCm79957vTXNihUrZhs3brSePXva119/bc2bN7cLLrjARo4caTfddJNNnjzZ&#10;JkyYYOecc47NnDnTHnjgAStevLh3awAAAAAAAMQKAi4AAJCpmjZt6sKqwoUL21VXXWWNGze2zp07&#10;W7NmzVxgVbZsWW9NsxtuuMF1a9i7d2979tln3bzhw4fbHXfcYUOGDLGTTz7ZVWz98ssv1qdPH3vi&#10;iSfcOgAAAAAAAIgtBFwAACBF6hLwvffe86YSqOtBzb/zzju9OQkef/xxN79atWrenIR1Z8+ebQsW&#10;LHDh1OrVq23cuHGHrSOq2NKyf//917799ls3L2/evNa/f39bv369/frrrzZr1ixbuXKl3X333ZYj&#10;Rw63jviPW7lyZW8OAAAAAAAAohUBFwAAyDLHHXecq+gqU6aMN+dIcXFxVrp0adetYaCCBQu66q/j&#10;jz/eje0FAIhuOmkhM+mEin79+nlTAAAAACINARcAAAAAIGzs3r3bHn74YRs4cKA3J+Pt27fPdYt7&#10;zz33eHMAAAAARBoCLgAAAABA2FCXtk8//bTt2bPHm5Oxtm7dapdccomNGTPGmwMAAAAgEhFwAQAA&#10;AABiwmeffWaNGjWyL7/80sqXL+/NBQAAABCJCLgAAAAAACkaNmyYnX/++bZ27Vq7+eabrXr16lan&#10;Th175JFHXJd/f//9t3Xs2NGNt9iyZUv7+OOPvVv+Z/z48XbBBRdYlSpVrEaNGnbVVVfZrFmzvKXm&#10;qqq6du3qrr/xxht2zjnn2KZNm9z0li1b3GNpPMZKlSpZixYt7JVXXrG9e/e65T7dZtSoUdazZ0/3&#10;XM4991z3nOW6665zYzpOmjTJmjdv7uYBAAAAiEwEXAAAAACAFM2dO9e++OILO+2001wopTCrQIEC&#10;9tRTT7nAS6FWXFycXXTRRbZ48WK79NJLberUqd6tzV5//XVr06aNu+3ll19uZ599tn3zzTfWtGlT&#10;+/bbb906hQoVSqysKlGihFWuXNnd54YNG+ykk06y3r17W82aNd3jFS5c2Lp37+4CLQVsPlVnPfnk&#10;k/bcc89Z3rx5bcaMGVasWDG37MMPP7TffvvNmjVr5qYBAAAARC4CLgAAAABAqhw4cMAFTJMnT7bn&#10;n3/evv/+eytatKi999579vjjj7uqrRdeeMEFYQcPHrT//e9/7nYrVqxwYVT9+vXt999/t2eeecZe&#10;fvllFzYpJLv22mtt165dLiR74IEH3G00Tla/fv1c6PXYY4+5sbn0OMOHD3eVXGPHjrX77rvPhWT9&#10;+/d3t/H9+eef9tNPP7mqsgULFliuXLnc/DPPPNNy5uRnMAAAABAN+GYPAAAAAEi122+/3XLkyOGu&#10;58+f32rXru2uq6rKV7duXXepYEs+/fRT2717tz388MMusPIdc8wx1qVLF1u1apVNnDjRm3s4BWWq&#10;vFJ3iNdcc403N8Gjjz7quhxU6BWoSZMmiVVa8fHx7hIAAABAdCHgAgAAAACk2rHHHutdS6AASV0A&#10;5suXz5tjiRVT+/fvd5f//POPu1QFV7AGDRq4S3WBGMr69ett3bp1Vq9ePW/Of1T9VbVq1SNuq3kA&#10;AAAAoluOgzodDgBiwNKlS93g6J06dXIDkyP6rJ43377u29/ad+1sZatX8+Zmrj/++MN1f6QDeOq2&#10;KbABmUldbOnAbocOHdz4NDqYrEu1jJYd2xaQ0Xgfp5+6IOzVq5ctWrTIjY3l88fkUggVSFVeV155&#10;pX3wwQd266232ltvveXG5goOyNTVoPZlffv2ddVcGjOrUaNG9tprr9mdd97pqrs0Ltd1111ngwYN&#10;8m71H43NNW/ePBeEiR5XXR6qO8PkXHzxxa4rRXWNiOwVa9sn+yMg9dheAADJIeACEDMIuKJfdvz4&#10;efDBB+3ZZ5/1poCspTBryZIlljdvXldBkSdPnkzpiosDC4gGvI/TLz0Bl26n248fP95at27trZFg&#10;wIAB1rlzZ/voo49c6BQccO3du9d1Q6ggS2N+BdLP2bJly1qpUqXccxACrsgTa9sn+yMg9dheAADJ&#10;IeACEDMIuKJfdvz4uf/++90g+zrYB2Slbt262aRJk2zy5MmuWzBVc2ksnMAuwjIKBxYQDXgfp196&#10;Aq4pU6ZYixYt7NJLL7URI0Z4ayQEVAqz/vrrL/v333+tePHi7r7UHeGrr75qXbt2deu1b9/exo0b&#10;5yqnjz/+eDdPRo0aZRdddJH16NHDXnzxRTePgCvyxNr2yf4ISD22FwBAcgi4AMQMAq7olx0/fu67&#10;7z7X5dKmTZu8OUDW0EHf4cOH21dffWWFCxe2QoUKuUtVOWQ0DiwgGvA+Tr/0BFzSsWNH++yzz+zG&#10;G2+0G264wXbv3m19+vRx+7GePXvak08+6dZbsWKFHXPMMdakSRO7+uqrXdeEGmOrZcuWVrJkSXdi&#10;SZ06dVxo9sADD7gqVgVfquQSAq7IE2vbJ/sjIPXYXgAAycnpXQLIIOpCRWef0lLfGKsIkYz3L7KT&#10;3n9bt261HTt22J49e2zfvn3eEgAIPwrl77jjDhsyZIidfPLJdvrpp9svv/ziQq4nnnjCW8usQoUK&#10;7oSk3377ze666y7XZWHTpk3t66+/dkH+VVddZY0bN3bdGjZr1sxVsvrhFgAAAIDYQQUXkMFWrlxp&#10;77//vjeF1FA3W5nRpVYwKriiX3ac3acukd59910quJDlVMGlg8SDBg1yFQ0af0aXJUqU8NbIOJw5&#10;i2jA+zh8bNu2zVVkadzAGjVqWO7cub0lh9uyZYsL8osWLerNSbBw4UJbv369+z5XpkwZby4iWaxt&#10;n+yPgNRjewEAJIeAC8hgfsDVsGFDO+6447y5CEVn5S5evJiACxkmO378dO/e3QUMBFzIal26dHEB&#10;12uvveYqF3SQV5elS5f21sg4HFhANOB9DISvWNs+2R8Bqcf2AgBIDl0UAplEZ6PSkm/Vq1f3Xi0A&#10;AAAAAAAAAFKPgAsAAAAAAAAAAAARhYALAAAAAAAAAAAAEYWACwAAAAAAAAAAABGFgAsAAAAAAAAA&#10;AAARhYALAAAAAAAAAAAAEYWACwAAAAAAAAAAABGFgAuIIQcOHLC9+/Z7UwAAAAAAAAAARKYcBw/x&#10;rgPIACtXrrT333/fLr30UjvuuOO8udlDm/eyfzfY1L8W2M+H2vTZi23Hrt3WuGZlu+vydla7cnlv&#10;zezx66+/2rfffmvdunWzfPnyeXMzz9KlS23YsGHWqVMnq1SpkjcX0WT1vPn2dd/+1r5rZytbvZo3&#10;N3N1797dBg0aZJs2bfLmAFmjS5cuNmTIEHvttdesbNmyVqZMGXdZunRpb42Mkx3bFpDRsuN9PHr0&#10;aFu/fr07yUht//79ideBzBQXF2dVq1a1k046yV3PlSuXu1QLR7H2OcPnKpB6bC8AgOQQcAEZLFwC&#10;rj/nL7M3Pp1gefPGW5niRW3bjl323bRZtmfvPrc8/tCP3D5dL7fm9bLvCyIBFzJadvz4IeBCdiHg&#10;AtImO97H+i64aNEibwrIWvo98tJLLx36PZDX4uPjLU+ePO4yHMXa5wyfq0Dqsb0AAJJDwAVksOwO&#10;uHbv2WvfTPvblqzeYJu277ScOcy2bt1uhQrmtwL58tmvsxfY7EUr3Lr58sTb0F63WsUyJdx0ViPg&#10;QkbLjh8/BFzILgRcQNpkx/u4bt26brv84IMPvDlA1qhRo4a1adPGnn32Wfc9u0CBApY/f/4s+c59&#10;NGLtc4bPVSD12F4AAMkh4AIyWHYHXEO//cUWrFhr+fPmtkJ589iEX/+2Bcv/dcvan1TPChcsYL//&#10;s9jmL1/t5p14fFXrd8/V7npWI+BCRsuOHz8EXMguBFxA2mTH+7h+/fquEXAhq6l7wpo1a1qvXr2s&#10;cOHCVqhQIXdZsGBBb43wEmufM3yuAqnH9gIASE5O7xJAFNi5e48t+Xe91ahUxkoULWpx8fHW5qQG&#10;dlaLBm751z//afv27bcWDWtazhw53DyNz6XuDAEAAJCxOJcQ2WnPnj22detW27Fjh7u+b19CV+UA&#10;AABAtCDgAqLE/gMH7K/Fq6xiqRK2bdfeQ9P73fwcOXLYMeXLWL1qFd30vGWrbePWHXamF3rJe19N&#10;8q4BAAAgoxBwITvt3r3btmzZYtu3b3fX9+9P+H0AAAAARAsCLiDC6cDJ/BVr7dMfZtiMBSttd4gf&#10;rgq5Tjg+oZR/1oJllisuhxUrUtjNlx9+n2MLVqxx1wEAAABEPr+Ca+fOnQRcAAAAiEoEXEAE+3fD&#10;Vvvi51k2YeY827Rjtzc3wd49u+2PfxbauvUbTTlWfHy8NT2+qls2b8kq27J9p53WpI6blsFfUsUF&#10;AAAAAAAAAIgMBFxABNq+a7dNnDHPRk/90/7duM1yHPov2NQ/5ln9mlUsT554+/n32YfWOGj1a1R2&#10;y/wqrmPKlHDT8vXUWbZy7UZvCgAAAAAAAACA8EXABUSY5Ws32Sc//mHzV64zO3hksOVz3Q8eaoUK&#10;FrBGtY+zP+cutly5clnzetXdclVxbdq2006qnzB94MABGzJ2srsOAAAAAAAAAEA4I+ACIojG2xr/&#10;+1zbs3efNydpyrf8gc3j8+SxXDnj7MD+fVanakUXfvlVXDUqlXfryOc//m4btmzzpgCk165du1Js&#10;Gg9D26quK2gOd3qe+/alvA/KTHp8jSWSEo09Evhah2p79+711k6Z/q10m6yS2r8TAAAAAAAgFhFw&#10;ARFk8/Zdtmdf6gaHrnFsedu4abM3ZVa1YllbtWaD5cqd206qW83NUxXXxq07rH71Sm5awdnwb352&#10;1wGkz7p16yxfvnwptpdfftmWLFnirg8bNsy7dfqMGzfOJk6c6E1lLD3PO++805vKHnfddZdVqFDB&#10;m0pa48aND3utQ7WOHTt6a6ds4MCB7jabNm3y5mSu1P6daaEw9ZtvvrF27dp5cwAAAAAAACITARcQ&#10;QXLFpX6TLVmimM2av8z27U+otMgVn9vWe9VZdapV+q+KK2dOa+CNzSUfjZ9m23ZmXYUCEK0KFSpk&#10;Q4YMSWwKsuSyyy47bP7ZZ5/t5meUlStXWtu2bW3x4sXenNj17LPPHvZalyxZ0urXr3/YvHvuucdb&#10;O7r5wdbJJ59s7du3t8mT6ZIWAAAAAABENgIuIIIUyJvH8uTO5U2l7ORGte2n3/62LVu2umquogUL&#10;uPkai6tpnePc9R07d7qxuKpXLOumt+/cbR+Pn+6uAzh6efLksauuuiqxXXDBBW5+w4YND5tfu3Zt&#10;Nz+jREI3h1nlnHPOOey1LlCggJUrV+6weaeddpq3dnQKDraWL19uzZo185YCAAAAAABELgIuIIJo&#10;XK2q5Ut6UymLy5XLTj2hnu3dv9927t5jFcuX9paYVamQcH3XnoTxZ5rVre4uZfg3U2y3Nx+IJEXK&#10;lHGXu7dvd5eRZsuWLda9e3erUaOG1axZ03r06GHbg/6Wb7/91s4880yrXLmyC8uefPJJN9aULFiw&#10;wK644gp3/YUXXnABjmjsqL59+9qpp55qxx57rFWvXt0uv/xy+/vvv93yzPDPP/+4x69Tp477W265&#10;5RYXrgT666+/7Prrr3frVKpUyU488UR78cUXDwvpdu7caQ8++KDVrVvX3c8zzzyTOL5gOAjXvzNU&#10;sPX666/bvHnzrHXr1t5aqedvU0XKJmxjAAAAsSizvodq3NUJEybY22+/bYMHD3bf6wEAQMoIuIAI&#10;U7dKOcuppCu1Dq1bolhRq1C2tOuW0JcrLs5qHVvO8ufP76a37txtFUoVd9c3bNluoyfNcNeBSJKv&#10;cCErUrq0zZk0Wb8+vbmR495773XjcSnoUNeFr776qgu5fB988IELK4oVK2bPP/+8derUyfr06WMX&#10;Xnih+7FduHBhO+OMM9y6DRo0sNNPP91d15hZ999/vwvGFHR17tzZjdF17rnnZkrF148//ugef+HC&#10;hfbAAw+4saQUzJ1wwgm2dOlSt45+tJ900km2aNEie+SRR9zfodBOXQa+//77bh0577zzrF+/fnbt&#10;tddaz5497ZNPPnE/+sNBOP6deh/oObRs2fKIYOu2225zlYVpdug+tU1p28pXqJA3EwAAILZMmzbN&#10;dQWe0SZNmuR6ddB39zvuuMOuu+46d0KartM7AwAAySPgAiJM3ty5rGjBfN5U2mkcr4L54u2AHbRq&#10;x1ZIHNdLB0VbNf6vq7T3x/xk+/kyjQjU9KKOtmrOXJs59puIC7n0g3nUqFGu2uell16yiy66yL76&#10;6iu3TBU+3bp1c/OGDx9ul156qd1333322Wef2ZdffunWK1WqlN14441u/Xbt2tkNN9xge/futR9+&#10;+MGFJgrOzj//fBfEqPJLwcycOXPc+hlJoZwqxb7//nu75ppr7Pbbb3c/3Ldu3WqPPvqoW0fVRRoT&#10;a/To0a7qTH/Phx9+aMccc4yNGTMmcZ1x48bZW2+95cK/q6++2t2nuhoMB+H0d2ofPmXKFBda6t9+&#10;2bJl6Q+25ND9alvSNqVtCwAAIFb17t3bZszI2BNB161bZxdffLH7Lqfvkbt27bI1a9bYlVde6b7L&#10;+eP4AgCA0Ai4gAizcv1mm7VguZUqkvKBz/hccVauRGErUSi/C8a2bt9pS1ets7lLVtu2HXsOq+iS&#10;nXv2WnHvflet22TfTJ3lrgORpEKdWtbw7A4246ux9k3/N2zJjJm2et78TGsFD5pVK1PWtm3Y4D2D&#10;o6eKm0DHH3+8bfDu9+eff3bXmzZtatOnT09sBQsWtLx587qqnVBy587tush7+OGH3fTq1atd9Zbu&#10;T3bs2OEuM8rGjRvd81JIo8f2VahQwY2JpTBHFAapqqlQoULuh7ye49ChQ23fvn2Jz0mhT1xcnF1y&#10;ySVuWhT6KCTKbuH0d86aNct1bakga+XKlakKtkocej6h3s+BTduOtiFtS9qmtG0BAAAg43z++ef2&#10;77//upPb1LV0zpw53Ulr7777rrsMl54LAAAIVwRcQIRZsXaTu5w5b5kVzpfHCh5qEp87l5UqUtAa&#10;VK1gbRrVsEtPa2TXtGtmZ594vB08eMAWrljjAq7kHDhw0E4/oa43Zfbel5PsQIRVwADS4Mx2dsbt&#10;t9qOjZts4jvv2dd9+2daq7bfrEu7Djb/51+8Rz96CkECKfTQ+Fmi4ELU1aBCLr81a9bMBScKrpKi&#10;sbZU2aMuDMuVK2cXXHBB4tmnOls0I+mMU6lYsaK7DKR5OktV9Ljqrq9atWouzKlXr54bN0zjifnP&#10;SX+TftjnypXLTfs0jlV2C5e/U//26q5S/8Yav0tjN6SmYuvEqtVDvp8Dm7YdbUPalrRNAQAAhCOd&#10;XDRixAgbOXKk66ZZ3UHrxDF1Kagu/jT2qbqVrlWrlt100022du1a75YJNA6uupJu3Lix+/7VokUL&#10;e+WVV1xPCD6d1KQTxLSuHm/AgAHeErP58+e7+9X9V6lSxXULrur9QMOGDXMnM+k7W/Pmzd2JbO+8&#10;845bX70ytGrVylszgU6gKl26tDupCgAAJI2AC4ggCqBWb9jiTZn9s2SVzTnUvvx+mr027EvLneOA&#10;Na1ZyaqUK2GF8+f11jJrWa+ady1l+w+aFcybcFuFYpNmzHXXgUijapMLHnnQLu39hLXv2jnT2vw4&#10;s9e+GWPVTmrmPXLm8LurU2WQuisMbkOGDHHLg+kHfOvWrV13hBq0WmNC6YeyX9GV0VRRJn7lWSA9&#10;l6JFi7rr6iJRP+Y1fpi6Y9HBgpkzZ7oKKF+RIkVs06ZNR4RwWje7hcvfqeo9/Vs2atTIVXLpoI4O&#10;yOg9kZypC+Yd8V4Obtp2tA1RuQUAAMKZuutW94EKmRQcdejQwXX3rKBJ41n179/fjW/lh0oa89Sn&#10;73IaL1W3r1mzpt18883upDBVxyvIUtW96AQmjV+tE9AUoJUoUcLNV4im72EK1zQW7lVXXWUrVqxw&#10;46vqe6Bv7ty59sUXX7jvhBqrdfPmzbZ9+3b3Pf25555zXVoHUjfi//zzj7tvAACQNAIuIMxs2b4z&#10;ZNXU5m077aUR39jEX/+xCiUTDpxKnrictnxNwgHWuscd4y6DlS5WyGpULO1NJW/f/gN2xkn1vClV&#10;cf14xEFXIJLkK1zIylavlmltWw6z+f+utoLFi3uPmDlOOOEE162oAi6FGn7Tj2P9eNdYXKJuTQKp&#10;okfVRur2RF3eHXfcce5+fvvtN7c8o7dvBTdqY8eO9eYk2L17t3suqjgTjUN14oknuuojncWqwEiB&#10;jgI4/zmpmxZVKCkYCqQxxbJbOP2dOhijAyPvvfeeO3NYB2T075xc0LV+69aQ7+fApm0HQObRdp9S&#10;UxWv9hW6riqEcJYdz9N/jY6GKmn91zmpFli9kRI9D90mq+iguz5zMpL+DfU9Q2M5ApFGlVH6Dvbm&#10;m2+67pofe+wxF14p6NLJRRrL6pNPPnHj0er7m7+9ar3Zs2e771Ea51aVXFquE5S0PSgck6efftrq&#10;16/vTjrr16+fXXbZZW6+xrzV9q+gS/MVaun6Kaec4u47cMwuPWbt2rVdwKXxUlV1H4r2TwrrtE0+&#10;8MAD3lwAABAKARcQZu5+dbh1uOtFe2bwFzb1rwW2/8AB0yHQQV9NsvnL19je/fts2uyFVrpYQYvL&#10;mdP2HfoyrYPVJ9atZkUL5U+4kxBOTkMVV85cca7LQ/lzwXL7bc4Sdz211h76ITFyzBh7adAge3bg&#10;QBv2xRe22uuuC8DROeaYY1zXKK+++qr78awu8DTOUqdOnezXX3+1Jk2auPV0xql89dVXbqwtdY0n&#10;CsAUdmjcp4GHtksFXnI0Y3D9+eefLjwJbj/99JNbrh/iGhNMlUWrVq1yYY6eu85m1cEC0fPSWam/&#10;//67+/GuAwsdO3ZMfI6iM1zr1KnjfuD/8ssvrjJKBwp+/PFHtzy7hdvfqTN8P/roI3c7dVeYmqAL&#10;QPbQPjxfvnwpNh2QXbJkibuu7q0ygsb90+dDRlO1gZ6nxpPJCv5rqAPZR0Ndkfmvc1JN++vU0mer&#10;bqOK3Kxw1113HVYNnB5+sKUTLtSt2+TJk70lQOTQCUX+92Hxr19++eWHdQOu70h6z+u7my51MpK+&#10;h11zzTXeGgkeffRRd2KSQq+kqHpeTVViOuHIp5PQnnjiicT7D3TLLbe4KjD9ho+Pj/fm/kch2EUX&#10;XeROfHrmmWdcd4kAACBpBFxAmHnqtovs6g4tbO7S1XZnnyHWvlsfe/PTCfbPksPH15kxd6mpUCNX&#10;XA5r1aim7Ttw0MZOneUtPVLF0sXs2DKpqzDZu3e/tWn631hcg788vKogKbv37LGn33jD2t90kz39&#10;5ps2YswYG3Xox/Lzb79t59x6qw3+9FNvTQBHQ2ekXn/99dajRw83ZlONGjXc2FzqlkVBhuiHuEIW&#10;BR06A1tnmj7++OOuOxadcaqmQat1IEt9+x9NWKQDXwpPgps/1sCdd95pzz77rL322mtWvnx5F/JM&#10;nz7dPj20D9DZrKKxEHRgTgcYNfaUKp7Uvd4999zjqssU/uhHv86g1d+qgxYah0Bn3nbu3NndR3YL&#10;179T96/gjaALCF862KquZf2mIEtUERA4/+yzz3bzM4o+M9q2bWuLFy/25sQu7b8DX2t1D6bPzMB5&#10;2ldHs+Bga/ny5YkVyECkOfbYY71rCfzwKDgI9sc8VdXV+vXrXViuMVKD6Ttz1apVXdeCSdFJTKJ9&#10;RzCN+SXBt9d9JkUVZ/r+rq4Mn3rqqcQTpgAAQNIIuIAwU6Z4EbvqzBY26JGbbHSf7nb9Oa1s2649&#10;3tLDLVm1zhav3mDbdyV0nzJr4Qp3mZSW9VNfxVWwQD6Li0vYRUyZNd+N95UcdavYtXdvGzl2rJ3Z&#10;qpV92q+f/TxihE0dOdIGP/usVT70w+LlwYPto0PLs4tfLeH3lw5kJB0kSq7pR7e6bbr//vuTXHbl&#10;lVceNl+VQQok/Ok8efLYG2+84X6Mq6sVdW/y119/uUGpA283+NC2ph/IajpDVGeg+rdRdZECKh3M&#10;UtdGeozA26bU9DyTajrL1F9PP8hViaRqLw28rXbuuecmLlcY9Mcff9iiRYvc89LBBQVx6mpPZ7/r&#10;LHitp8o1BTWqYFD1k27Tt29fd9/+faW26bHGjBkTcllq2q233ur+To2Z5c/L7r8zOUkFXZoHxKIi&#10;Zcq4y93bt7vL7KT9ucZp8dsFF1zg5jds2PCw+erKKiNpH4YEGlsn8LXWwexy5codNu+0007z1o4u&#10;+vwIDrZUCafKcI0HlB387bJI2YTtFEirUNVQEtx9dyC/G1J9HwtFlViqtEpKcrfXfl6Cb5/U89R3&#10;SHVn/fPPP9ugQYPcd3QAAJAyAi4gjJUtUcSubN88sbvAlKzbtM11Z5iUqhVKWblD95kau/bss1Ob&#10;1PGmUq7iGvnVVzZ15ky79Mwz7enu3a3KMce4L/NqDWrVsjd69bIC+fNb/2HDXKVXdlD/58WLF3cH&#10;MIBIpiotnWmqUCSpH91FixY97L2u2yjk0MG7rKIf8BrMW6FKqOepeQr3tE5SP/Z9GthbXb8k9fdm&#10;p3D/O/2gS13d6H3jj78GxBqNK1ekdGmbM2myjvB7cyOHxu9TUK3qXe0nVM27PSis07aucRkrV67s&#10;wjKNBaOxXETdqF5xxRXu+gsvvOACHFEVgwL1U0891e2rqlev7rr00ng26aUTLVQFpXEkq1Sp4sa+&#10;mTJlirc0QWofX+MS6m/T/ajCQV0ihjtVd+h1Vvdn+jdT12QKkwLpRBVVZ2udSpUquUpeVf8GhpE6&#10;2eXBBx90n+O6H/+EkrTSbfQe0edCcLClsYD8A/JZ7tDz0nap7TNfQFdyQGZT5aa+my1cuNCb8x9t&#10;LzpBKbnvzqrgl1C3120lNd+9tb9r0aKFGzdX4bO6PAQAAKlDwAVEgNJFU/dDr1yJopbSIdGT6yXd&#10;JUKwUkWLWM4cCbuJ76b/bUtXr3fXQ1HlVr68ee1O72BJsJLFiln3a6+1ay+4wHZlQ8ClA7vqjueM&#10;M87w5gAZSz+CI7WpCkkHDVNqmzdvDnn7SG6qqgr1twa3AQMGhLx9dra00pn6Omii/aG6KANiUdOL&#10;OtqqOXNt5thvIi7kuvfee12Vp4IOdV2oMRkVcvk++OADF1oUO/Sd6/nnn3djNPbp08eN86d9hsZo&#10;9L8Hqeus008/3V1Xd6uqLta+TkGTukfVGF2qRk1PxZcqUNU9q8av0cFahW0K6dSFq7rW9aXm8SdM&#10;mGBt2rRx1xXuNG3a1FVghTNVz+p11oFvjdmoMbMULinsUwW2KHQ86aST3IHwRx55xP17KZxUKPj+&#10;+++7deS8885z429ee+i7dM+ePV03tqrWTi39+ytY1GuqcHDZsmXhEWzJoeem7VHbpbZPICupu25V&#10;auq7kcLmQOpyWoGT9qs+dW8YuF9Ul546qey9995zPSMEUq8LEnj7UFTR36FDB3f777//PmorRwEA&#10;yCw5Dn3ZjbzTF4EwprEN9IP00ksvTRwTJ72m/b3Q/jdppq3bvM2bc6T43HF2ct2qdtkZJ3pzQtMm&#10;P+DT7239ltR1z7Nuwyab8uc8d/38Uxpbz+vPc9cDrV63zs686SZr0aiRDXjsMW9u8nSgfNq0aW68&#10;Gg2im1k/rNUtoSq3FG6pGzcd4AUyks6mVzciOks9UunHtLrOS4kOjKVUgRRpdABWVQEp0XgJqoYI&#10;J127dnUHtDUGWNmyZa1MmTLuUmN4AUiaDqbP+HKMlatZw2q2bGF5MrGyW5U56qr0mZdetILFkx4L&#10;Vd9TVJmk8EZhSCB/maqfPvvsM2+uue+aCi0UVqjCR1W9Cq00BqNPwZDmaTwXhWKq2FGlqD63FDqp&#10;ey3t2xSGBXaHNXDgQFdtpKqC1HaTqGolrauDwupyUYGcxv5Tt6t6DUTVWjogrM9MBT/79u1L1eOr&#10;skEHgWfNmpXY3Ziq0HSChvaBCsnSS8FSrVq13JiIR0MHs2+//XbbuHGjO+CtEE7fd3XQXAfRRd0E&#10;qwLvkksucQfEFTIpjFS3tBqXTfRdXZVc+ptHjBjhTkzQAfJhw4YlVuCpck+/M/R6JvX5rc8tVafo&#10;YLn+/fVaaiwiBWR6Xyb13Vvvv+GDB9vUH9I+RmdaqVtCVW4p3Gp4dgdrcGY7b0n0Wz1vvn3dt7+1&#10;79rZylZPfTfyCE2V7wqAtV35FJSry83gfYS6iu7Vq5cLeLVv0m9SVTVqe9H2qGpK7Vu1LaiLQm2f&#10;+n4lN998s7399ttuf6Xflto2dbKBAmxts+oWXCcZjBw50l566SW3jvbD2m/5j6tAW/sbn/Zj2p81&#10;OvRbWvcRTL0waMzAWMb2AgBIDgEXkMEyI+DSWWL39RtpRYsUtOVrNnpz/1O6WGFbu36T9bqlo7ue&#10;khnzltnnP/3hTSUvX3xu++jbya7rw1xxcfa/F7od9hj6YT3r0I+Daw/9AOh0zjl23003eUuSp7Pk&#10;1LKCuiXUGcsZ9e8BBPIDLo1xBWQlBVxDhw4l4AKOwoq//7Fpn3xqm9es8eZkrgYd2lvDs870po6U&#10;moBLlaQKUHw6UKqDsQo7/CBL4/v5lVmin3qqmNIYggqbggOuYKtXr3ZB1ZAhQ+zdd991JyI1adLE&#10;W5q84IBL1Us6YPzdd995ayRQqHPHHXe4LgYV9gQK9fjqkk/VZ6pw0t/s0+eu7j8cAy697vr++cQT&#10;T7jnHeiyyy5z1V36zRBo165drqLr999/d+GgKr1Gjx7tDn7rQLmWq3rE16VLF1cdl1zApYoQhWqi&#10;7g1HjRrluoBMjt5/CydNtrMbpe7fPb3ULaEqtyrUqeXNiQ0csM9Y6Qm4ROtq+9X+x6eqUW3X/jqi&#10;4EsVldruFB5r3yv9+/e3xx57LPH3gALka665xm27CqgkqYBLXVgHd8kaSONHp+ZEtGjG9gIASA4B&#10;F5DBMiPgki3bd1q3l4ba1p27reax5SxPfC7bt3+/rV632Zb+u976dLnM6h53jLd28g4cOGiDxky2&#10;DVu2287dCQPjJmf56nX2+5yEPsQ7tWtu3a9o7864VTcz+uH898KFdvcLL9i1HTu6bghTI6squPSD&#10;gDG3kJkIuJBdCLiA9Nu5Zatt/vdfbyrjZWQFl0Iff9wseeqpp1xT8KF9QeCyYApVPvzww5ABlw6s&#10;qotAVfNu3brVihQp4sIRjden72oKWlIjOODSuDOqbgg84CyqJlJF8E8//eSqFVJ6fAVFmtaBZgV1&#10;gfQdT6FeuAVc/x56T+m+QgWJ6n5QXTFqbDT9FNd4W7qtDnprWmMl6t+pefPm7rXSQXJ1bbhq1Srv&#10;HhKo4kN/e0oVXOqS9quvvnLBmT4f1MWlXsd8+fJ5ax4uKyu4ihz63NLYeLGIA/bhSZWl+k6vKkp9&#10;rwpFJ3hqHe2bAkNnzVfFqipjtd/3qzKRfmwvAIDkMAYXECEKF8hn7/S80a4/u6UdOLDf/lm00rZs&#10;3WHN6lSxUc/cmepwS+avWGN/zltiH4+bYjt37rLcueK8JaHVrJwweK6MmjjdVv671nXr5fcznt8L&#10;p9Zt2OB+mKeGDl6o+wZRlzr6EZEZjXALAAAkRQfXdbAss9qyTRtt4769yYZbGcH/vqPu7NRdYXBT&#10;OBaKvs+pwkEHddXtliqIFNAEdhd4tFS1EKr7Xj2mqBu/1Dy+vjNK8H3pILLCvXDkV2wk9ffrbxeN&#10;S6YKLY2Tpp4NdPKYxoZUV4I+/f3qnjH4O7bWTQ1VwCkIU9Co0E0n5ugkPFX06b0RyvqtW0O+nzO6&#10;xWq4hfClbUPdiyYVbklcXJwLiwPDLdF8VUqqq0HCLQAAsg4BFxBBcubIYWef3MCeuf0SG/bEbfZK&#10;9yvtpvNOtfx5U1/99PNfC+3D76ZbhTIl7dqzT7Epf8y1ryfPsLy5c7muHULZvmuP1ahczl3ftWev&#10;DR837bAf2eUPfcHPmyeP/T1/vhuIN6kfy9P+/NNeHz7clgR1yQJEA20TNFpWNgDwqcpK3+MUcGnM&#10;GL+pYv7MM89MHLvLH7/Kp+619N1N3Wj5vQ/oflQ9JenZ15x44ok2efJkV5UVSBVSOslJXeWl5vFV&#10;ja+QZty4cW6eT938qRvvcKSASi24Gkwnh+lv1jhkoqo6vU7qalIVWwrGFFwp6PNfe40fqyAvuGvv&#10;1IwfGUgH3TU+m143HYRPTdAFAAAAhDsCLiDGLPPG8FLXhOu27LDL2rew05vWsY+/+9lVdRUukNct&#10;D9a4ZhXv2qEf4+N+sd5Dv7WV6xPOHI3Pndua1Klji1eutPlLl7qzTNVdirpeCTT8yy/tzREjbOPm&#10;zd4cAFkpXA8EAgDSR9XwV199tb366qvWr18/9z1M48t06tTJfv3118RxtDSWlajLOo05448towBM&#10;IceOHTts4MCBLnASTR+tHj16uLDm8ssvd+Ntqdu+p59+2oUsd999t+U+9P0xtY/fs2dPGz9+vBvD&#10;RhVQU6dOPWw8snCkrv7UtaCq0dS9oEIr/RtpTCxVbYn+fnXtqO4DFWipe7OOHTsmvhai6q46h75n&#10;33TTTfbLL7+4v19j/SioOhotW7Z0z4ugCwAAANGAgAuIMXv37feuJVi7aZtZjji77aIzrHih/Db0&#10;qx9t67btVjDf4VVh23fttYplSnhTZr/8vcg6vzzCPp+SMCDuFR06uMuX3n/fNm/b5rqNUd/kCrvU&#10;H/mX339v43/+2epUrWoNa9d26wLRRAemwr3pwJi6gfLH/aBFdgMQOUJtw8EtufWSWhY4X+M4acwv&#10;BUulSpWyGjVquLFhNY6TxvDSOurKUCGLQqZ27dq58Z4Ulrzzzjtumdq7775rX3/9tQugVCXk339q&#10;WuDzUcWQxuPSGFvqGk9jBGrcKHXLp3Gg/HVS8/hXXnmlvfzyyy74UtdgCmmuvfZat77/eOltvlDL&#10;UtsCb9+5c2c3pprGSSxfvrwLszT27KhRo6xVq1ZunT59+rhKr8aNG7vuzlTZpb9N43Spim379u3u&#10;dRgzZoz7N1W1l/7+Tz75xN1/4OMFt5QkFXRpHgAAABApchz68pvyt18AqaYDCe+//35iNyvh5v2x&#10;P9vi1eu9qcPlistpZYoVtM8m/mqbtmy3809rYnsP/BeK5YvPbSO/neyuS6mihW3tpi320DUd7KRa&#10;leyTcePs7UM/uIsVLmztTz7Zqh5zjO3Ytct+/ftv++HXX6140aL2wfPPuy4NRWcU60d0t27dkhzo&#10;Ggh3OiCkQeT9MUXSQ2d4+5WP+njWOHLB3UklRWfr++Pi6QzsihUrWh5vfDzf0qVL3SD6Grxe6+qM&#10;fx04Q2S66667bOjQoe7gqQ4ca7wIXergJ4DwoOCgYcOGSY6BlRm2bdtmixYtct0AKjwJ1QW1TkDS&#10;/l8Bkeg2ixcvdt0BliuX0C11RtHnmaqX9u3b54K24M8mSe3j6/NNJ2ooMPLHcg13+lxXNZ2+6+rv&#10;D/730Oujz2e9Buq2MT4+3ltypGXLlrnKLoWXof5dAylQK1mypN15552p+oz46aefrFevXu67ud4X&#10;ej7IPKvnzbev+/a39l07u/HIACSN7QUAkBwquIAwoB+2+jF5xx132A033BDyQLl+0F511VXuR6r6&#10;7j9a+0N0UaaxvezgftPP5BXrtljrpvXs0rYn2v9++M2mzJzjKrtk5569LtTyVSpX0soWL2IffP2L&#10;+xsuOuMMe/S226x08eL24Zgx1nvgQHt5yBD78bff7KT69e3le++14l7XOEC00TaQnqaDkRpIXge/&#10;/DZ//nx3QDDU+oFN6y1ZssSFWmo6oKUqyuD1fAq2FMBr3BM9LhVdkdsAhL9Q225mNoUTCtYUbiX1&#10;+Pq8yZ8/f+K0bnP88ce7ACRwvYxoUrVqVTeOlsKbUOuk9vE1rpi66ytatGjI5eHYFCTqOetzXYKX&#10;i05o0TpaN3h5YNPnt8ItCbU8sKWVxvrSGG4a66tt27beXAAAACC8EXABYUBn36uffo0nMHPmTHvx&#10;xRe9Jf/RmAXql3/KlCmu25IRI0Z4S9ImVMC1c+cuG/3Db/bZxGmWK85s26Hpjdt325VntrQG1Sva&#10;4C++t2Wr1rjxuVo1ruXdymzZ6nXWplldW/rvetu0fZeb17xBA3vl/vvto0N/w4CePe21Bx+0j196&#10;yR67/XYXfG3cuNF1XaiD7wASKMTSGdn+mfSiM7N1AO+vv/5yAXdyTetqYHqfDmypSit4vcDtTrfR&#10;GfCqENP4H/fee6+3BACQ0YLDh3Br6k461Hy1+w99r+vQoUOKbfPmzSFvH8ntjz/+CPm3BrcBAwaE&#10;vH12tqOloEtdSwIAAACRgIALCAOzZs3yriVQhdbIkSPt7bffdm3YsGE2bdo0b2kCVWwcjf37j/zB&#10;u31nQjh14MAB+3ryTIvPlbBrWLNpq+WOz2OdL21nazdssfG/zLK4uFyWM2dClyjrN2+z/N5YXUv/&#10;3egufQXz57cqFSpYtUqVLH/evN7cBKoWUXdqu3YlPC4QDUIdXEpti4uLcxVVc+fOdd0UqakLJs3X&#10;+Cg6Yzu5prPCdda3qrjUFGbpzP3g9TS+h+hApiq3tJ7m60z/rl27hnxutPBtAJBR1G20vluG+m52&#10;1lln2Y033phiU3VVtFFFWai/Nbi1aNHCuwUAAACArETABYSBM88807uWQNUczz33nL3++uuuqaIr&#10;+GCmDjYcjVAVXCWKFfKume3YtcfWb9riTSVQeHVxu5Ns87Ydtm//PiuYP2G8LPVsuGFzQv/8Bw/9&#10;l1b+WEMAzI1Joi6cVFWlpu6K0jK+iMbWUqilpsAqsBrMpxA7MNhSS2kMDwBA+gUH1Gltq1evTqzG&#10;1VhVyVVcBTd1fa3bqGksqK1btx6xjsa90phNOgFJQZfGuvKXtWrVyi688MIUW0rd60ViU5e/of7W&#10;4Fa/fv2Qt8/OBgAAAMQCAi4gDCQ12HNSVIUR6uB1auzbf2TAdTBHTqtQ+r8D6SvWHF6NJQtXrLML&#10;Tmtss+YtTaz4qli6hB10I3dpHC92J4htoQ4uhVtTF4V+CJbZz1kHUVeuXBkWTdVwoZ5jNDQA0U+V&#10;uYUKFXInPqjphIYFCxa4kCsl/hiN/tiO2v8nVUGvEx40jqOCrg0bNrh95+7du72lAGLdxIkT3X5C&#10;TRWbajpBixZ7zX8fqJtzdbOuE1dT85kEAEBmyHGQoyNAhtLB1Pfff98uvfRS1+VYSsaOHWuPPfaY&#10;q9pKi3z58tkLL7xgzZs39+akTF86Xxs10bZ442UFypUzh035Y46tXr/ZmterZiWLH1k5Uv2Y0vbW&#10;qO/cGF01jy1vlcqXtkL54m3U+F+s983nWb0q5bw1U0dfiDXuWLdu3dzfA0Si7t2726BBg9zZ9ZFM&#10;Y3apoiujaF+oA7HhQAd3/VAvmui9N3z4cDeOo7rRKlOmjLtM60kTADKPKmpV3TN48GBvTtro+6G6&#10;r1V3tYHWrFljK1asSLHSVyc26D5q167tprdv3+5OQNAYj4F0cLJGjRreVMIJENp3Kuj64IMP3HdO&#10;RJZatWq5CrQ777yTz4gwtHrefPu6b39r37Wzla1ezZsb3saNG2dt27a1888/30444QRvLmLRhx9+&#10;6MYJnj59ujvpQqFXfHy8a5khErcXAEDWIeACMlhKAdd7773nvgi2a9fO/dBUuKODD0cjf/781qdP&#10;H/v7779t/Pjx1rp1a7vhhhu8pf/RZr5t2zZ3UOOPJets2pxlIbsq1NBaOXPksAOH9goHQuwaalQs&#10;bS9+8KU1qV3VypUq5s7ayp0rp436bioBF2IWAVdosRBwqbpBP+hFJxBk9d9LwAWEv/QGXKIqKu2j&#10;/TGuFFgVLFjQSpQo4aZToq4J1X2g6Ex7hVulSpVy0z6FZdqH6Tuj3wWipjUWZEZ/PiBrEHCFt0g8&#10;YP/111+7rvU1NjQBV2zTiQ9XX321q+rTMQ8dl1DLrN/0BFwAgOTQpxiQhRTm6EDklClTrFevXnbH&#10;HXccdbglOkih++jXr58Lufr3728zZszwlibQGAoae0EBlw5a1KtUwi5tdbxVK1/SW+M/Crb2Hfpf&#10;qHArUHx8LhduyUEvKFMwBsQqbVu0I1u4CPXc1HQQd/369SGXpabpYPOxxx7rWs6cOUOuk5kNQOQI&#10;tQ2ntumMeB1ADByjsXjx4iHXDdW0voINNd2PgrHgdfwxGtX1oR5DZ+Rnx36NlnENyGh0QQefv4/R&#10;CbR0UQgAyG4EXEAWGjVqlHct83z++efuUsGZDtxu2rTpiC+bBfPmttb1Ktl5J9W2kkUKenOPTg5v&#10;DC4j4AKiin6w6qx9tWj9warKBFVg+d1wAUA00klJCqv85p+kFEjjcvnBlvaNmUkhmv/5kt1NXWwB&#10;SB0CDPj8gEsn0SrgUqUx7w8AQHYh4AKykKqp0kKDgetAQ1roi+XmzZtt3bp17kyq5JQpks8uOLG6&#10;tW5Q1fLlSei6JlneF9nDD4x4Z4hypihiXOBZ05He9EN169atifugpUuXhlwvpRYuQj03v6mrrmrV&#10;qiUGXWmt6AoUarkqaPX6qctGNVVIbNmyJeS6R9MARIZQ2284tapVq2ZZxZa6S/SrX7O7FS5cOORz&#10;jJYGZCRVegLi7190QpyOcVDBBQDITgRcQBZSt4Tqt9wfByEpGudg5MiR9vHHH9snn3xiQ4cOdf3m&#10;J6dQoUJ25ZVX2rXXXusOTqeWwqpqZYvYpS2Pt4bVKlhODcSVpIRlp9Q91qp6XRwe9Cu4AES0ESNG&#10;2LJly1ybO3euVaxY0c3XPkJd8Sn88ZenpinECReqzkrpOfpBl/5WjS2hUErrfPfddzZ69Ogjbqum&#10;igffxo0bj1j+559/umU6cOwfTK1Ro4YLvXSmK4DYEBw60KK/6YQGv0pszpw5IdfJ7AZkNAIu+Pz3&#10;gk6Io4ILAJDdCLiALFSsWDHr3bu3Pf74496c0J5//nl3QNSnQaKfeeYZbyq0++67z6644oqjHtg1&#10;PldOa1q1jF3aqq5VLlvcmxtagTy57fR6leycE2tZ4QJ5reMpjey4csnfBoh2oQ4uRVLr0aOHC9f9&#10;pkpQf5l+sGoMl8DlKTWF7oH3n51NY9WEeo7BZ+6vWLHC1qxZY3Xr1nUBn9Zp1qyZNWrU6IjbqikM&#10;82+rgCx4+fHHH+9CNJ3Z6q+nbmM1no6aP+9oGwAgc6gnhFWrVnlTaaeuwv0TG/R5CAAAACBzEHAB&#10;2UB9VSdFB0Vr1qzpTf2nQYMGVrJkQtVUKDoYnREK5c1tbRtUtrOb1bKiBYPCsqBirXJF89tFLWrb&#10;9Wc2s3x54r25ACKdAiHtU77//ntbvHixFShQwFsSnXSm/bx586xgwYLuYKSCK1+uXLlc94VHQ9Vv&#10;6ubx33//tfnz57umM10rVKjgrQEgVoQKqSO1KbT3K1UV5IRaJ6UWLkI9NzVV6JYqVcpVL69evTrk&#10;Osm1YKHWyewGAAAAxAICLiDMJFXarx+q+/bt86YyX/liCq9qWcu6lS0+d66EmfxYBpIUfGAp0lvp&#10;0qVd4F6uXLmjGqMknIR6fmqqrlKwpQBPFWoKskKtl1zzhVrmt7Jly7qKMDUdMA21ztE0AMhq+p6q&#10;0N4fo1EhV7Tuj3Syg3pU0AlmftCVkRSiLViwILErQ3WNm56qMQAAACAWEXAB2SCwOiCYftj++uuv&#10;3tR/fvrpJ9e1VVJUKZDRch66z9oVitsVp9S1ulXK6UGsRsUyVr5EEW8NAIhc6v5VwVZy++TkrF+/&#10;3hYtWuSaKrMAIJTgcDrS2pAhQ1z4ojZr1iwXbom+eyrA/+effxKXp6Zp3xkutO8O9RzVXa1PnxEa&#10;o1EnKGhsRZ0Y4a+n8XUVfgXeVk3jMvq2b99+xHLdZvbs2e5zSK+nmsK0IkWKuMrpUP8OaW0AAABA&#10;LCDgArLQhg0b7N5773U/hpOj8bQmTZrkfpxqANeJEydaz549vaWhvfDCC/boo4/a2rVrvTkZR+Nz&#10;Na9RzppWLW3P33a+lSpa0FsCwBd8YIkW/a1OnTquwk2tRo0aIdfJzAYAWeGBBx5IrEJVCKPvsz5V&#10;wir88ZenppUoUcK7dfbT+FihnqPCrEDqtlfjNGp/H/j3XnLJJe5EicDbqmlcRl/+/PmPWK7b6L4C&#10;v7drv64uc+nGFgAAAEg9Ai4gCz3++OM2fvx4F1olR5Va3bp1s1NPPdVOO+00u/vuu1NVHfDbb7/Z&#10;gAEDvKmMlz9PvKvqAgAAQOoFB9SR2hTWaAyuuXPn2sKFC10VV1xcXMh1o6HpO7nGT1QVlrrt1RiV&#10;gcs1dmPgdKiW1L+/ugJW9+PqplBNr6fGgcyo1xMAAACIBQRcQBbSODZpoR/TammhcQIAxB6NiaKx&#10;UMKl66f4+PjEg3bZ3XQAEgCQMcqUKePGLlQlVrR+71Tw5AdbqrjKrKozBWYKzvymcAsAAABA6hFw&#10;AVmoY8eO3rWMkytXLu9awlgIZ511ljcFICuFOns6K5sOxqnbJAXp6uJIYZfGEFHFaKj1U9PS83fp&#10;oJ26WQqHpi6oQj3HaGgAIkOo7TeWW7gI9dzU/K4EFWyFWp5S27Vrl+vSUE0noIRaJ7MbAAAAEAsI&#10;uIAs1KRJEze+VuvWre3ZZ5+1kSNHWrFixbylaacD2W+++aY999xzdu6559pDDz2UOPA3gNikaiXt&#10;BxR26cDc6tWrbfny5W6cDw54AQCQMp00lh7HHXecG4dLrXbt2t5cAAAAABmNgAvIYpdddpn16dPH&#10;2rZt6wbq7t+//1F1n6VwS2N6qZuY448/3m699VZr3ry5txRAVgs+czqtTRVYqroKbBp7L9S6qW35&#10;8uWzypUru32NBszXWeSq7tJleiq7aOHRAESGUNsvLTxaZv37+GOT+S3UOpndAAAAgFhAwAVkM/W3&#10;//TTT3tTqafb1KhRw5sCEMl0IEpVVgqiVHnlt/3799uWLVu8tdInT548bvB6VXeVLVvWdV+4atWq&#10;xK6TAACZJzB4yOqm/b1Omti0aVPI5Vnd8ufPbwsXLgyLljNnzpDPMbUtu/9tk2sAAABALCDgArLJ&#10;nj17XJdhOnitA9tpNW/ePO8agHAQ6uBSapuqtzRgf3CXSKq60v4huLIrVNP+JLXi4+OtUqVK7iCj&#10;xgmZNWtWyPtcsmRJyOdLC58GACnRd06dNKETHVTFq8+VjRs3ekuznrrnLl++fFg09YQAAAAAIHIR&#10;cAFZTBUZOqiwfv16d1BbfvrpJ3fpy5Url/Xq1cvuv/9+13Q9d+7c3tIEwbcBELm0zWvfoEBp8eLF&#10;iU1nl9eqVctVeqbUSpYs6d1b0hSIqGrLP3NdBzsVdNWtWzfkfdLtafrpNdc4aHrd1datW0cwBcQg&#10;P5TOjuY/fpEiRVwVr6qFdYKDwq6lS5e676TBt6FFRwOAcKF90jfffGPt2rXz5gAAkDEIuIAsoi90&#10;Gk9HVRaqmAjUrFkz71qC0047zZo0aWKtWrVyTddbt27tLU1w8skne9cAhIPAA0pH01StpVa6dOnE&#10;prPL03LfoWi+ztZXoLVgwQI3Lpe6KCxXrpyr5Aq+D9rhzX8Nj6apakKvfcWKFd1YaGr6N1Z1XEaM&#10;gQYgNmh7V0Cu/Ylf1bt7925v6dHRWK4Ku6pXr26FChVy979ixQoXdiHj6aQ2vb7+v6GaTmwBooW+&#10;8wT/xg2k97uW6/tPamk/558QmhX0N+zdu9ebSj//NUmqpeW18F+/rKLXPb2fMz59hinY0vGL9u3b&#10;2+TJk70lAABkDAIuIAvs3LnTBVvbtm0LeVCyTZs29uqrr9o555xjp556qt18883ekv/cdNNNdsYZ&#10;Z9i5555rffv2tbZt23pLAOBw2s/oAOj8+fNdqKWDlwq1FJgp1ELqqbpOJycEHpRMbZs7d66rlNB9&#10;aJwXtbx587pqu6w8SAEge2mfnJ6mKitV2/rjMyqU0ndKdXMdav1QLTn6jPAru1TlpcoufYZo7K6M&#10;CONjvemAuca7PO644xL/DfVaK/DSQeRQt8mIBmSlZ555xp1E9cYbb3hz/qOg5MQTT7QGDRrYjh07&#10;vLkp09ix99xzjzeV+Ro3bmxXXHGFN5V+derUca9JUm38+PHemikbOHCgu43GUswKd911l1WoUMGb&#10;OjraDwUGW/puHHxiLwAAGYGAC8hE+kGrM2H1RTSlszT1Q/e2226ze++9143FE0xdyeiL5q233up+&#10;IAMIL8EHlrK66SCkujhUqKWms/NVpaWmgCXUbWgpN4VSqrzSj/y0ttq1a7vxEhctWnRY02eCgq5Q&#10;j5fWBiC6KQApWLCgxcXFeXMS6IQF7fODg/VQLS1jNOqx9D1T1aabN2+233//PeR9KmDjhAlL1b+B&#10;PpP1mRA4zqau699QISUQDXr27GktW7a0Hj162OzZs725Cbp162Z//fWXffTRR24fE0vU1fiQIUNC&#10;NnURHo30/TQ42Hr99dfdd+LgXmkAAMgIBFxAJtm+fbsba0VdEwBAZitRooQbuF+Blg6aKdRC9tIB&#10;THVPGNjtpJqq6QDEluBwOrVNwZaqH9TNbGBQrgOFOnAaHKyHaqkZo1E2bNjgwhjdt3of0MlXjRo1&#10;CnmfqqzQPi7Uc46lprEqQ70+ga1mzZruAG/gv6Guq1vIokWLhrzfjGgIb0XKlHGXuw/9ZowG2ld9&#10;8MEHLvju1KlT4m/goUOH2ptvvul6K6lfv76bF0vKHPp3vuqqq0K2aPs+qP3Ot99+64LO4GBLJ/Jq&#10;7N+j5W8nRcombDcAAAQi4AIySUb1WQ0AqaGKoOAz/AEAkU8HQdV0oNRvxxxzTIbs83Uylrqy1QFI&#10;HZDWCRIKZdRVITKOXtfAf0Nd1+uM2JWvcCErUrq0zZk0WcmANzeyKfhWF4UzZsywhx9+2AXm6n3k&#10;8ssvt1tuucVb6+ipovW1116zU045xVXX61KVUIHUa4q681e3/3o+6tJVj//33397ayRYvHixXXPN&#10;Na7L0BNOOME+//xzb0nkGDNmjHXo0CHxZIRevXod0QW2Kueuv/56112iurpVV5EvvvjiYeN/6YSG&#10;Bx980FWUKZBXd5NpCcm17pQpU9xwC+3atXNd3GZUsOUcun9tJ9pe8hUq5M0EAOA/BFwAAGQA/4xp&#10;Gi2rGoDIEWobzq6msbUUammcQB0wVtiiAEZjcYVanxaZDeGv6UUdbdWcuTZz7DdRE3IpTLr22mvt&#10;5ZdftvPOO88FuW+99Za39OjpPX3++ee77vwVXj3//PMujFFI9dBDD3lrmd155512//3325lnnumC&#10;rs6dO9vEiRPdONZ+qKNgX9WXP//8swvirrvuOhfEqbIyUujvP+uss1x3sgqkLrzwQnvuuedc5ZT2&#10;66L9/EknneSqRh955BHr06ePCwY1rtn777/v1hH9O/Xr18/9u6mryU8++cQGDx7sLU3enDlzEodR&#10;0PiNGRpsyaF/d20f2k60vQAAEEqOQ18U+PYLZCB9sdMXRn/MFiTtn3/+cWOUqV92DZoLRKLu3bvb&#10;u+++G1E/ihEdHnjgATeehc5m9isDdKluEAGEB50RrzPnVdWQXVasWOHGZdS4WTrAq27xQo33iujS&#10;pEkT93mgA/58RoQvHbyf8eUYK1ezhtVs2cLyhPG2+eOPP9qjjz7q9mdNWjS3gsWLe0sOp32NxvLT&#10;+H/jx48/6nGX9H5VYPbKK6/Yl19+6SqE3nvvPRfE+PQ7UuGMQhV1C92wYUPXRaKCK9/AgQNdBZmq&#10;uDQ+qgIxhT26jaq8ZNq0adasWTO76KKL7OOPP3bz0kvVYapmUggV7IUXXrArrrjCm0qZXvPbb7/d&#10;Nm7c6KrUVMWr12bQoEHeGmaffvqpC7o0T6GdwiYFYX/88Yc7gUF0+E+VXC1atLARI0a4sbIUig0b&#10;Nizx+WioBf376XEUBoaix7jhhhu8qYTPOj2+/ubk6Lur/r1WL11q29Zv8OaGpm4JVbmlcKvh2R2s&#10;wZntvCUAAByOgAvIYH7AhdQj4EIk8wMunSUJZCV1J0PABYQ3HfTTAdXsDLh27Njhxsviu1ZsUbdr&#10;BFyRYcXf/9i0Tz61zWvWeHPCX4MO7a3hWWd6U4dTQHTJJZe4/Y6qrhR8HI3AgEu/F7Uf1f4ssHvW&#10;2bNnu5MINM5XcDeIq1evdidUqhtDfVefPn26C34VZGl/+P3333trJqhXr56rCsvIgEtdvypwC6Yg&#10;rWnTpt5UygIDrgkTJrgg64cffrBWrVp5ayTQdt6mTRsXWAVS14X6rfL777+7KjjtH0aPHm333Xef&#10;vfTSS2554Pi9Xbp0seHDh6cYcHXt2tUFn7pf7Vv03VTVXEl93vgB16SRH9vMMV97c5OmbglVuVWh&#10;Ti1vDgAARyLgAjKYznTSWWtIPZ1VrB9AQCQi4EJ2SU/Ape5r9BUwd+7c3hwAmcEPuHQmPZCVdPD8&#10;aAMujclDIJr1dm7Zapv//debCj+pqeBSd3gaD0pjPal7vCeeeMLt/9RlXVoFBlyqLtI4Txo7K5B+&#10;d6s6qXfv3q4yS1Va6qJQ4dXWrVvdeIIao+q3335zVVoKdlTBdPLJJ7sAJ9DZZ5/t3vcZGXCp0kpd&#10;JKZXYMClyiu9nnqt1WtMIP19xQ/9u6gyS9/zNN6Wbqt1Na0Qb/ny5a6Lxi+++MJ18fjtt9/aqlWr&#10;vHtIoAozdXmYUsD16quvuoBRJ/m+8847LnTTv5v+DUIFXWmp4CpyaJ+lseoAAEgJY3ABGUxnlOmL&#10;NC31jXAL0UA/GlNqe/futQ0bNoRcRguvpm68dDarTloItTxcWlop2FL3PrVq1XLdlgEIH9o+9RmB&#10;8Kf97+7duxPH9IkW6jpcIYEqQJD1dDC/bPVqYdtyFStq/6xYbgXKlgkZbul7roIo/R5W2KHxnBS4&#10;9OjRw1VapUfBggVD7h/VDaKo61VdV3eI6jb87bffdiefKRAK7K5Q9Psz1H1t2bLFuxbe9FpIUq+H&#10;Xgt58sknXYWWqr0mTZrk/r6ZM2ceNoyCXotNmzYd8Z0yra+FQk0FgwpBdWKHTgBUN4cKJxWYB9P7&#10;J9R7LLARbgEAUouACwCALKKzXi+99FJvCuFs/vz5biyHr7/+r/sUnZX6008/eVORJTDYuv7666k4&#10;BLJYYDCdVHvkkUfcZ0SoZbTwahq7R5UZY8eOTZynihEdRA5cLztbWvjBVpUqVeyZZ56JmAP9CC96&#10;D02dOtWFW9o+VCU+dOhQdzKjgi+FwkdLFWGqyJo8ebI3J4G2QVG3g+q6b82aNa7LPe1LFbDosVW9&#10;Jf52oeqtX3755bD3uUIejVUVCfS3iv+3+/766y835pe//MMPP3Svm8bhUsWWgjH9zfoOGPha6IQu&#10;7bsC6Tvv0WjZsqWrCEtt0AUAQEYg4AIAIAMEHlQKbjrDW12E6GzSlNalhU8L/LdS1y0XX3yxLV26&#10;9LB1srOlBsEWEP60PQd+RiDyaKwffUbo4HIkCQ62FCAAR2PMmDFuP6Zu9C644AJvrlmNGjVc4KTK&#10;IXVbd7TUVeGxxx5r1113nQtPVJmliiFVZ51xxhmuUkxdAspnn33mwhSN1zVw4ED3+KJpufvuu12o&#10;c/XVV7suD9V9n65Hyvu/evXqbgwvbbMffPCBq+RSsKgQUV2R6jUSvR4ag0zjY+lzRlV0HTt2THxt&#10;RNVd6mLwpptucqGfKsAee+wx9xqnR1JBl+YBAJDRCLgAAMhEc+bMscsuu8z96Gdg98gVad1QEWwB&#10;4SMwmA5uOvioSoPAz4hQ69HCrwX+W6k728DpcGlJ0QFxgi1kFI2/dO2119rxxx+fGCYF0lhM5557&#10;rvXt29cFYUdD1UcKR0qVKmWnnHKKG2eqU6dOds455ySOmdW4cWN7/PHHXQVZgQIFXNM4uRqPStVk&#10;fmijgOirr75yoZu2AQUvWq6gLFLoO57CKYVZJUqUcOOdaVxrVbGVLFnSraPPFXVHqNclV65crrJL&#10;wdM999zjqtoUcsXHx7tKML2uqvbS59Ann3xinTt3dveRXn7QpQoxjf/lV9MBAJCRCLgAAMgAoQ4s&#10;qWnwZQ3Q/Omnn7ofmKHWoWVc08ETDXqtQCpwvg5k6CCyP86AzvzVQZC2bdu6s341yLYGH/fX9+m6&#10;zuz1B0fv37+/3XHHHYnr6Ue7zvrVQYEmTZq4M/j9gb39pjP6u3Tp4g4+nH766a5KQwNs6wxZfx09&#10;Xw3Y3aFDB/c+Oe+882zUqFGH3U+oFoxgC4gs/meEKg607SNz+Z8RwftPHXTXZ8TmzZvdtD4r9BnR&#10;rl27xM+I6dOnu2XBVAES/BnhC/UZEVzBsHz58iQ/I3x6vsGfEfpekVb6u1TxUrlyZYItZJjy5cu7&#10;rgH//PNPy5s3rzf3cJ9//rn7rqP3cGqpMlJd2/kUTKmraI0hqu4Ete98//333ThSPm03CnC1XMHb&#10;lClTXMiyZ88eNyaYT2N16TuSTkTT9zR959L3Nz8sywjq7nrixIneVPpoH6P9gD++lgK/wYMHuypM&#10;BXXqaUAhkr7/+fR66d9E+yi9Hlq3V69erstC7evy58/v1lOX3LqteinQSRe6zWuvveZe34yirhD1&#10;+upx9N0bAICMRMAFAEAm0uDO48aNs6ZNm3pzkJnUHcuXX37pumoJpAOGOrihgyD6ga+zdHVwUF3e&#10;qMscHeRTlzr6twpWqFAha9Wqlbuus5N1oER0QPqqq65y3cFo7Bz9W+vgoc5iXrJkiVtHQZrOLlZ4&#10;1rVrV3eQVAcu/e56fDqbVvehAwA6qKruXHSQdMCAAd4ayVP1wP/+9z93e4ItIPz4oXRw8z8jFKIk&#10;tx4tY5r/GfHzzz8fNl/dmOkzQhUQOqjbpk0b9xmhCmz/M+L888934ZTW9+m6DjQHf0Zovm4f6jNC&#10;nwM64Kx1dCD+7LPPTvIzQuuoqUu14M8IdQWnQM1fJ7gF0vPXAWuFbE8//TTBFiKaAjVVA2l7DUXb&#10;pLaRcuXKeXNCi4uLc10oarywSKXvtfXr17eyZct6cw6nMcjUtaP2TarWSo6Crpo1a7rbZBbtw44m&#10;nAcAIDkEXAAAZCL9qMzMH4o4nM4KVdcsOhPXp7NadQavxiYQHRDUWcH6ga0z+XVG/UcffWS1a9e2&#10;Bx988IgDg+r65corr3TXTzvttMT7GT9+vDsI+sILL7gDlDr7/80333RnKKuLGHn99dddyKXno9sp&#10;/NJjaewHn7pr0SDsTzzxhDuzXt349O7d23r06GHPPfecu31y1OXOjTfeaI8++qg7aAogcvAZkbVi&#10;7TNCVb2qSFHQphM9tm3b5i0Bjl5gkJrWNmTIEDvzzDNTbPpuE+r20dQUYof624NbckF2djYAAMIF&#10;ARcAIKzkzJkzoprfdUqoH37BzRdqGS1jms7G1cDb6gpHZ+NrnsYSyJcvnzvAqGl1F6OuoNRFk387&#10;/VvqAKW6qVm4cKGb5/PXCbyupq7FNLi3rqurFw3ire5XRAN4a74OYupsVZ1Z69+uatWqh1Vr+FVj&#10;GgNixowZia1SpUq2e/fuIyoN/CZ79+61Dz/80HXDk1Z6vOD3c0Y3ILVCvX+iof31118ht99QzRdq&#10;GS1jWqx9RuizQRVrery00Ps2+L2c0Q2xSV1s6qSclJrGxop2qjAL9bcHtxYtWni3AAAAofDNEgAQ&#10;dnR2c6S0u+66y3vWCBc6C17dQH333XduWgcvdca7P9aAup9S9zbB/HnqwjA1tmzZYg888IDrGkZd&#10;umhMFI31Jf7BxbVr17qBu4MFdiXz77//ukt1hRV4xm63bt3cfI1rkRQNiq5BxFVl4I/LkFo6SBvq&#10;PZ1RDUirUO+jSG/qFkqCw4ekWlrWpR1dU9e0+oxQcKRpfUaoK1mFXJr2PyMCb6Pmd3emzwhNS+Dy&#10;4GmFWkl9Rui9oXW0f9dnRODt1NStoei6qskkqc8IfYYE315NFIJpvB2tr3AvtfS+DX4vZ2RDZAv1&#10;fkttUyWkQuaUWqhtMNqaqklD/e3BrUGDBiFvn90NAIBwQcAFAEAGCPXDL1RLy7q0o2saT6Fhw4au&#10;y6e///7bZs+e7Q4M+ssVdKlLp8DbqPnBlsZ00LQELg+eVqikLqwUcipM02Di77333mHr6SClDpYG&#10;3k7NH7hb13VQVUHV3LlzbdGiRUe0Tp06HXF7v4kGdNcB2zFjxrjuq3TABAAQmsImfUZo/63PBzXt&#10;Q33+Z0QwjZclSY37E0yVF0l9Rvh0soP/eRAo8EQLPZ/kPiP87hGTogBN3RmOHj3afZ7kypXLWwIA&#10;AABEPgIuAAAQdXSwUuOfDB8+3HUzdeKJJ3pLErrHmT59+hFjkairKA3WHapbnODulHRA8qeffrJr&#10;rrnGrr/+endGsg5A/vnnn265Hz6pmyt1HxV4sFRn4+vxfY0aNXJdDWq9PHnyJLbJkye7+1+wYIG3&#10;ZvJ0ELRr167ugOczzzxD0AWEkeBwOlTzhVpGy9gW+BmhcdCaNWuWuMz/jNi6detht9H6/meEpgP/&#10;rQLHUdO0qnf9z4jrrrvOatWq5YKlP/74I3EdNX02ad+v8MyfpzHB/M8ITSuM8z8j4uPjE5t//wrO&#10;/NsGtmAVKlSwl19+2QVlOkGDoAvpEeo9R4udBgBAOCHgAgAgnUL98AvVfKGW0TK2nX/++W5wfZ0t&#10;r4H9A5fdcsst7sDlbbfd5g4MqosojZWis9s1Twf9tF7gv1WBAgXctM7CV/BUrFgxdxa/DjCqeyg9&#10;lgZEv/vuu92BTn98Fd2fwjEdTP3iiy/c2fyqJtPBStE6Z511lhtb5d5773X3r64Pp06davfcc487&#10;SKpl/vMIbEkpWLCg6xaLoAsAQgv8jNA+OZD/GXH77be7Ewy0H+7bt6/bh/ufEcG03xXtw6dMmWLF&#10;ixdP/IzQZ8z+/ftt0qRJbr/uf0aIHkOfEepaV2NlffbZZ+7zwv+MEI0N5n9GKGTTc/vll1/ctJ6b&#10;xuxKCwV077zzDkEXAAAAogIBFwAAiDo6sKjgSGN9XHzxxd7cBPXq1bNBgwbZvHnz7JRTTnFnx7/+&#10;+ut23333WZcuXby1DqeAS/ejA5w6+Kj7VSi2ZMkSV4GlKjF1AaUuAps0aeICKildurSNHDnSHfzU&#10;fffq1csuvPBCVyGgM/BFl6oiqFatml199dXuTP+OHTta9erVbejQoWkaNyUQQRcQHkIF1KGaL9Qy&#10;Wsa2QoUKWYcOHdy+XGPcBC6rW7euvfvuuyE/I+68887E9QL/rVRBq/vxPyMUaL3yyitHfEY89NBD&#10;iZ8Rup26DxwxYoT7jNFnxOOPP37YZ4TWUXXwsGHDQn5GfPDBBy4g859HYEsJQReOVqj3Gy32GgAA&#10;4SLHoQ8mPpkAAGFDB2oiaQDy7t27uwNEGsMDkUVfgXTwUWfxayB+P3BKjqqrdBBQBzNFZ9kvW7bM&#10;vW/VzVVgN1WydOlSN8aWDmIGatOmjRvEX1UBgdT1oZrG7lKVWHJ69uzpKsJee+01N46LbqNLhWqh&#10;qEvGfv362YsvvugeQ8GXDrpmlkjblpG9ovX9orBE4wJqO0VkifTPiJNPPtmtp1AuNZ8RCxcutKee&#10;esqGDBniximbNWuWtyTj8fkQmfSdQwGsustUUIvYperXm2++2Z3sVadOncT9S/C+DACArEAFFwAA&#10;iEk60KiAR2fFp+bApagyzD9wKTqzXl1H6X6CD1yKqrdUAaADkr6JEyfanDlzrEWLFt6c/6jKSmfn&#10;p3Tg8mgEV3TlzZvXWwIgsyksoUVWE4VS6gJQ+/pQ6wQ3VYYpsPKnFXapUkr3I4Hrqql6S58R6mrQ&#10;n6fxIP3PiMB11UqUKOHCp6JFix6xLLillT7LVLmmx77yyiu9ucCRQr3fsqNpu9G4puoqevPmzSHX&#10;oWVeAwAgXBBwAQAAZJJrrrnGhWKtWrWyTp062Xnnnee6mDr33HPd2GDZwQ+6dKYtACD7+J8RCrn0&#10;GaGxwTRPnxGXXHKJt1bWUtD14IMPelNA+NKJRfouU65cOXfSjgIvjXmnsAsAAMQOAi4AADJAqDMb&#10;aTR11fL999/bs88+a82aNbP27dvbJ598YgMGDHAHZkLdJrUNQOQItQ3TaPqMUFWvqmr9z4iPP/7Y&#10;+vfvz2cEwlao91tKTV1Srly50gVQutQ4daHWC2ybNm1yFVpqGzZsCLmO3xRw+d3k6boeR5VdGzdu&#10;DLk+LX0NAIBwQsAFAACQifLkyeMqt7p162Z33HGHNW3a1FsCAIh1gZ8Rt99+O58RiDoKRDTeXIUK&#10;FVwApUuN+aYASkFUqLZ48WK3Tvny5V1TV8/B66xfv957hMOpm1C/sqtAgQLucfT4ahpTDwAARBcC&#10;LgAAMkDwmY00WmY3AJEh1PZLo2VFAzJDqPdack1UVaVAauvWra4aS90lly5d2lUxhmpapuZTV57B&#10;6xQvXtxbGtquXbsSK78UdCnwSutYXTt37rQVK1a47g8zuy1fvjzkcwjHBgBAOCHgAgAAAIBMFOoA&#10;IY2WmQ0IJwqrVFklfneCydG6JUqUsFWrVrmmgCo1FGqpC0SFRVu2bHGPq8dSGKZuP9Nq79697nmo&#10;IiyzW+7cub1HPZL+ru3bt3tTAAAgEAEXAAAZINTBJRotsxsAAEBWC/WdJKUWHx/vwi1dhloe3LRe&#10;yZIlXcufP3/IdUTBj0ItVVop1FJ1l0KtYsWKhbxNWpuEmp+Vbdu2bW7cMnW3qL8x1DqBTevOnz/f&#10;deWorhlDrZPeBgBAuCDgAgAAAIBMFOrgII2WmQ2Idqp4UqWWuhFUqKVqLYVaqaXbqcvESFG0aFE3&#10;HpmCPwVX6n4xOao8U7eMGucPAIBoRsAFAEAGCHVwiUbLzAYAAJDVQn0nyY5WqFAh17WfxucKtTy5&#10;poBIVVG6rsqv4OXBLauEeuzAJuquUUFXkSJFXEWX/pYDBw6EXFeC52tdVbytW7fOtdWrVx+xTmoa&#10;AADhgoALAAAAADJJqAODNFpmNwCHy5kzp+vOUIHQpk2bXHWTxubSOFuaF6opAMoqe/bsCfkc1EJV&#10;a6kyq0KFCq567c8//3Rh14QJE2zGjBnuur8fUJAXeF+zZ88+bOwvVXop5AIAIFIRcAEAkAGCDyzR&#10;aJndAAAAslqo7ySR0OSYY45xgZCqvhTqKDiKi4tz80I1jf+VVdTlYqjnoBaq60UFc6o+U2hVt25d&#10;10Xjaaed5kKvwOetiq/A+6pVq5atWrXK/f1qCvE0Zlmo1yypBgBAOCHgAgAAAIBMFOoAIY2WmQ1A&#10;0hQGqQJKIZECoUiyY8cOF2ytX78+MbTKkSOHtzRlWtevXlNTuAUAQCQj4AIAAAAAAECKQgWqkdjy&#10;58/vAq5Qy7KjpfTaqlvF5cuXu24WVaGlqq5Q6/lNlVkKwnbt2hVyeXobAADhgoALAIAMEOqHH42W&#10;2Q1AZAi1/dJomdkARA91M6jKK1VrqXvFlKjbxeOOO84FYRUrVvTmAgAQnQi4AAAAAAAAkKJQgWp2&#10;NHXVp/GnDhw4EHJ5RjQFRaqEWrlyZaa33bt3h3wOaupOMV++fCGXZVcDACBcEHABAJABQv3wo9Ey&#10;swGIDKG2XxotsxsQ7RRwaSytDRs22Nq1a10QldHv/bx581rZsmWtRIkSmd7Kly/vPSoAAEgLAi4A&#10;AAAAyETB4QONltkNyEyh3nPZ0VRhVa5cOatQoYKVKVMmMez6999/M7WyK9YbAADhhIALAIAMEOrH&#10;H42W2Q0AACAaqAJr06ZNrm3cuNGFVWkRGHap6X7UhaHfjSEAAIhOOQ5ydAQAEEZy5swZUT9Cu3fv&#10;bu+88479/vvv3hwga/Tq1cs+//xze+2111z3OTpzWZfqriccRNq2jOwVre+XWrVquYOsffr08eYA&#10;WePqq6+2k08+2e6++24rVaqUlSxZ0l2qK7TsxudDZPr000/twgsvtIkTJ1qjRo28uRlD74dt27Yd&#10;9h1m2bJlyZ7Ms2XLFqtTp457PyVH++AFCxZY4cKF3VhWgWbPnm2nnnqqNxUdFBRqO8+RI4c3J+N9&#10;8MEH1rlzZ3v11Vfdv4H/HVT7GAAAshoBFwAgrERqwPXbb795c4Cs8cQTTxBwIWpE6/ulWrVq7sAq&#10;kB1OP/10e/DBB6148eJWrFgx14oWLeotzT58PkSmzAy4REFU4PsiV65cLpRKiiq89L0nVMC1efNm&#10;F5jt37/fChYsaPnz5/eWRD8CLgBArCHgAgCEFQIuIHUIuBBNovX9MnXqVHcQVgdat2/fnth27Njh&#10;rQFkjgIFClj58uWtevXqVqhQIRcUqOl6duPzITL5AdeECRMyJeBKq+CASwHZzp073XtL7/+8efO6&#10;+bEmqwKuO++8k4ALABAWCLgAAGElUgOuX3/91ZsDZI0nn3ySgAtRI1rfLwqy/EDLv07AhcymA9uq&#10;WFHTgX41fzocKln4fIhM4RhwKcTavXu3q9RSgBsfH+8tjV2BAdeePXvcZ05g2KXXKL37AQIuAEA4&#10;IeACAIQVAi4gdQi4EE2i9f2ig4u7du1yB2CDG5CZNNZQcFMYEA4BAJ8PkckPuMaPHx8WAdfevXvd&#10;GF2EWodTFdvWrVvddZ1MUbt2bXfdt3LlStddaXoMHTqUgAsAEDYIuAAAYYWAC0idp556yv73v//Z&#10;66+/7g4sqCncCpeDCxzARFpE6/tFVQX79u1LbIHTQGbS+EV+i4uLO+x6duPzITL5Add3330XFgEX&#10;UqYQcMuWLW6b8ynozpcvnzd1dIYNG0bABQAIGwRcAICwEmkHPe6++2576aWX7Oyzz3bPO7ABmUkH&#10;mNTlzOjRo11XNH4rXry4t0b24gAm0iKa3y/BP7c0zU8wZCa/O7LAbskkeDq78PkQmQi44CPgAgCE&#10;EwIuAEBYibSDHi+88IL17dvX9WWvM/P13HWpBmQmnZWrgwnqorBo0aKuFSlSxLVwwAFMpAXvFyB2&#10;sL1HJgIu+Ai4AADhhIALABBWIu2gx7Zt21w/97r0m6b9vu+BzKCz8AsWLGiFChU67NJv4YADmEgL&#10;3i9A7GB7j0yBAVfDhg29uYhFCri6dOlCwAUACAsEXACAsBJpBz127drlBnPWIM66DGxAZtL4CYFN&#10;VYS61NgK4YADmEgL3i9A7GB7j0wEXPARcAEAwgkBFwAgrETaQQ91E7dnz57E5k/rEshMuXPntvj4&#10;+MTmT+syHHAAE2nB+wWIHWzvkckPuMaNG0fAFeMUcHXt2pWACwAQFgi4AABhJdIOeui5arwtfZwG&#10;jsHFgRtkNm0rcXFxh136LRzoebAdILV4vwCxg+09MhFwwUfABQAIJwRcAICwwkEPIDqwLSMteL8A&#10;sYPtPTL5Ade3335LwBXjhg8fTsAFAAgb4XGKLwAAAAAAAAAAAJBKBFwAAAAAAABIkToBotGO1oYN&#10;G2zp0qXeFAAA6UfABQAAAAAAgAyxb98+27hxozeFtFB4tHv37qjrxlPBVs+ePa1KlSo2efJkby4A&#10;AOlHwAUAAAAAAIAUBVfyhGqPPvqoXXrppSGX0ZJv8+bNs4oVK9rYsWMT533//ff2008/HbZedra0&#10;UNDpB1u9e/e2LVu2eEsAAMgYBFwAAAAAAABIlVChh5qqjl588UV7++23Qy6npdx8/vSqVavskksu&#10;cd36Ba6X3S0lfrBVuXJlgi0AQKYi4AIAAAAAAMBRmzNnjl1++eX20ksvWenSpb25SK/UhEnhhGAL&#10;AJDVCLgAAAAAAACQouBKHr+9+uqrtm7dOhs1apQ1btw42XWjsfXt29duuOEGV8UWOH/MmDF22WWX&#10;2ebNm920AqDHH3/c2rVrZ02bNrVrr73Wpk2bdthtfIsWLbJbb73VXe/fv7/dcccdbrnGOBs4cKBd&#10;cMEF1qRJE2vevLlbTyFj4P0sW7bMunTp4pa3adPGVdb169fPHnvsscR19HwHDRpkZ511lruv8847&#10;z/0bBt5PqBZs06ZN9sgjjxBsAQCyHAEXAAAAAAAAjtp9991n3377rQttYlH16tXtq6++sl9++cWb&#10;k0Ch0p49e6xw4cK2fv16a9u2rX322Wcu9Lr//vtt69at1rFjRxs3bpx3i/8UKlTITjnlFHf9+OOP&#10;t5YtW7rrDz30kD311FPWunVrd3n99dfb5MmT7ZprrnGBlShIO/fcc2369Oku5NIyhVsvv/yy/fHH&#10;H24duffee92YaSeffLILvurVq2edO3e2AQMGeGskb9u2be5+FY7puRBsAQCyGgEXAAAAAAAAUhSq&#10;mketUqVKhy0PvB4LTRVSJUuWtE8++SRx3sqVK23KlCkuzNK0qrBWr17tKqQUSl144YU2YsQIq127&#10;tgut/Oov/7UrXry4XXHFFW5aQZe6gFRY9vPPP9tdd93lgqv27dvbTTfd5ALGJUuW2Pz5891tX3/9&#10;dRdy6fnodldffbWNHDnSdu3a5e5P6/z66682dOhQV1H24IMP2jnnnGNPPvmkde/e3Z5//nnbsGGD&#10;Wy+4+RToXXnllfbWW2+5oA4AgOxAwAUAAAAAABBhcubMmWXtoosu8h4VoeTKlcu9RqNHj7a9e/e6&#10;eZ9++qnly5fPBUcyceJEO+mkk1w3fr64uDjr1KmT605QXRKmJHfu3O5+unXr5qbXrFnjqrcUVsnO&#10;nTvdpdZRVVbZsmXdtFSrVs1OOOEEb8ps/Pjx7lLzZ86cmdgUVu7evdumTp3qlidF1VoK3NJKf2+o&#10;91hWNABA9GHvDgAAAAAAEIFU9ZMVTZVASJ4qpTQW1Xfffeem9Zop3MqfP7+bVheF5cuXd9cD+fNU&#10;MZUac+fOdWN31ahRwxo2bOjG/vrrr7/cMr/CSsFXqVKl3PVAZcqU8a6ZqyYTVZh16NAhsak6THQf&#10;ydHf+95777lgT8Fbag0bNizkeyyzGwAgOhFwAQAAAAAAIEXB3dWFar5Qy6K5+YGTuiCcPXu2a373&#10;hGoKutRtYOBt1BR8icbc0rQELvfp+rp16+ziiy923RH26dPHVW/9/fff1rVr18R11FS5tXbt2sRp&#10;v+n2/np6Pqo8mzNnji1cuPCIpkqr4NurBVJgprG71G2iukpMS9AFAEBGIOACAAAAAAAA0klVTRMm&#10;TLDhw4fbscceayeeeKK3xKxx48Y2ffp027ZtmzcngdYvUqSIHXfccd6c/wR3q6dASyGVQqVzzz3X&#10;PUaOHDnszz//dMv9AEqPqy4GFaj5VLHld2UoCuP27dvn1suTJ09i02OoQmzBggXemimrWLGiDRw4&#10;0FWXEXQBALISARcAAAAAAABSJbiiJ7j5Qi2L9nbeeee50Ehd91166aWHLbv55ptt69atdvvtt9v8&#10;+fNdF4B9+/a1L774wm699VY3HpfWC3ztChQo4KbV7aGCJwVaMnbsWDfe1o4dO2zo0KH21ltvufma&#10;p9vpMRSOXXHFFe7+NR6Ywjd/fDCtc9ZZZ7lQ7d5773X3rzG1FHZpWs9Ny/znEdySovHFCLoAAFmJ&#10;gAsAAAAAAABIp8KFC7txrDTmk7oSDFSvXj179913bd68eXbqqadao0aN7PXXX7f77rvPunTp4q11&#10;OAVcGuNKIZXCqtq1a1uPHj1chVj16tVd+/DDD924VupuUAGVaPytESNGuNur+8JevXrZhRde6KrI&#10;4uPj3Tq61O2qVatm11xzjbtvraP7VGimwO1oEXQBALJKjoPJnXoBAEAW05mGDAIMRD62ZaQF7xcg&#10;drC9Z5ysfC1VAaTw48svv7T69et7c3E0dBhOY2ip0qtSpUqJgVNyVF2lAEvjZsn27dtt+fLlVqxY&#10;MStdurSbF2jp0qWWL18+F3QFOuOMM+z444+3V1991ZuTQN0eqmlMLd1nckaOHGl33323u486deq4&#10;22jMr+DHCrRo0SLr3bu3vf/++66pmiyrse8BgOhEBRcAAAAAAACQBTRmliqcVDmVmnBLVBnmh1ui&#10;yqyaNWuGDLdEIZSqxBRa+SZOnGhz5syxFi1aeHP+U7JkSatVq1aK4dbRqlKlir399tvu8VW5BgBA&#10;RiHgAgAAAAAAQIr8MZho4d2uvvpqF4qdcsop1qlTJzv//PNdN4TnnHOO6zox1G1S29JDQZeCOQAA&#10;MgoBFwAAAAAAAFIUKvCghV9Td4ETJkywp59+2po1a2bt2rWzjz76yPr37+8qyELdJi0NAIBwQcAF&#10;AAAAAAAARJE8efLYeeedZ127drXbb7/dmjZt6i0BACB6EHABAAAAAAAgRaGqeWix1wAACBcEXAAA&#10;AAAAAAAAAIgoBFwAAAAAAABIlVAVPbTYaQAAhBMCLgAAAAAAAAAAAEQUAi4AAAAAAAAAAABEFAIu&#10;AAAAAAAApChUl3W02GsAAIQLAi4AAAAAAAAAAABEFAIuRLRBgwZZjhw5XMuVKxeNlmXNf9+tXbvW&#10;duzYYXv27LH9+/d770wAAAAAiD6hqnlosdcAAAgXOQ59MPHJhIj19ttv280332x33323lSxZ0psL&#10;ZL5+/frZihUrbMGCBVakSBGLj4+3PHnyuEukT86cOe3AgQPeFIBIxbaMtOD9AsQOtveMk5Wv5aef&#10;fmoXXnihffbZZ1avXj1vLmLRxx9/bPfff7+9+uqrVqdOHStTpoyVLVvWSpUq5a0Rntj3AEB0IuBC&#10;RHvrrbfs1ltvdVU0BFzISn379rVu3brZzJkzrWjRolagQAHLnz+/5cuXz1sDR4sfHkB0YFtGWvB+&#10;AWIH23vGycrX0g+4dEnAFds++eQTAi4AQNigi0JENL6cILtt3brVdu7cabt376aLQgAAAABRTedI&#10;02K7AQAQTgi4ENEIFJBd/C/2Crj8Mbj27dvn5gEAAAAAAAAAMhcBFyIaZw8huwQGXNu3b6eCCwAA&#10;AEBM8Ct5aLHbAAAIFwRciGjJdVG4bds2GzZsmD322GPWuXNn69mzp40ePdoFEdFk+vTpbqBfZA+6&#10;KAQAAAAAAACArJfjIKdeIIL17dvXunXrZmvXrrWSJUu6eXpLP/fcc/bkk0+6ruNy5cplhQoVss2b&#10;N7tArGLFijZ48GBr3bq1Wz+SrV692k488USrXbu2jR071puLrPDKK69Y9+7d7Z133nHvKX9g3dKl&#10;S3tr4Ggx+C8QHdiWkRa8X4DYwfaecbLytdRJlR07drTTTjvN6tat681FLPriiy9s8eLF9vrrr7tj&#10;EfoNrFaiRAlvjfDEvgcAohMBFyJaqIDrjjvucF+0WrRoYU888YSdeuqpLuRSRdeIESPsvvvuc8HX&#10;zJkzrUaNGu42kWjevHl23nnn2T///GPt27cn4MpiBFyZhx8eQHRgW0Za8H4BYgfbe8bJytfyyy+/&#10;tHPOOcddz5s3r7vkcFJs8nvFGTp0qFWvXt2KFy/uwq2iRYu6+eGKfQ8ARCcCLkS04IDru+++szPO&#10;OMPatm3rvoDnzp3bW/M/P/30k7Vs2dKuvvpqe//99725kWPPnj3u71Z4lz9/fleZphCPgCtrEXBl&#10;Hn54ANGBbRlpwfsFiB1s7xknK19L/e5MqiF25MiRw4oUKeLCLF0GNvWcE87Y9wBAdCLgQkQLDrhU&#10;0aRxtubMmZNsddadd97pzjTSbUVjdX366afWq1cvu/HGG23Lli3Wo0cPd12byNtvv21DhgxxZfj6&#10;IteuXTt74IEHEqvG9u7d67prOOuss1wFWaCuXbu6sZn69+/vpvVYqiQbMGCA3X///TZ58mT3ZVDP&#10;XfeZL18+t15SZsyYYY0aNbILL7zQ+vXrZ/Xq1bMTTjiBgCuLEXBlHn54ANGBbRlpwfsFiB1s7xkn&#10;K19L9Yiyfft2dxl8HbFD77kCBQpYwYIFXQu8rhNwwxn7HgCITgRciGiBAZe+UCkoqlmzpv3xxx/e&#10;Gqnz+OOPu3G7jj32WNu6das7K0ldGXbp0sU6depkH374obVq1cratGnjQq4PPvjAypcv78KpChUq&#10;2K5du1wwdeutt9obb7zh3WuChg0b2r59+2zWrFluWo+l8cEqV65s5cqVs4suusj++usve6nxV9kA&#10;ADkqSURBVPfdd11l2YQJEywuLs6tG8qaNWts6dKlLtQShWwEXFmPgCvz8MMDiA5sy0gL3i9A7GB7&#10;zzhZ+VrqN6/azp07E6/704gdOlaiLip1/EOXftN0njx5vLXCE/seAIhOBFyIaIEB18aNG13V1mWX&#10;XeYCqbRQ6KTqrQsuuMA+/vhj98VHVVmqBrv44otdJdfAgQPdlzkZM2aMq9bS+qr80hf7tARceiyF&#10;ZQqlND6YvPTSS3b33XfboEGD7LrrrnPzUoOAK3sQcGUefngA0YFtGWnB+wWIHWzvGScrX0v9PlbT&#10;b1tdqut8/zpiS3x8vDuOoSEhApt/bCNcse8BgOhEwIWIFhhwqbKqadOmLhxSSBRI3QO+9dZbrrtB&#10;NX2p0aVCoUqVKiWGTl999ZV16NDBu5W5cOuTTz6x1atXuwAjUOvWrW3SpEkuWNMXubQGXBMnTnRj&#10;Z/k0UGupUqXslFNOsS+++MKbmzICruxBwJV5+OEBRAe2ZaQF7xcgdrC9Z5ysfC3939Fqgb+p1RBb&#10;dOKv3nuhLsMZ+x4AiE45vUsg4vkBlLrwC6Z+oRUeKXzQeps2bbLZs2e7s84CVa1a1buW4J9//nHr&#10;+/cdqEGDBi64WrhwoTcnberXr+9dS6By/ipVqti8efO8OQAAAAAAZD+FF+pKX5U6quDxu6XTuEu0&#10;2Gp+d4R+JZfeF+EebgEAohcBF6KGxsQqUaKETZ061QVPgVTVNW7cuMQWWKUVSF/QAqm7BX15C0Vf&#10;6CWlL3JJnSGk0C2Y5gU/dwAAAAAAAAAAcDgCLkQNnTWk8bfWr19vgwcP9uamj0Kz5cuXh+xX3K/c&#10;KleunCt1l+CKMNHzCWXZsmXetf8sWrTIKleu7E0BAAAAAAAAAIBQCLgQVR5++GFXxaVxuf73v/95&#10;cw83c+ZM+/HHH72p5LVr185VVL399tvenAQrV6600aNHW+PGjd0YWH43DXPmzPHWSPD777+7dUMZ&#10;MmSIdy2BxtDSWF/nnHOONwcAAAAAAAAAAIRCwIWoooqrTz75xPULfcEFF1iLFi3siSeesLfeesue&#10;euopa926tTVq1MiNc3XnnXdapUqVvFuGdscdd7iKqu7du9tzzz1nv/32m3366ad22mmn2e7du+3Z&#10;Z59166mbQgVTkydPtgceeMAmTZpk77zzjpunACyUp59+2p555hl3nwMHDnTVZxqD69Zbb/XWAAAA&#10;AAAAAAAAoRBwIeqceuqprkqrS5cuLsh67LHHXGj0yCOP2LRp0+yiiy6yX375xV577bUjxtwKVqRI&#10;EZs4caK7zwcffNCaNGliF154oesOccyYMda2bVtvTbOXXnrJmjZt6oKwVq1aWdeuXa1Hjx7Wvn17&#10;b43DPf/8825d3ectt9xiJ5xwgn3//fcunAMAAAAAAAAAAEnLcfAQ7zoQcfr27eu6I1y7dm3ISqn9&#10;+/e7LgLV9V/hwoVdhVRKoVZS1qxZY0uWLHFdIB533HHe3CMtWLDANm3aZDVr1rSCBQt6c//z+OOP&#10;W69evdx4W6VLl7bZs2dbmTJl7JhjjvHWQCR45ZVXXGWfKvUqVqzo/g3Lli3r/k2RPhrT7sCBA94U&#10;gEjFtoy04P0CxA6294zDawmkHtsLAEQnKrgQ1VRppfBBlVUKnI423BIFF7qf5MItqVq1qqvKChVu&#10;BVO1ltYl3AIAAAAAAAAAIPUIuAAAAAAAAAAAABBR6KIQES25Lgo3b95sGzdu9KbCx//+9z/7/PPP&#10;3Rhc6u4wFFWLMRZXeKOLwsxD1xFAdGBbRlrwfgFiB9t7xuG1BFKP7QUAohMBFyJacgHXKaec4sbM&#10;ypEjhzcnMuzbt8/atGljgwcP9uYgHBFwZR5+eADRgW0ZacH7BYgdbO8Zh9cSSD22FwCITgRciGjJ&#10;BVwaA2v16tWpGgsrnEyfPt1uu+02d4nwRcCVefjhAUQHtmWkBe8XIHawvWccXksg9dheACA6MQYX&#10;AAAAAAAAAAAAIgoBFwAAAAAAAAAAACIKARcAAAAAAAAAAAAiCgEXAAAAAABAhMmdO7d3DQAAIDYR&#10;cAEAAAAAAESYqlWretcAAABiEwEXkA6zZs2yl156yR5++GEbOXKkzZkzx/bv3+8tjQ2bNm2y6dOn&#10;u7Zx40Zv7n8OHjxou3btsgMHDnhzspb+PfT4abFmzRr3vJE9OBMVAGIP+34gNuzbt++wS6RPtWrV&#10;vGsAAACxiYALSCMFJp999pmdfvrp1q5dO1u/fr07KDN8+HA766yzrHDhwtasWTO7+eab7bXXXrMf&#10;fvjBhUDR5t9//7WLL77YSpUqZU2bNnVN18855xxbvHixt5bZkiVLLF++fDZs2DBvTtYaOHCge/zU&#10;/huMGjXKypQpY9u3b/fmIKtxJioAxB72/UB0W7VqlV1yySXut5JOJNOlpjUfR4+ACwAAxDoCLiCV&#10;NmzYYC+88II7APPcc8+5AEtBTu/eve3xxx+3Tz/91BYsWOB+pL388svWqFEj++uvv+z++++3Y445&#10;xo499lg777zz7JFHHrGPPvrI5s6dG9HVXh07drRx48ZZnz597Oeff7apU6e66z/99JO1bdvWdu/e&#10;7dYrUKCAXXbZZVa5cmU3Hc7Gjh1rV199tTeF7MIPdSDycYY+0op9PxC99PuoQYMG9vHHH9vOnTvd&#10;PF1qWvNXr17t5iHtjjvuOO8aAABAbCLgAlLw559/2i233OKCLV1XODVlyhS74oorLD4+3lvrPzob&#10;8eSTT7Y77rjD3njjDbfuli1b7LvvvrNrr73WcuTIYUOHDrX27dtbkSJF7MQTT3T3369fP/vxxx9t&#10;27Zt3j2Fr7///tv9Xc8//7x169bN/Q2qWrvrrrusf//+Nn/+fFflJqrq+vDDD61ly5ZuOhypCq9L&#10;ly6uAq948eLeXGQXDnICkYsz9HG02PcD0atr1662du1ab+pwmq/lODrsOwEAQKwj4AJCUGWVKrLU&#10;DaGCKFVgzZ49295//33XFV9a5cyZ0/34uOiii+yJJ55w4c+iRYtsxYoV9uKLL7ozF//44w+79957&#10;XciyefNm75bhac+ePe7Sr9IKpCq1vn37Wp06ddy0ujI844wzXMDnU7eFCvuqV69uDRs2dF05Kiy7&#10;++673XL/NqoKU2hWo0YN1xSmbd261a3j+/LLL91j6vVVlZhu98UXX3hLU0f/1gou33nnncTngOzD&#10;mahAZOIMfaQH+34gOqmSV9/Xk6Pv7lT8Hh0CLgAAEOsIuIAAgd0Q6tLvhvDRRx+1smXLemtlHFVw&#10;qbKpc+fO9tZbb7mu/iZOnOjOeA9n9evXd02BnCqfJkyYYLt27XLLChYs6ObVq1fPTevgpsIt/+x9&#10;VUu1aNHCJk+ebA8++KDddtttrsvHJ5980n799Ve3jn8bjfGlMEzdPJ599tkuCLvvvvvcOqLKMI35&#10;Va5cOReQ9erVyzZu3Gjnn3++LVy40FsrZQoVtf7111/vzUF24oc6EJk4Qx/pwb4fiE7Lly9PPOkh&#10;KVqunjF0UiAtbU0nAYaaT6PRjmwAgOjEHh44JFQ3hApgkuqGMDPpi5e6MQxneo5jxoyxDh062IAB&#10;A1ylm8K6U045xVWkbd++3VvzSFquIFFB3g033OACLo3lFeqHb+PGjV111Y033ujGNbvwwgvtk08+&#10;8Zaaew4Kp9588023TFVhCr0OHDhgX3/9tbdWysqXL2/58+f3ppDdOMgJRB7O0Ed6se8HopN6wsiX&#10;L583FZqWq4cIfYenpa3Nmzcv5HwajRa6AQCiDwEXYpYOsik8ad26teuGsGLFivbPP/8cdTeEsUah&#10;kF4/dbOo1+zKK6903S7ec889VrduXVu2bJm35uEUPOk1r1ChgjfHrFatWq6qK5j+XQKpS8PAMcoG&#10;Dx6ceEBV3TpOmzbNRo8e7aZ37NjhLjPbTTfd5J6nulpUlV/gGWK0o2uciUqjRV7TySCcoU9LT2Pf&#10;T6NFZ0vN54N6ZMiVK5c3hbTQ2McAAACxjIALMUfVQ+rOTmcKqxvCW2+91XVD+Mgjj1iZMmW8tZBa&#10;CnWuvvpqe/fdd23p0qUu7FJXJA8//LC3xuE0Bkuo11mBWbDgrhrj4uIOO+tq06ZNdscdd7jnULRo&#10;Udfdo0I3OXjwoLvMbG+//bYL7WbMmOH+tuAzxGhpb5yJSqNFXtOZ95yhT0tPY99Po0VvW7lypZUq&#10;Vcr7NDic5mv8XhydBQsWeNcAAABiEwEXYkZgN4SzZs1K7Ibw8ssvz/JuCCOdQqWaNWt6U/9R14oK&#10;u8444wwX+ISiIGvNmjXe1H9CzUuJuiUcNmyYCyf/+OMPV931v//9z1uKSMWZqEDk0Zn3GisxOZyh&#10;j+Sw7weil8bL1Xf1Sy65JPFkCF1qWvMzY6zjWEHABQAAYh0BF6Ia3RBmDnUjNHfu3MPGw/Lt2rXL&#10;LVOQGIrG6frhhx9s/fr13hxz3RxOmTLFm0odBWITJkyw22+/3Tp37mz16tWz3Llz22+//eaWZ1UF&#10;FzIeP9SByKQz8DlDH0eLfT8Q3RRijRw50rZs2eJ6z9Clpgm30oeTAwAAQKwj4ELUUrjVoEEDuiHM&#10;BBp3SuNsqfpNVXGjRo1yYdN7771nrVq1coHVQw895K19uHvvvdf1x9+uXTv7+OOPbfjw4da2bVvX&#10;bZUqwFKrZMmSrltCPa66Bty/f79999137rnpfrJqDC5kPA5yApGJM/SRHuz7gdigSt5jjz2Wit4M&#10;wr4TAADEOgIuRC2FKEOGDKEbwkxQsGBBmzhxot1www02YsQIu+iii+z000+366+/3i3/9ttvk6yQ&#10;0wHO8ePHW6FChVx3hj169LCrrrrKTjrppDT9G+nfd/Dgwe5HnQ6q6rZ6Ps8995w1b97cfvzxR29N&#10;RBrORAUiF2fo42ix7weAtGPfCQAAYl2Og/TjhQim7o66detma9eudRU9gRTCqLJHl5Fk+vTpdttt&#10;t7nLSKBKuWXLltnWrVtd0JRU91S+hQsXWv78+Y842KkuBhs2bOhCybRQ5ZcOoirwUreIaakCS49X&#10;XnnFunfvbu+8847r+lKVgfqbSpcu7a2Bo6XqQI2TBwCIHez7ASDt9BvowIED3hQAAEDsoYILQLqo&#10;e5EqVapY/fr1Uwy3RN0Y1qpVy42h5Rs7dqw7qKWx0tJKlVsaE6xatWpZFm4hc3EmKgDEHvb9AAAA&#10;AIC0ooILES25Ci6N+9GmTZuI699906ZN9u+//9rs2bO9OdFl1apVrjvCzZs3W7NmzVzl19SpU90Y&#10;LRqPS2chRgIquDIPZ6ICQOxh3w8Aace+EwAAxDoCLkS05AIudYP37rvvWt68eb05kUFnMKubvpkz&#10;Z3pzos+uXbvss88+s3nz5rkKrJNPPtlatmzpLY0MBFyZhx/qABB72PcDQNqx7wQAALGOgAsRjTG4&#10;kF0IuDIPP9QBIPaw7weAtGPfCQAAYh1jcAEAAAAAAAAAACCiEHABAAAAAAAAAAAgohBwIaqtX7/e&#10;1q1bl+ENAAAAAAAAAABkHwIuRK29e/da48aNrVatWhnaqlWrZmPHjvUeBQAAAAAAAAAAZDUCLkSt&#10;3Llz25IlS0JWYKWn3XnnnTZ9+nTvUQAAAAAAAAAAQFYj4AIAAAAAAAAAAEBEIeACAAAAAAAAAABA&#10;RCHgAgAAAAAAAAAAQEQh4AIAAAAAAAAAAEBEIeACAAAAAAAAAABARCHgAgAAAAAAAAAAQEQh4AIA&#10;AAAAAAAAAEBEIeACAAAAAAAAAABARCHgAgAAAAAAAAAAQETJcfAQ7zoQcfr27WvdunWztWvXWsmS&#10;Jb25CQoWLGirV692lxnpww8/tO7du1uBAgW8ORlr9+7dlj9/fpszZ443B+HolVdece+Dd955xypW&#10;rGhlypSxsmXLWunSpb01cLRy5sxpBw4c8KYAALGAfT8ApB37TgAAEOsIuBDRsiPg0iazYMECbyrj&#10;/fnnn/bkk0/ab7/95s1BOCLgyjz8UAeA2MO+HwDSjn0nAACIdXRRCKRRjhw5rFq1apnWFJbohwoA&#10;AAAAAAAAAAiNo+gAAAAAAAAAAACIKARcAAAAAAAAAAAAiCiMwYWIltwYXAUKFLCPP/7Y8uXL582J&#10;DHPmzLHXX3/dZsyY4c1BOGIMrszDWAIAEHvY9wNA2rHvBAAAsY6ACxEtuYCrV69eNn78eDdmViTZ&#10;v3+/3XDDDXb99dd7cxCOCLgyDz/UASD2sO8HgLRj3wkAAGIdARciWnIBF5CZCLgyDz/UASD2sO8H&#10;gLRj3wkAAGIdY3ABAAAAAAAAAAAgohBwAQAAAAAAAAAAIKIQcAEAAAAAAAAAACCiMAYXIpo/BteE&#10;CRMYgwtZ6tVXX7W3337b3nvvPTvmmGPc2Fsag6tUqVLeGjhajCUAALGHfT8ApB37TgAAEOsIuBDR&#10;+vXrZ126dPGmgKz38ccfW7ly5VzAqla8eHFvCY4WP9QBIPaw7weAtGPfCQAAYh0BFyLa7Nmz7Zdf&#10;frHt27fbtm3bEi/VgMySI0cOK1CggBUsWNBOO+00F2oVLVrUtSJFinhr4WjxQx0AYg/7fgBIO/ad&#10;AAAg1hFwIaIpyNq6dWtiC5wGMlOhQoUSm4KuwOtIH36oA0DsYd8PAGnHvhMAAMQ6Ai5EtJ07d9qO&#10;HTsOu/SvA5lFFVz58uVzLX/+/ImXannz5vXWwtHihzoAxB72/QCQduw7AQBArCPgQkTbs2dPkg3I&#10;TPHx8YktT548ljt37sRLpA8/1AEg9rDvB4C0Y98JAABiHQEXItr+/fvdF/rAS78BmUUVXPoxGRcX&#10;51rwdaQPP9QBIPaw7weAtGPfCQAAYh0BFwAgrPBDHQBiD/t+AEg79p0AACDWUWoAAAAAAAAAAACA&#10;iELABQAAAAAAAAAAgIhCwAUAAAAAAAAAAICIQsAFAAAAAAAAAACAiELABQAAAAAAAAAAgIhCwAUA&#10;AAAAAAAAAICIQsAFAAAAAAAAAACAiELABQAAAAAAAAAAgIhCwAUAAAAAAAAAAICIQsAFAAAAAAAA&#10;AACAiELABQAAAAAAAAAAgIiS4+Ah3nUAALJdzpw57cCBA95U+Bs/frz9+OOP7jn7TR+tkfQ3IHrl&#10;yJHDbVNXXnmlHXvssZYrVy6Li4tzTcuAcBFp+34ACAfsOwEAQKwj4AIAhJVI+6H+4IMP2rPPPusC&#10;AyDc7N+/312OGjXKTj75ZMuTJ49r8fHxblsDwgUHaQEg7dh3AgCAWEfABQAIK5H2Q/3++++3N998&#10;0zZt2uTNAcLHzz//bM2bN7f333/fWrZsafnz509shLIIJxykBYC0Y98JAABiHafuAgCQDpwngkiw&#10;fft213bv3m379u3jfQsAAAAAACIeARcAAOnAWbOIBH7AtWvXLgIuAAAAAAAQFQi4AABIBwIuRIJt&#10;27a5poBr7969BFwAAAAAACDiEXABAJAOBAWIBDt27KCCCwAAAAAARBUCLgAAAAAAAAAAAEQUAi4A&#10;AAAAAAAAAABEFAIuAAAAAAAAAAAARBQCLgAAAAAAAAAAAEQUAi4AAAAAAAAAAABEFAIuAAAAAAAA&#10;AAAARBQCLgAAAAAAAAAAAEQUAi4AAAAAAAAAAABEFAIuAAAAAAAAAAAARBQCLgAAAAAAAAAAAEQU&#10;Ai4AAAAAAAAAAABEFAIuAAAAAAAAAAAARBQCLgAAEBZ27Nhh69atc5cAAAAAAABAcgi4AABAmgwf&#10;PjxTQqjnn3/eSpUq5S4j2bRp02zmzJneFAAAAAAAADIDARcAAIfs3r3bu4bknHfeedapUyfbs2eP&#10;NweBXnzxRTvppJNs0aJF3hwAAAAAAABkBgIuAAAOufDCC+2ee+6xNWvWeHMQym+//eZdy3i33HKL&#10;q37SZaT6/fff7cCBA94UAAAAAAAAMgsBFwAAh2zfvt1V31SpUsXuvvtu+/fff70lyCrly5e3E044&#10;wV0CAAAAAAAAySHgAgAggMaWeumll+y4446LyKBr8eLF1qNHDxcU6W848cQT7eGHHw75d/Tq1cuu&#10;u+46W7p0qTfnP9OnT3fL3nrrrcOmN27c6KbvuOMON52arh0///xzu/zyy61Ro0ZWvXp1a9OmjQsT&#10;t23b5q2R4LPPPnP3qUufP+/vv/+2qVOn2iWXXGI1a9Z09/Xggw8mjgU2ceJE131ijRo17JRTTrE+&#10;ffrYvn373LJAW7dudWN8nXrqqVa1alVr0KCB3XzzzSHHzBoxYoR77G+++cab8x89dy3Tax04PWXK&#10;FDfdt29fN81YXAAAAAAAAJmDgAsAgBAiMej66quvrG7duvbyyy/bypUrrWzZsrZw4UJ7+umnrU6d&#10;OvbTTz95ayYYPXq0DR482DZs2ODN+Y+CMi374Ycf3LS6bhw3blxioPX999+76f3797vppDzxxBN2&#10;/vnn26effmq5c+e2cuXK2a+//uq6g9RYVYEh14wZM9xj6tLnz1NgdPLJJ7vHzJkzp82aNcueffZZ&#10;u/jii23gwIF2+umnu78vLi7OJk2aZPfee6/ddNNN3r0k0LhYCrTuv/9+19Vi6dKlXeD19ttvW5Mm&#10;Taxfv37emgnUXaIeW+FasF27drllI0eOdNN79+51z2316tVu+o8//nDT69atc9MAAAAAAADIWARc&#10;AAAkI1KCruXLl7vqJj3fV155xVasWGGTJ0+2VatW2UMPPeRCrAsuuOCoA5ezzjrLPYZCM/nrr7/c&#10;dP78+d10KKr2euqpp1yQNG/ePPvll19cYLZs2TJr1aqVuw+FS6nx5ptvulBMr//s2bNdSJYnTx4b&#10;M2aM3Xbbbe5v1t+mZRMmTHBB15AhQxLDO42L1bFjRxdyXXXVVe51UbWVAsCPP/7Y4uPjrWvXru62&#10;R6NYsWLu9dBjiP4uTataDQAAAAAAABmPgAsAgFTwgy6N0aVu6cIt6FKFk57jjTfeaN26dbMcOXK4&#10;+bly5bLevXvb2Wef7QKgAQMGuPlZYcmSJa6yqWLFilapUiVvrlmhQoVcF4WPPPKI62owNY4//nh7&#10;5plnXBAl9evXTwyP2rVr58Ip/29W94ONGzd2oZaCNRk7dqzrLrB27do2aNAgK1iwoJsvF110kas0&#10;O3jwoD355JPeXAAAAAAAAIQzAi4AANJg586drgtAP+hSqBQO1B2eXHPNNe4y2A033OAuv/32W3eZ&#10;FapVq+aCJFVbKWAbNWpU4hheTZs2daGSwqjUaN26dWKA5atQoYK7VNeFwUqWLOku1ZWg+K/PFVdc&#10;4UK/YNdff727VPeG+jcGAAAAAABAeCPgAgCEHY2xlNUtrRSCvPrqq0eMa5Vdli5d6i5r1arlLoP5&#10;8/31soLCLY2PlTdvXjc+mCqlSpUqZaecckpil4KppdsF8//dypQp4y4D+ctUlSUpvT4lSpRwj6GK&#10;M38cLQAAAAAAAIQvAi4AQFhRt3LZ0dJC4YkqgTSGVNu2bb252WvPnj3uMnfu3O4yWKiqpeT4wVB6&#10;XX755TZ37lzX9Z+qtnS/P/74o3Xv3t2qVq3qxtBKDb9rwlCCK7tCSen1kbS8Rhn1+gAAAAAAAODo&#10;EHABAJBKgcHWsGHDkqwGyg5+hdOqVavcZbCVK1e6y9KlS7tL8YOh/fv3u8tAW7Zs8a6ln8bg6tmz&#10;p/3yyy+2du1aGz58uOtWUI9x0003ZUlYlNLrowDMryjzX6Osen0AAAAAAACQdgRcAACkIJyDLZ+q&#10;o+Trr792l8H8sbeaNGniLsWvigoV1syYMcO7drjUVEv5VKmlMcHee+89b45Z8eLFXVXXd99957ou&#10;VPDmj8uVmVJ6fb7//nvXPWHNmjWtQIECbl5mvz4AAAAAAAA4egRcAAAkIRKCLd8NN9zgLp9++mlb&#10;tGiRu+6bNWuW9e3b14UvCpx8lStXdpcff/yxu/Rp/cBQKpAf+gSHUsuXL7eJEyfa9OnTvTlmefLk&#10;sSFDhthTTz11REi0ePFi2717twu8ihUr5s3NPJdeeqkbE+zzzz+30aNHe3MT6Lndc8897vq1117r&#10;LsV/fXQbv4tD2bRpk/ubQknq9QEAAAAAAEDGIuACACCIgi1VGSnoCfdgy9euXTvX3Z+6AGzcuLE9&#10;8MAD9tZbb1mPHj2sefPmtm3bNjevRYsW3i0sMewaMGCAdezY0Z599lm7+eab7cQTT7S6deu6ZcGO&#10;PfZYd3n66afbWWed5R5PFJK1bt3aPQdfs2bN7LzzzrMFCxZYw4YN7fHHH7c333zTHn74YTv11FNd&#10;14SPPfZYllQ9KUh7/fXX3XX9rdddd517LgqqGjRoYH/88Ye1atUqMeiSCy64wAoXLuyqtfQaat37&#10;7rvPvTZbt261kiVLemv+x3999Lp36NDBxo0b56YBAAAAAACQsQi4AADwBAZbGieqdu3a3pLIoEDr&#10;hRdesFy5ctlzzz1nt956q7388stWrlw5Gzx4sKvuCtS+fXsbOHCgC38+++wze/DBB916V199tb37&#10;7rveWofr3bu3uz9VYI0ZM8b+/PNPb0loQ4cOdUGaKrx69eplt912m3secXFx9sYbb1jXrl29NTPf&#10;VVdd5aq3atSo4f5OPZdHHnnEVXA99NBDLozKnTu3t3bCuF36GxVw/vbbb25dvb7qxlBdLPpdGQa6&#10;/fbbXXeIqvIaO3as/fDDD94SAAAAAAAAZKQcB7NiZHcAAMKcgqAzzzwzzaFW9+7dbdCgQS7QCBf7&#10;9++3v//+2z2n8uXL23HHHZdslZTGnlJQtWvXLhfmKPBKju5/9erVlj9//lR3L6gKsn/++ce2b99u&#10;ZcqUcSFRdo5XtXDhQluxYoX7W6tXr57YtWBS5syZY2vWrHEVWpUqVfLmJk3rHjhwwP2t2fl3/vzz&#10;z676TJVnJ598spUtW9Y1PS91IQmEC51goG0GAJB67DsBAECsI+ACACAdwjHgAnwEXIgUkXaQdt++&#10;fez3Efa0ny9UqJA3hWiUlftOnRC1efNmbwoIT/ny5QvZywIAIHoRcAEAkA4EXAhnBFyIFJEWcKki&#10;NdK6sUXsUde8/fv3d90Cq/tiXaplZ2UxMlZW7jvHjx9vbdq08aaA8KTxdDXuL/s8AIgdBFwAAKQD&#10;ARfCGQEXIkWkBlwXXXSRnXPOOd5cIHxcf/31dsUVV9jzzz/vuuHVPl9N17W9ITpk5b5TY5W2bdvW&#10;OnfubCeccII3Fwgf2u916dLFevbsyT4PAGIIARcAAOlAwIVwRsCFSBGpAdfo0aMJuBCWqlWrZo0b&#10;N7bHHnvMjZkZ2FTRgOiQlfvOr7/+2o1XO23aNAIuhKXChQu7YP+BBx5gnwcAMYTTGAAAAAAAiDL+&#10;mEnbt2+33bt3u7HjOL8VR2v//v3eNSB8aV/HPg8AYgsBFwAAAAAAUUYB15YtW9zB3l27dnGwF+lC&#10;wIVwp/2bH3CxzwOA2EHABQAAAABAlPEruLZt2+YO9mqag704WpHUjSxikx9wsc8DgNhCwAUAAAAA&#10;QJShggsZiYAL4c4PuNjnAUBsIeACAAAAAAAAAABARCHgAgAAAAAAAAAAQEQh4AIAAAAAAAAAAEBE&#10;IeACAAAAAAAAAABARCHgAgAAAAAAAAAAQEQh4AIAAAAAAAAAAEBEIeACAAAAAAAAAABARCHgAgAA&#10;AAAAAAAAQEQh4AIAAAAAAAAAAEBEIeACAAAAAAAAAABARCHgAgAAAAAAAAAAQETJcfAQ7zoAAEij&#10;Hj162Msvv2yDBg3y5gDh4+eff7Y333zTHn/8cWvZsqWVLFnStVKlSll8fLy3FpD9cubMaQcOHPCm&#10;wt8///xjtWvXttGjR9s555zjzUVyduzY4Vr+/Pldi3Z79+61FStW2DHHHGO5cuXy5madatWqWaVK&#10;leyKK66wMmXKWNmyZV3T9Tx58nhrIdJl5b7z008/tQsvvNCmTZtmJ5xwgjcXyYmV/Z7eg+vWrXPX&#10;9T1T78vsUKBAATvttNPs1ltvZZ8HADGEgAsAgHS455577MUXX/SmgPD0/PPPW6tWraxYsWKJLXfu&#10;3N5SIPsRcIWP4cOH2/nnn5/hB2MVtPfq1csee+wxdz1SrVy50mbMmGFnnXWWNyc0/wSYRYsWWeXK&#10;lb25WYeAKzYQcGUM9nvJ07+5Toxq0KCBNyfBqlWr7KGHHnLvjc2bN7t5hQsXdu+TZ5991u1vshIB&#10;FwDEJgIuAADSYfXq1bZ27VrbunVrYtu2bZtrQHbLmzevFSpUyP3AL168uLtepEgRd5kdFQVAUgi4&#10;wsN5553n/qaNGzda0aJFvbkZIxoO9H7//fd27rnn2g033GCvvPKKN/dIqpy9/fbbTT+1CbiQmQi4&#10;0o/9XvJ0It99991nn3zyiV1wwQXeXLOlS5da8+bNXehfs2ZNa9Omjdvnff3117Zw4UKrWLGi60mg&#10;fPny3i0yHwEXAMQmAi4AANJB3Y5s3749sQuSwOtAdtMPer9bHP3oD7yMi4vz1gKyX3YFXOPGjbMN&#10;GzbYJZdcYjly5PDmpixaAy51p6du9TLjQK8OgqrpYGdWHvDMSG+//bbdfPPN1q1bt5AB1/79+61n&#10;z5723HPPuQO9QsCFzHQ0+04FVXoPpFSFGCxaAy72e8m76qqrbOjQoe7fPzDguuyyy2zkyJFuHzN4&#10;8ODEngF27drlPlO/+OILd9shQ4a4+VmBgAsAYhMBFwAA6bBnzx73Q2737t1HNCC76WCDftSHajoo&#10;BoSL7Aq4/MCibt269sgjj6Q66CLgik3JBVw//PCDm6/uC/U66nuAKrwJuJCZjmbf+dRTT7n9XbNm&#10;zVxlUWqDLgKu2BQq4NJvH71W+h2k/VyJEiXcfJ8quKpWrep6DNiyZYs3N/MRcAFAbCLgAgAgHXS2&#10;9r59+1wLvK4GZDdVaakrQv8y8HpaqlWAzJbdAZcvtUFXdgVc6gb39ddfty+//NKWL19uBQsWdAep&#10;77zzziPGRhkxYoSNGTPGOnXqZO3atfPmJlA3urqNui596aWXbPr06davXz/76KOPXAWyQhGNt6Ku&#10;9lI6MPj555/bsGHDbM6cOe5+FarogLkOMOr5+T777DPXdIDUP0jqz1P3V/rb+vTpY3/88YerMj3z&#10;zDPdv4WuT5w40T1Pve46YKkuxe66664julrVT1uNpaPnM3fuXLe/q1Onjl177bXuNoFmzpzpxshq&#10;3Lixde3a1Zv7H1Vi6TXWGIalS5d20xMmTLDJkye7f3u97h06dHBVDHLSSSfZ1KlT3WvXt29fd5D1&#10;r7/+IuBCpkpPwOVLbdCVXQHX4sWL3TalEFkVt6VKlbIzzjjDbbd6PwdSd4Da5p544gn3/g/k7+da&#10;tGhht9xyS9Ts9zLrc8Gf/vHHH11g1bp1a/d3du/e3YWCep579+61gQMHevfwHwVg+hu0T1YIllXj&#10;vhJwAUCMUsAFAACO3oEDBw5r+/fvp9HCpgW/P4FwlCOHO+8uyw0cOFAn+x3R6tate3DkyJFJbjOz&#10;Z892640ePdqbk/kWLlx4sEqVKu5xCxYsePCkk05KnI6Lizv42muveWsmuPvuu92yl19+2Zvzn7Vr&#10;17plFSpUcNNffvmlu6770fzy5cu76e3bt7vlSenVq5dbPz4+/mDTpk0PtmrV6mCRIkXcvOOPP/7g&#10;1q1bvTUPHnzsscfcfF36/Hm33nqre+yiRYserFWr1sFcuXK5+R06dDj41ltvufdH8eLF3TJd17Jr&#10;r73Wu5cEu3btOnjmmWe6Zbqvxo0bH6xfv37i+p06dTq4b98+b+2D7t9O888//3xvzuH0/LV83rx5&#10;brpNmzYHixUr5ubp9dfr8+STT7plotdiypQp3tR/t1+0aJE3J2tVrVr1YOvWrd3r97///e/g1KlT&#10;Dy5ZssS9TogeR7Pv1PtW783g1qxZM7cvSMqoUaPcetOmTfPmZD49nwIFCrjHLVeu3MHmzZsfLFmy&#10;pJvWPmHSpEnemgmaNGnilv3+++/enP989NFHbtmVV17ppqNhv5eZnwsbNmxw1/Pnz+/mlyhRwk2P&#10;GzfOLU/ON998426j55KV9FzPOuss9nkAEGPomwYAgHQ69KPzsKazaWm0cGnB708AKZs1a5Zdeuml&#10;Vr9+fXd2/6HfTd6S7HHgwAHr2LGjq0xQd1GrVq2yKVOmuLPqP/74Y1d1oGoGVRgdDVUe6Mx/ne0u&#10;qjzStM7AT4q681IliKqb5s2bZ7/88oursFi2bJm1atXK3Ycq5FJDFRP33HOP/fvvvzZ79mz79ddf&#10;3Rn3qjS47bbbXHeA69atc8v0N8bFxblxXVTN4bv33ntt7Nix1rBhQ5s/f767D1VpqTKiSpUqrtri&#10;ySef9NZOO43XpmouufHGG93ro6ou36OPPuqquIBIpW347LPPthNPPNG++uorb2720TamalpVV2kf&#10;oG4EVUGp/d9DDz3ktn9VRWnfcDQifb+X2Z8LxYoVc6+HHkP0d2m6TZs2bjop6sXiwQcfdNdvuOEG&#10;dwkAQGYi4AIAAACAEMIl6FJwo7BGXeMNGjTosC6wLrroItcdl55begKctFqyZInrnqpixYqHdQWm&#10;MVdefPFF131Vo0aNvLnJO/744+2ZZ55xB2RFr7d/EFXdaOkgrR/Qn3rqqa5bQR3c1QFm0UFnHSxW&#10;113qRi2wS0B1O6luuUTPa/v27e46gNDCJehSt4QKtxQoa3w7fx+g7bx3797uOSoAGjBggJufFcJp&#10;vxeOnwt6PHX/qLCuXr16dvfdd3tLAADIPARcAAAAAJAMP+jSeCY6Mz6rgy5VD4nGiAkef0Wuv/56&#10;dzlp0iTbuXOnu57ZNMaTDqjqQKYONI8aNcoFTdK0aVN3cFUHZVNDY7sEV5hWqPD/9u48xKryj+P4&#10;dxwnHYcUbWzMH1iYLUZQ6VDZpkUZhUb6RyS0U9hCizVkexqtSBmRbVq0UP1TqElUSptEmLahEGYr&#10;YWUZVi6p6ehvPt97vneO93dn5o4/5y7O+wVPZ3vOuTPH7nP1+dznOf/x5YknnujLtPr6el/qOS+i&#10;Z8ToOS+nnHJK3udd6edRZ6ueKbNkyZJkL4D2lDroinbvoosu8mWuGB20aNEiXxZDObV75fa5oJFb&#10;+jNR2DZ48GCbP3++1dbWJkcBAOg6BFwAAAAAUIAVK1b4lFmaFquYfvrpJ18efvjhvsy133772cCB&#10;A31kwZo1a5K9XUudvLNnz7bevXt757dGDOhnUMgUU2sVSufl0hSr0tDQ4Mu0OBZBY0f3R+JY1AVQ&#10;mAi6brnllmRPcXT0vi7Fe7qS2r1ifi6sX7/exo8fb88//7xPCfvhhx/6EgCAYiDgAgAAAFBy6rwr&#10;dtFUSp2lKaT0vKVi0ugkqamp8WU++b7B35Y9NQLt/PPPt1WrVvkUWBq9oOtqNNWUKVPs4IMP9mfJ&#10;FCKm6Mond4RDPnv6/kixR+kBuytf29Ze2Z32S+HF7rSX/4+O3telek/vre3e7t4fBW0acaYpExsb&#10;G/05aRrpBgBAsRBwAQAAACgpPVekFOWZZ55JfoKOKdhSJ6amhRo5cmSytzjim/6//vqrL3OpozNG&#10;Duy///6+jA7S5uZmX6bp2/Z7ip5Fc8cdd/goj7Vr19qrr77qnZ16jcsvv7woQVFH90d++eUXXxZy&#10;f2RP3iOgq+Rr1zoqmkavUAq2NB3fG2+8YUOHDk32FkdH7+vc97TQ7rUqxufCypUr7fjjj/dpfDWy&#10;WSO3Bg0alBwFAKA4CLgAAAAAoA3pYOukk05K9haXRgnIO++848tc6lTUNFSHHXaY1dXV+b4YHZCv&#10;0/LLL79M1nZVyKiBoHuiZ+NoSqowYMAAH93w7rvv+hRe6oCO59N0pbg/77//vt+HXH///bd3ROv3&#10;O+aYY3xfe/dHHdY///xzstWqM/cHqGTpYGvEiBHJ3uLqqN2LZ2+lv3DQHdu9Un0uqI3U56MCtquv&#10;vtpef/1169OnT3IUAIDiIeACAAAAgBzlEGyF8847z5/9os7mBQsWJHsz1FHZ1NTk6xdffLEv5aCD&#10;DvKlzomprOSvv/6ye++9N9naVXR+5nbOrl692j744AP79NNPkz1mvXr1spdeesmvldtZ+uOPP9rW&#10;rVu947d///7J3q6jZ9CMGjXKg6lbb7012ZuhkRQ33HCDbd682c444wwbPHiw74/7o+Ar/QwfjXDR&#10;s4byjcBo6/4Ae4tyCLbCZZdd5sv777/ffvjhB18PGjH02GOPefiiwCnE+/q1117zZVD9dCiVVqnt&#10;Xqk/F3RdhXkK92bNmuXTXwIAUAp8AgEAAABA4rTTTrPFixeXRbAV1GH65JNP+vqECRPskksusaef&#10;fto7JI866ihbvny5nXzyydkOTdF0UX379vVv5Sv8Ud2bb77ZjjzySNuwYYPV19cnNVsdeOCBvtQ9&#10;OPvssz0wEnUWn3rqqT71Vjj22GPtnHPOse+++86OPvpomzZtmv9Mt99+u40ePdoDorvvvrtoo57m&#10;zJlj/fr1s4cfftjDyccff9weffRR/zNUx7amzUpPSXnIIYf41Fpbtmzx5W233eZTt2lUxCuvvOL3&#10;NVfcn5dfftlf45FHHvFtoNKVU7AVxo4d622O2iH9TAqe9R6+8cYbvU3buHGj7zvhhBOSMywbdj3x&#10;xBPeVj744IN2xRVX2HHHHedtXz6V2u4V+3NB9/2ss87yz0Z9RmrEmixcuNDb17bKunXrvB4AAF2F&#10;gAsAAABAtxfBljrt1ClYbi644AL/lv6hhx5qL7zwgl155ZV25513+jf1Fc6o07GmpiapnXk+y1tv&#10;veWjmz7//HOvO2PGDJ+uSr9jTFmVdt9999kBBxzgIxF07ooVK5Ij+SnoUYeyRjpMnz7dfyaNtqiu&#10;rrannnrKrrvuuqRm1zviiCNsyZIldvrpp/tUhddee61NmTLFR19MmjTJvvjii2xHbdCUWupE1xRb&#10;DzzwgHdM636+/fbb3nmdS/9f6PdVJ/Z7771n8+bNS44Alakcg600BVpqt3r27GkPPfSQTZ482WbO&#10;nOntlNpBtTdpZ555ps2ePdvDH70/NaJT9S688EJ77rnnklq7quR2rxifC1dddZUH/xrlpbZRn5Mf&#10;ffRRctQ8wPrtt9/aLBoVCwBAV6pq+ct51z/9EgAAAADKzLPPPuujdfQt/M6EWnqw/vDhw71jcdy4&#10;ccne4vn+++/9+SfqxNVIpJhCqi1ff/21/f777x7wDBkyJNmbX3Nzs61Zs8afpVLoNFsaSaF7smnT&#10;JmtoaPDO0mKN3MpHv+u3337r04np/mjEQns0zZZGZOh+Kijr6GdX57GKRieo470cDRs2zP+sFe7p&#10;zyRGU2hd9wXdlwKdTz75xNu9zoRac+fOtYkTJ9qyZcussbEx2Vscape++uorD1k0zejQoUPbfZ/q&#10;2VMKqjRCU2GO3tvt2Rvava78XBDVVVil37WUv2d7FNCNGTPGg1DaPADoPgi4AAAAAHRL6vzs3bt3&#10;slW4UgdcQEcIuNAWPY+utrY22SpcKQMuoBAEXADQPTFFIQAAAIBuaXfCLQCoZLsTbgEAAJQrAi4A&#10;AAAAAAAAAABUFAIuAAAAAAAAAAAAVBQCLgAAAAAAAAAAAFQUAi4AAAAAAAAAAABUFAIuAAAAAAAA&#10;AAAAVBQCLgAAAAAAAAAAAFQUAi4AAAAAAAAAAABUFAIuAAAAAAAAAAAAVBQCLgAAAAAAAAAAAFQU&#10;Ai4AAAAAAAAAAABUFAIuAAAAAAAAAAAAVBQCLgAAAAAAAAAAAFQUAi4AAAAAAAAAAABUFAIuAAAA&#10;AAAAAACAbmbnzp3ZsmPHjmxpbm6uiFLV8oPvTH4XAAAAAEAHVq5cacOHD7cFCxbYuHHjkr1A+Rg2&#10;bJgNGTLEJk2aZA0NDTZo0CAvWu/Vq1dSCyjc3LlzbeLEibZs2TJrbGxM9gLlo66uzsaMGWOTJ0+m&#10;zQOAAqRjIa1v3LjR1q5da+vWrdvlWK5yi5MIuAAAAACgEwi4UO4IuLCnEXCh3BFwAUDhIhLSUuWb&#10;b76xpUuX2sKFC23VqlVWVVXlx3v06JGtq9FSsa2iOlFPYn/U0bF0Pa1nZLZ37Gj2LdXXiLE0bWt/&#10;mp+Tum6cxxSFAAAAAAAAAAAAe7kImrRU+fPPP+3jjz+2WbNmebhVXV2dDZy2b9/u6yoKliTOVz2t&#10;Z8KqzPEIt0KsKxzTetRPr0uEWVFf2zoWx0XH9DpRJ9YJuAAAAAAAAAAAALoBBUMRGK1evdrefPPN&#10;5EgmjIoQSiGWRNiULqonuobENeO41mOUVezLbGfCLm1LnC8RdEn6GlE3fh6J6zFFIQAAAAB0QkxR&#10;KEx9hHK0detWGzt2rF166aU2cOBAq6+v96L1ffbZJ6kFFG7+/Pl27rnn+jrtHsqR2r0JEybYNddc&#10;Q5sHAO1QHKRQKcpnn31mTU1NHlip9OzZ0+tEXQVJEUJF2KRtrau+lunjbYnAqqoqQq/M9eMcrcfr&#10;Su4xf93UcfH9Lf8h4AIAAACAAv3xxx82c+ZM70xT2bx58y5LoNRqamr8OVx6Hs2AAQOsf//+2aJj&#10;QGctX77cXnzxRdo8lCW1ayojRoyw0aNH0+YBQDsUSilg0lJTEOr5mlOnTk2OZoKokA630vsjcAra&#10;jtArN7BSvYigtOzRI0Zhpfe1hmWxretpPaZCVGm5WHY9XoeACwAAAAA6af369bZhwwZfRoltoNRq&#10;a2utb9++2bLvvvtav379fKlv5QKdRZuHckabBwCFU6ilMGnbtm1eli5danfddVc2zEovJcImSR+L&#10;MCriJe3TetRRMJUe4RXTC2pdp1RXt472Sl8/gqtMvUxwFiFXSwU/JvFaBFwAAAAA0En//POPbdq0&#10;yZe560CpaQq5Pn36eKmrq9tlmX52AVAo2jyUM9o8ACicAi6Vf//914tGcE2fPt2DJAVGEmGV9kXg&#10;JBFYpetFnVgXnZsNoJK6onWlUZl6raOwJGKqOCfOT/9cuVMUCgEXAAAAAHSS/jG4ZcsWn54rtwCl&#10;pim51OGbr6Q7EoBC0eahnNHmAUDhNGpLQVUEXBrBpYArAiW1mwqVtK2SHT2VaCt8iu30+bkBluro&#10;GVyZoKy1ftSNOlE/trOv01K0T+J1CLgAAAAAoJP0j7L49mN6XQUoNXVEaFquWKbXo9MA6AzaPJQz&#10;2jwAKFy+gGvatGnZ9jIdUqktzYZLLSJwyo2UtE9F180NqrStvy9oO67bckbLth/2uq37M9eSeI30&#10;tXTS/7x2yw4CLgAAAADopNx/SvFPK5STbEdAIncb6CzaPJQz2jwAKExbI7gi0BJ9xqeDrVimP/tV&#10;N/fvAqoX52qpoi8b7HqtZORVy6aWooBLVD/dfmtd4ZhG6qqupihsvU4ykqzlP/yNBAAAAAAAAAAA&#10;YC+WL+C65557PCzS/myY1FIieIp1hUoRSgXtmzFjhi+bmpr8Om3JhFOZkVzbt2/zbZXM9nYPzXJH&#10;gen1ol6+Z3AxES0AAAAAAAAAAEA3pDBJJQKmCJSCAicFTTfddJMtWrTIQ7HFixdnn90VIvyK83Ov&#10;EXXjNUTnqMRrxP7Y1jJE6KUSdQm4AAAAAAAAAAAAuqkInxQaaV0BUjq8GjlypI0fP96mTp1qo0aN&#10;suuvv97mzZuXHM2crzAqAqpYan+U2Be0HdMi5p4XAVb8DH5+LFv2Z16ryv4LNOrN+JEDS8MAAAAA&#10;SUVORK5CYIJQSwMEFAAGAAgAAAAhAKJBVDnhAAAACgEAAA8AAABkcnMvZG93bnJldi54bWxMj8FO&#10;wzAMhu9IvENkJG4syaAVLU2naQJOExIbEuKWNV5brUmqJmu7t8ec2NH2p9/fX6xm27ERh9B6p0Au&#10;BDB0lTetqxV87d8enoGFqJ3RnXeo4IIBVuXtTaFz4yf3ieMu1oxCXMi1gibGPuc8VA1aHRa+R0e3&#10;ox+sjjQONTeDnijcdnwpRMqtbh19aHSPmwar0+5sFbxPelo/ytdxezpuLj/75ON7K1Gp+7t5/QIs&#10;4hz/YfjTJ3Uoyengz84E1inIxJJI2ouUOhGQyeQJ2EFBkqUSeFnw6wrlL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zM/redAMAACUIAAAOAAAAAAAAAAAAAAAA&#10;ADoCAABkcnMvZTJvRG9jLnhtbFBLAQItAAoAAAAAAAAAIQDEi9eeRjkBAEY5AQAUAAAAAAAAAAAA&#10;AAAAANoFAABkcnMvbWVkaWEvaW1hZ2UxLnBuZ1BLAQItABQABgAIAAAAIQCiQVQ54QAAAAoBAAAP&#10;AAAAAAAAAAAAAAAAAFI/AQBkcnMvZG93bnJldi54bWxQSwECLQAUAAYACAAAACEAqiYOvrwAAAAh&#10;AQAAGQAAAAAAAAAAAAAAAABgQAEAZHJzL19yZWxzL2Uyb0RvYy54bWwucmVsc1BLBQYAAAAABgAG&#10;AHwBAABTQQEAAAA=&#10;">
                <v:shape id="Picture 1" o:spid="_x0000_s1031" type="#_x0000_t75" style="position:absolute;width:52400;height:27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EAkzAAAAOMAAAAPAAAAZHJzL2Rvd25yZXYueG1sRI9BS8NA&#10;EIXvgv9hGcGL2E1SCDZ2W6QYWlAPrSJ4G7JjNpidDdk1jf/eOQgeZ96b975Zb2ffq4nG2AU2kC8y&#10;UMRNsB23Bt5e69s7UDEhW+wDk4EfirDdXF6ssbLhzEeaTqlVEsKxQgMupaHSOjaOPMZFGIhF+wyj&#10;xyTj2Go74lnCfa+LLCu1x46lweFAO0fN1+nbGyiKl6V+nN7x+Wl/qFcfO7evb47GXF/ND/egEs3p&#10;3/x3fbCCv1zlZZ6VpUDLT7IAvfkFAAD//wMAUEsBAi0AFAAGAAgAAAAhANvh9svuAAAAhQEAABMA&#10;AAAAAAAAAAAAAAAAAAAAAFtDb250ZW50X1R5cGVzXS54bWxQSwECLQAUAAYACAAAACEAWvQsW78A&#10;AAAVAQAACwAAAAAAAAAAAAAAAAAfAQAAX3JlbHMvLnJlbHNQSwECLQAUAAYACAAAACEAadBAJMwA&#10;AADjAAAADwAAAAAAAAAAAAAAAAAHAgAAZHJzL2Rvd25yZXYueG1sUEsFBgAAAAADAAMAtwAAAAAD&#10;AAAAAA==&#10;">
                  <v:imagedata r:id="rId18" o:title="" cropleft="2754f" cropright="5613f"/>
                </v:shape>
                <v:shape id="_x0000_s1032" type="#_x0000_t202" style="position:absolute;top:28454;width:5240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dlwyQAAAOIAAAAPAAAAZHJzL2Rvd25yZXYueG1sRE/PT8Iw&#10;FL6b8D80j4SLkW6ARCaFEKKJciFOLt5e1sc6WV+XtoP539uDiccv3+/1drCtuJIPjWMF+TQDQVw5&#10;3XCt4PT5+vAEIkRkja1jUvBDAbab0d0aC+1u/EHXMtYihXAoUIGJsSukDJUhi2HqOuLEnZ23GBP0&#10;tdQebynctnKWZUtpseHUYLCjvaHqUvZWwXHxdTT3/fnlsFvM/fup3y+/61KpyXjYPYOINMR/8Z/7&#10;TStYzVbzxzzP0uZ0Kd0BufkFAAD//wMAUEsBAi0AFAAGAAgAAAAhANvh9svuAAAAhQEAABMAAAAA&#10;AAAAAAAAAAAAAAAAAFtDb250ZW50X1R5cGVzXS54bWxQSwECLQAUAAYACAAAACEAWvQsW78AAAAV&#10;AQAACwAAAAAAAAAAAAAAAAAfAQAAX3JlbHMvLnJlbHNQSwECLQAUAAYACAAAACEAuq3ZcMkAAADi&#10;AAAADwAAAAAAAAAAAAAAAAAHAgAAZHJzL2Rvd25yZXYueG1sUEsFBgAAAAADAAMAtwAAAP0CAAAA&#10;AA==&#10;" stroked="f">
                  <v:textbox style="mso-fit-shape-to-text:t" inset="0,0,0,0">
                    <w:txbxContent>
                      <w:p w14:paraId="787729A4" w14:textId="577F2A57" w:rsidR="001B50A9" w:rsidRPr="004A2DDC" w:rsidRDefault="001B50A9" w:rsidP="001B50A9">
                        <w:pPr>
                          <w:pStyle w:val="Caption"/>
                          <w:bidi w:val="0"/>
                          <w:rPr>
                            <w:rFonts w:cs="B Nazanin"/>
                            <w:sz w:val="24"/>
                            <w:szCs w:val="24"/>
                          </w:rPr>
                        </w:pPr>
                        <w:r>
                          <w:t>Figure</w:t>
                        </w:r>
                        <w:r>
                          <w:rPr>
                            <w:rtl/>
                          </w:rPr>
                          <w:t xml:space="preserve">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Figure \* 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930203">
                          <w:rPr>
                            <w:noProof/>
                            <w:rtl/>
                          </w:rPr>
                          <w:t>2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  <w:r>
                          <w:t>: model_1 Simulink</w:t>
                        </w:r>
                        <w:r w:rsidR="005B6F63">
                          <w:t xml:space="preserve"> diagram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53735" w:rsidRPr="00053735">
        <w:rPr>
          <w:rFonts w:cs="B Nazanin" w:hint="cs"/>
          <w:sz w:val="24"/>
          <w:szCs w:val="24"/>
          <w:rtl/>
        </w:rPr>
        <w:t>تابع تبدیل سیستم موتورها که شامل موتور خطی (موتور دورانی ترکیب شده با چرخدنده و شانه) و موتور دورانی(با افزایش گشتاور از طریق گیربکس)</w:t>
      </w:r>
      <w:r w:rsidR="00A236D2">
        <w:rPr>
          <w:rFonts w:cs="B Nazanin" w:hint="cs"/>
          <w:sz w:val="24"/>
          <w:szCs w:val="24"/>
          <w:rtl/>
        </w:rPr>
        <w:t xml:space="preserve"> بر روی مدل 1 پیاده می</w:t>
      </w:r>
      <w:r w:rsidR="00A236D2">
        <w:rPr>
          <w:rFonts w:cs="B Nazanin"/>
          <w:sz w:val="24"/>
          <w:szCs w:val="24"/>
          <w:rtl/>
        </w:rPr>
        <w:softHyphen/>
      </w:r>
      <w:r w:rsidR="00A236D2">
        <w:rPr>
          <w:rFonts w:cs="B Nazanin" w:hint="cs"/>
          <w:sz w:val="24"/>
          <w:szCs w:val="24"/>
          <w:rtl/>
        </w:rPr>
        <w:t xml:space="preserve">کنیم و شکل نهایی </w:t>
      </w:r>
      <w:r w:rsidR="00A236D2">
        <w:rPr>
          <w:rFonts w:cs="B Nazanin"/>
          <w:sz w:val="24"/>
          <w:szCs w:val="24"/>
        </w:rPr>
        <w:t>model_1</w:t>
      </w:r>
      <w:r w:rsidR="00A236D2">
        <w:rPr>
          <w:rFonts w:cs="B Nazanin" w:hint="cs"/>
          <w:sz w:val="24"/>
          <w:szCs w:val="24"/>
          <w:rtl/>
        </w:rPr>
        <w:t xml:space="preserve"> به فرمت زیر خواهد بود.</w:t>
      </w:r>
    </w:p>
    <w:p w14:paraId="24DEA5BC" w14:textId="2DC7C8F4" w:rsidR="001B50A9" w:rsidRDefault="001B50A9" w:rsidP="001B50A9">
      <w:pPr>
        <w:tabs>
          <w:tab w:val="right" w:pos="10466"/>
        </w:tabs>
        <w:bidi w:val="0"/>
        <w:jc w:val="right"/>
        <w:rPr>
          <w:rFonts w:cs="B Nazanin"/>
          <w:sz w:val="24"/>
          <w:szCs w:val="24"/>
          <w:rtl/>
        </w:rPr>
      </w:pPr>
    </w:p>
    <w:p w14:paraId="1C623EDA" w14:textId="1F7A6102" w:rsidR="001B50A9" w:rsidRPr="001B50A9" w:rsidRDefault="001B50A9" w:rsidP="001B50A9">
      <w:pPr>
        <w:tabs>
          <w:tab w:val="right" w:pos="10466"/>
        </w:tabs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 xml:space="preserve">بلوک های </w:t>
      </w:r>
      <w:r>
        <w:rPr>
          <w:rFonts w:cs="B Nazanin"/>
          <w:sz w:val="24"/>
          <w:szCs w:val="24"/>
        </w:rPr>
        <w:t>motor</w:t>
      </w:r>
      <w:r>
        <w:rPr>
          <w:rFonts w:cs="B Nazanin" w:hint="cs"/>
          <w:sz w:val="24"/>
          <w:szCs w:val="24"/>
          <w:rtl/>
        </w:rPr>
        <w:t xml:space="preserve"> و </w:t>
      </w:r>
      <w:r>
        <w:rPr>
          <w:rFonts w:cs="B Nazanin"/>
          <w:sz w:val="24"/>
          <w:szCs w:val="24"/>
        </w:rPr>
        <w:t>motor1</w:t>
      </w:r>
      <w:r>
        <w:rPr>
          <w:rFonts w:cs="B Nazanin" w:hint="cs"/>
          <w:sz w:val="24"/>
          <w:szCs w:val="24"/>
          <w:rtl/>
        </w:rPr>
        <w:t xml:space="preserve"> </w:t>
      </w:r>
      <w:r w:rsidR="00CC51E7">
        <w:rPr>
          <w:rFonts w:cs="B Nazanin" w:hint="cs"/>
          <w:sz w:val="24"/>
          <w:szCs w:val="24"/>
          <w:rtl/>
        </w:rPr>
        <w:t xml:space="preserve">که موتورهای دورانی هستند </w:t>
      </w:r>
      <w:r>
        <w:rPr>
          <w:rFonts w:cs="B Nazanin" w:hint="cs"/>
          <w:sz w:val="24"/>
          <w:szCs w:val="24"/>
          <w:rtl/>
        </w:rPr>
        <w:t>دارای سیستم داخلی زیر هستند که از معادلات ذکر شده در بالا پیروی می</w:t>
      </w:r>
      <w:r>
        <w:rPr>
          <w:rFonts w:cs="B Nazanin"/>
          <w:sz w:val="24"/>
          <w:szCs w:val="24"/>
          <w:rtl/>
        </w:rPr>
        <w:softHyphen/>
      </w:r>
      <w:r>
        <w:rPr>
          <w:rFonts w:cs="B Nazanin" w:hint="cs"/>
          <w:sz w:val="24"/>
          <w:szCs w:val="24"/>
          <w:rtl/>
        </w:rPr>
        <w:t>کنند.</w:t>
      </w:r>
      <w:r>
        <w:rPr>
          <w:rFonts w:cs="B Nazanin"/>
          <w:sz w:val="24"/>
          <w:szCs w:val="24"/>
          <w:rtl/>
        </w:rPr>
        <w:tab/>
      </w:r>
    </w:p>
    <w:p w14:paraId="5FB56F62" w14:textId="77777777" w:rsidR="00F50B16" w:rsidRDefault="00F50B16" w:rsidP="00F50B16">
      <w:pPr>
        <w:keepNext/>
      </w:pPr>
      <w:r w:rsidRPr="00F50B16">
        <w:rPr>
          <w:rFonts w:cs="B Nazanin"/>
          <w:noProof/>
          <w:sz w:val="24"/>
          <w:szCs w:val="24"/>
          <w:rtl/>
        </w:rPr>
        <w:drawing>
          <wp:anchor distT="0" distB="0" distL="114300" distR="114300" simplePos="0" relativeHeight="251680768" behindDoc="0" locked="0" layoutInCell="1" allowOverlap="1" wp14:anchorId="7CC7115E" wp14:editId="6AB763A3">
            <wp:simplePos x="0" y="0"/>
            <wp:positionH relativeFrom="column">
              <wp:posOffset>0</wp:posOffset>
            </wp:positionH>
            <wp:positionV relativeFrom="paragraph">
              <wp:posOffset>2189</wp:posOffset>
            </wp:positionV>
            <wp:extent cx="6645910" cy="2486660"/>
            <wp:effectExtent l="0" t="0" r="2540" b="8890"/>
            <wp:wrapTopAndBottom/>
            <wp:docPr id="131122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22736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3F2F8C" w14:textId="3A3F541F" w:rsidR="00A236D2" w:rsidRPr="00F50B16" w:rsidRDefault="00F50B16" w:rsidP="00F50B16">
      <w:pPr>
        <w:pStyle w:val="Caption"/>
        <w:bidi w:val="0"/>
        <w:rPr>
          <w:rFonts w:cs="B Nazanin"/>
          <w:sz w:val="24"/>
          <w:szCs w:val="24"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930203">
        <w:rPr>
          <w:noProof/>
          <w:rtl/>
        </w:rPr>
        <w:t>3</w:t>
      </w:r>
      <w:r>
        <w:rPr>
          <w:rtl/>
        </w:rPr>
        <w:fldChar w:fldCharType="end"/>
      </w:r>
      <w:r>
        <w:t>: motor &amp; motor1 block</w:t>
      </w:r>
    </w:p>
    <w:p w14:paraId="6CD25262" w14:textId="77777777" w:rsidR="00440124" w:rsidRPr="00053735" w:rsidRDefault="00440124" w:rsidP="00440124">
      <w:pPr>
        <w:rPr>
          <w:rFonts w:cs="B Nazanin"/>
          <w:sz w:val="24"/>
          <w:szCs w:val="24"/>
          <w:rtl/>
        </w:rPr>
      </w:pPr>
    </w:p>
    <w:p w14:paraId="738220CB" w14:textId="0B89F3E5" w:rsidR="00440124" w:rsidRDefault="00231039" w:rsidP="00440124">
      <w:pPr>
        <w:rPr>
          <w:rFonts w:cs="B Nazanin"/>
          <w:sz w:val="24"/>
          <w:szCs w:val="24"/>
          <w:rtl/>
        </w:rPr>
      </w:pPr>
      <w:r>
        <w:rPr>
          <w:rFonts w:cs="B Nazanin" w:hint="cs"/>
          <w:noProof/>
          <w:sz w:val="24"/>
          <w:szCs w:val="24"/>
          <w:rtl/>
          <w:lang w:val="fa-IR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0255C57E" wp14:editId="1C4052DB">
                <wp:simplePos x="0" y="0"/>
                <wp:positionH relativeFrom="margin">
                  <wp:align>right</wp:align>
                </wp:positionH>
                <wp:positionV relativeFrom="paragraph">
                  <wp:posOffset>749243</wp:posOffset>
                </wp:positionV>
                <wp:extent cx="6645910" cy="2436495"/>
                <wp:effectExtent l="0" t="0" r="2540" b="1905"/>
                <wp:wrapTopAndBottom/>
                <wp:docPr id="479322802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2436495"/>
                          <a:chOff x="0" y="0"/>
                          <a:chExt cx="6645910" cy="2436495"/>
                        </a:xfrm>
                      </wpg:grpSpPr>
                      <pic:pic xmlns:pic="http://schemas.openxmlformats.org/drawingml/2006/picture">
                        <pic:nvPicPr>
                          <pic:cNvPr id="133899388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114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6832531" name="Text Box 1"/>
                        <wps:cNvSpPr txBox="1"/>
                        <wps:spPr>
                          <a:xfrm>
                            <a:off x="0" y="2169795"/>
                            <a:ext cx="664591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AFD4F3E" w14:textId="4BE7D650" w:rsidR="00231039" w:rsidRPr="003D6919" w:rsidRDefault="00231039" w:rsidP="00231039">
                              <w:pPr>
                                <w:pStyle w:val="Caption"/>
                                <w:bidi w:val="0"/>
                                <w:rPr>
                                  <w:rFonts w:cs="B Nazanin"/>
                                  <w:sz w:val="24"/>
                                  <w:szCs w:val="24"/>
                                </w:rPr>
                              </w:pPr>
                              <w:r>
                                <w:t>Figure</w:t>
                              </w:r>
                              <w:r>
                                <w:rPr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Figure \* 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930203">
                                <w:rPr>
                                  <w:noProof/>
                                  <w:rtl/>
                                </w:rPr>
                                <w:t>4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  <w:r>
                                <w:t>: motor2 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55C57E" id="Group 3" o:spid="_x0000_s1033" style="position:absolute;left:0;text-align:left;margin-left:472.1pt;margin-top:59pt;width:523.3pt;height:191.85pt;z-index:251684864;mso-position-horizontal:right;mso-position-horizontal-relative:margin" coordsize="66459,24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dm+kUgMAAOkHAAAOAAAAZHJzL2Uyb0RvYy54bWykVcFu2zgQvS+w/0Dw&#10;3siyY9UW4hTeZBMUCFpjk0XPNEVZRCWSS9KW0q/fR0pymjjYttmD5SE5HL5584a8+NA1NTkI66RW&#10;K5qeTSgRiutCqt2K/v1w825BifNMFazWSqzoo3D0w+Xvv120JhdTXem6EJYgiHJ5a1a08t7kSeJ4&#10;JRrmzrQRCoultg3zGNpdUljWInpTJ9PJJEtabQtjNRfOYfa6X6SXMX5ZCu4/l6UTntQrCmw+fm38&#10;bsM3ubxg+c4yU0k+wGBvQNEwqXDoMdQ184zsrTwJ1UhutdOlP+O6SXRZSi5iDsgmnbzI5tbqvYm5&#10;7PJ2Z440gdoXPL05LP90uLXm3mwsmGjNDlzEUcilK20T/oGSdJGyxyNlovOEYzLLzufLFMxyrE3P&#10;Z9n5ct6Tyiswf7KPV3/+YGcyHpw8g2Mkz/EbOIB1wsGPtYJdfm8FHYI0PxWjYfbr3rxDuQzzcitr&#10;6R+j9FCYAEodNpJvbD8AnRtLZIFWmM0Wy+VssZhTolgD6cMtnE7SwE/YGZz7rSykdqf5V0eUvqqY&#10;2om1MxAv4gTv5Ll7HD47d1tLcyPrOpQr2EOGEPoLobxCUi/Ca833jVC+7yoraiSrlaukcZTYXDRb&#10;gazsxyJFrdHRHhkZK5Xvq+28FZ5X4fwSOP4C9oCb5ceFCPoJZ8jIQXZvE1qans/nsXuPcgGH1vlb&#10;oRsSDGAFBtSI5exw5wY0o8tAaQ8gIgOe0AC4hdzIHkYn/P1So91XzAhACGG/U0Y2zRaz6XwGJntl&#10;PIRu+kN3vTQG79CTxHeYHkQQ5v+TsWmaLd+P7fd6g2bZ+8n/og0F1bUsRq0FPq9qSw4M92tbSS+i&#10;XF941SqUQemwq1dFmEF/jwkFy3fbLnbONIQIM1tdPIIDq1FM3DDO8BuJ8+6Y8xtmcU1jEk+P/4xP&#10;Wet2RfVgUVJp++21+eCPomKVkhbX/oq6f/Ys3An1R4VyhzdiNOxobEdD7ZsrjUxROaCJJjZYX49m&#10;aXXzBS/SOpyCJaY4zlpRP5pXvn988KJxsV5Hp/5quVP3BhdSGiUbeH3ovjBrBjF71POTHgV1oune&#10;N7DszHrvwXQU/BOLA90Qd7TiewLr2YP1/Th6Pb3Ql/8CAAD//wMAUEsDBAoAAAAAAAAAIQDbM+WE&#10;t8UAALfFAAAUAAAAZHJzL21lZGlhL2ltYWdlMS5wbmeJUE5HDQoaCgAAAA1JSERSAAAGxwAAAigI&#10;BgAAADU9NfsAAAABc1JHQgCuzhzpAAAABGdBTUEAALGPC/xhBQAAAAlwSFlzAAAOwwAADsMBx2+o&#10;ZAAAxUxJREFUeF7s3Qm4TWX7x/G7MqWQqN6ECqGQjCWRDJEhkSQJlaEiKqWUoiRS8TdUClGUjFEk&#10;CZGpaJISIco8lVkR//d3t5d3Ox1TzrCH7+e61rVHxxn2Xnut5/fc93PKwf8yAAAAAAAAAAAAIA6c&#10;GroEAAAAAAAAAAAAYh7hGAAAAAAAAAAAAOIG4RgAAAAAAAAAAADiBuEYAAAAAAAAAAAA4gbhGAAA&#10;AAAAAAAAAOIG4RgAAAAAAAAAAADiBuEYAAAAAAAAAAAA4gbhGAAAAAAAAAAAAOIG4RgAAAAAAAAA&#10;AADiBuEYAAAAAAAAAAAA4gbhGAAAAAAAAAAAAOIG4RgAAAAAAAAAAADiBuEYAAAAAAAAAAAA4gbh&#10;GAAAAAAAAAAAAOIG4RgAAAAAAAAAAADiBuEYAAAAAAAAAAAA4gbhGAAAAAAAAAAAAOIG4RgAAAAA&#10;AAAAAADiBuEYAAAAAAAAAAAA4gbhGAAAAAAAAAAAAOIG4RgAAAAAAAAAAADiBuEYAAAAAAAAAAAA&#10;4gbhGAAAAAAAAAAAAOIG4RgAAAAAAAAAAADiBuEYAAAAAAAAAAAA4gbhGAAAAAAAAAAAAOIG4RgA&#10;AAAAAAAAAADiBuEYAAAAAAAAAAAA4gbhGAAAAAAAAAAAAOIG4RgAAAAAAAAAAADiBuEYAAAAAAAA&#10;AAAA4gbhGAAAAAAAAAAAAOIG4RgAAAAAAAAAAADiBuEYAAAAAAAAAAAA4gbhGAAAAAAAAAAAAOIG&#10;4RgAAAAAAAAAAADiBuEYAAAAAAAAAAAA4gbhGAAAAAAAAAAAAOIG4RgAAAAAAAAAAADiBuEYAAAA&#10;AAAAAAAA4gbhGAAAAAAAAAAAAOIG4RgAAAAAAAAAAADiBuEYAAAAAAAAAAAA4gbhGAAAAAAAAAAA&#10;AOIG4RgAAAAAAAAAAADiBuEYAAAAAAAAAAAA4gbhGAAAAAAAAAAAAOIG4RgAAAAAAAAAAADiBuEY&#10;AAAAAAAAAAAA4gbhGAAAAAAAAAAAAOIG4RgAAAAAAAAAAADiBuEYAAAAAAAAAAAA4gbhGAAAAAAA&#10;AAAAAOIG4RgAAAAAAAAAAADiBuEYAAAAAAAAAAAA4gbhGAAAAAAAAAAAAOIG4RgAAAAAAAAAAADi&#10;xikH/yt0HQAQBSZOnGirV6+2G2+80bJnzx6692+nnXaanXoq8x4AAAAAAAAA4EgYQQWAKLNo0SK7&#10;5557LEeOHFalShXr06ePLVu2zLZt22Y7d+60PXv22L59++zAgQPG/AcAAAAAAAAAOByVYwAQZbp1&#10;62aPP/546NbfVC1WunRpq1atmtWsWdNy585t6dOnt7Rp01qaNGm8ouyUU07xDQAAAAAAAADiGZVj&#10;ABBlVBEmkyZNsl9//dV69+5tZcuWtc8//9w6d+5spUqVshtuuMFeeOEF++677+z333+3HTt22N69&#10;e72i7K+//qKiDAAAAAAAAEDconIMAKJMly5d7KmnnvJwTJVigbVr19p7771no0ePtpkzZx4K0YoV&#10;K2ZVq1a12rVrW968eS1dunReUaZNFWfaqCgDAAAAAAAAEC+oHAOAKHOkOQ1ag6xVq1Y2ffp0D8r6&#10;9+9vlStXtoULF1r37t2tTJkyVqlSJevatat99dVXXlEWrFH2559/UlEGAAAAAAAAIC4QjgFAlFGI&#10;dSznnXeetWzZ0qZMmWLr16+3gQMHepXZ4sWLvd1iuXLlrEKFCvbMM8/Y/PnzD7VeJCgDAAAAAAAA&#10;EOsIxwAgxmXPnt3uvvtub8O4ceNGGzx4sNWoUcN++ukn69mzp4dk5cuXt06dOtncuXMJygAAAAAA&#10;AADENMIxAIgjWbNmtaZNm9qECRNs06ZNNnToUF+LbOXKldanTx9vw1i2bFl78sknbdasWbZ161aC&#10;MgAAAAAAAAAxhXAMAOJUlixZrFGjRjZu3DgPyoYPH24333yzrVmzxvr162dVq1a1q6++2jp06GAz&#10;ZswgKAMAAAAAAAAQEwjHAACWKVMma9CggY0ePdpbL44cOdLq169vGzZssP79+1v16tXtyiuvtPbt&#10;29u0adMOBWW7d+8mKAMAAAAAAAAQVQjHAACHOfPMM+2WW26xESNGeEXZ2LFjrWHDhvbbb7/ZgAED&#10;rFatWlayZEl7+OGHbcqUKbZlyxbbvn07QRkAAAAAAACAqEA4BgA4oowZM1qdOnXs7bff9oqy999/&#10;3+644w7buXOnDRo0yB8rXry4PfjggzZp0iTbvHkzQRkAAAAAAACAiEY4BgA4LhkyZPCqsbfeesvb&#10;LU6cONHuvPNO++OPP+zNN9/0arNixYpZmzZt7IMPPvCqMwVlu3bt8ucQlAEAAAAAAACIBIRjAIAT&#10;lj59el+H7I033vCgbPLkyda8eXM7cOCADRs2zG677TYrWrSotWrVysaPH+9VZ+FB2f79+wnKAAAA&#10;AAAAAKQKwjEAwElJmzatXX/99fb666/bunXrbOrUqXbvvfdamjRpbPjw4daoUSMPylq2bOnrlylM&#10;27FjB0EZAAAAAAAAgFRBOAYASDIKxCpWrGivvPKKrVmzxj799FNr3bq1t2QcNWqUNWnSxC6//HJr&#10;1qyZjRw50tavX3+oomzv3r0EZQAAAAAAAACSHeEYACBZnHbaaXbttdda3759bfXq1TZr1ix74IEH&#10;LFOmTF5Bdvfdd1uRIkX8UhVmBGUAAAAAAAAAUgLhGAAg2Z166qlWtmxZ69Wrl61atcrmzZtn7dq1&#10;s7PPPtvGjRtnLVq0sMKFC3tlmdYsU9XZtm3bbOfOnQRlAAAAAAAAAJIU4RgAIEUpKLvyyivtxRdf&#10;tJ9//tnmz59vjz76qJ133nk2YcIEX69MFWV33HGHDRkyxH799dfDgrJ9+/bZgQMHQl8NAAAAAAAA&#10;AE4M4RgAINWccsopVrJkSevevbstW7bMvv76a3viiScsV65cNmnSJGvTpo2vUdawYUN74403bOXK&#10;lYe1XiQoAwAAAAAAAHCiTjlInyoAiCqdOnWyZ555xsOjatWqhe6NLfpoWrRokY0ePdq3H374we9P&#10;ly6dlStXzm644QarXr26nXvuuZY2bVq/X2ucaVNlGgAAAAAAAAAcCeEYAESZeAjHElI4NmbMGA/K&#10;Fi5c6PelSZPG1zFTUFazZk37z3/+Q1AGAAAAAAAA4JgIxwAgysRjOBZu6dKlh4Kyr776yu9TUFam&#10;TJlDQdn555/vIZnCMj1GUAYAAAAAAAAgQDgGAFEm3sOxcCtWrDjUenH+/Pl+n4KwK6+80n83tWrV&#10;spw5c/4jKNNaZ9oAAAAAAAAAxB/CMQCIMoRjiVu1atWhirK5c+f6faoWK126tP+eVFGWO3duS58+&#10;PUEZAAAAAAAAEMcIxwAgyhCOHdvq1att7NixHpTNmjXL9FGnAKx48eLeelEVZRdffLFXlGlTUKYg&#10;TRtBGQAAAAAAABDbCMcAIMoQjp2YtWvX2nvvvedB2cyZM+3AgQN+f7Fixaxq1apWu3Zty5s376HW&#10;i9oIygAAAAAAAIDYdWroEgCAmJQjRw5r1aqVTZ8+3YOy/v37W+XKlW3hwoXWvXt3K1OmjFWqVMm6&#10;du1qX331lf3++++2c+dO27Nnj/3555/2119/eeUZAAAAAAAAgNhAOAYAiBvnnXeetWzZ0qZMmWLr&#10;16+3gQMHevXd4sWL7YUXXrBy5cpZhQoVvDJv/vz5HpTt2LGDoAwAAAAAAACIIYRjAIC4lD17drv7&#10;7ru9PeXGjRtt8ODBVqNGDfvpp5+sZ8+eHpKVL1/e21jOnTuXoAwAAAAAAACIEYRjAIC4lzVrVmva&#10;tKlNmDDBNm3aZEOHDvW1yFauXGl9+vTxNoxly5a1J5980mbNmmVbt24lKAMAAAAAAACiFOEYAABh&#10;smTJYo0aNbJx48Z5UDZ8+HC7+eabbc2aNdavXz+rWrWqXX311dahQwebMWMGQRkAAAAAAAAQZQjH&#10;AAA4gkyZMlmDBg1s9OjR3npx5MiRVr9+fduwYYP179/fqlevbldeeaW1b9/epk2bdigo2717N0EZ&#10;AAAAAAAAEKEIxwAAOA5nnnmm3XLLLTZixAivKBs7dqw1bNjQfvvtNxswYIDVqlXLSpYsaQ8//LBN&#10;mTLFtmzZYtu3bycoAwAAAAAAACIM4RgAACcoY8aMVqdOHXv77be9ouz999+3O+64w3bu3GmDBg3y&#10;x4oXL24PPvigTZo0yTZv3kxQBgAAAAAAAEQIwjEAAE5ChgwZvGrsrbfe8naLEydOtDvvvNP++OMP&#10;e/PNN73arFixYtamTRv74IMPvOpMQdmuXbv8OQRlAAAAAAAAQMoiHAMAIImkT5/e1yF74403PCib&#10;PHmyNW/e3A4cOGDDhg2z2267zYoWLWqtWrWy8ePHe9VZeFC2f/9+gjIAAAAAAAAgmRGOAQCQDNKm&#10;TWvXX3+9vf7667Zu3TqbOnWq3XvvvZYmTRobPny4NWrUyIOyli1b+vplCtN27NhBUAYAAAAAAAAk&#10;M8IxAACSmQKxihUr2iuvvGJr1qyxTz/91Fq3bu0tGUeNGmVNmjSxyy+/3Jo1a2YjR4609evXH6oo&#10;27t3L0EZAAAAAAAAkIROORjFo2361tWWaufOnaF7IscFF1xg1113XegWACSdTp062TPPPGOTJk2y&#10;atWqhe5FNFK7xblz59ro0aN9W716td+fKVMmq1SpkrdorFKlimXOnNnSpUvnIZu20047zU455RR/&#10;LgAAAAAAAIATE7Xh2F9//WX33HOPDRw4MHRP5Onatau1adPGBzHDNwA4GYRjsUlB2fz5872STEHZ&#10;qlWr/P4zzjjDJ1vUqFHDg7KzzjrLgzK1bSQoAwAAAAAAAE5cVIZjf/75p91+++0+eHjOOef4QHGW&#10;LFlCj6a+5cuX24svvugVbW3btrUOHTpY+vTpvX2WBjMJyACcDMKx2KeP5i+//NI/5xSWrVixwu8/&#10;/fTTrUKFCnbDDTf43/7ss88+FJQFEzBOPZWOyQAAAAAAAMDRRF04pvVX6tatax9//LFde+219sEH&#10;H3j7qUijGf9qiaWgTEHec88957P/M2bM6AOZBGQA/i3Csfiij+lvv/32UFC2dOlSv18TLsqXL++t&#10;F6tWreqTRQjKAAAAAAAAgGOLqnDs999/97ZSc+bMsVq1atnIkSN9cDBSbdy40VtgLVy40GrWrGm9&#10;evWyrFmz+sx/VZIRkAH4NwjH4pc+shctWuRBmbYffvjB71coVq5cOa8oU1h27rnnekgWTMYgKAMA&#10;AAAAAAD+J2rCsQ0bNvjMeM2eb9SokQ0ePNjXWol0CvQ0WDlv3jyvdOvfv79lz579UAVZNPwMACIL&#10;4RgCCsfGjBnjQZkmYog+V8qWLeufPZqY8Z///IegDAAAAAAAAAgTFeHYypUrvQJr2bJl1qpVK+vT&#10;p09UDezt3r3b6tSp460gS5Qo4cGeBisVkAUVZKecckro2QBwdIRjSIzaLQZB2VdffeX3KSgrU6bM&#10;oaDs/PPPP9R6UY8RlAEAAAAAACAeRfyI2OLFi+2aa67xYOypp56yvn37Rt1AnkIwrY1Wr149+/LL&#10;L+3WW2/1Ncm0ftrevXtt//793ioLAIB/K3/+/NahQwf/nNF6l88//7wVK1bMPvvsM3v88cf9eu3a&#10;ta137962ZMkS27Ztm+3cudP27Nlj+/btswMHDvBZBAAAAAAAgLgQ0SmTBvjKly9va9as8fW6nn76&#10;6aitsNJM/XfffdeaNWvmgV/9+vXtp59+8oDsjz/+ICDDv/bpp5/an3/+GboFAGZ58uSx9u3b2xdf&#10;fOHV1y+99JKVLl3a1+zURBNVMWvtTn22qjWjWgArKNOEDYIyAAAAAAAAxLqIDcdmzJhh1113nW3d&#10;utUGDRpkDzzwQOiR6KX2Va+//ro98sgj9vPPP9stt9zia8RQQRZ/KlSo4KFWUujcubPly5fP17NT&#10;0IrIpDaIPXr08Pc7kJIuvPBCe+ihhzwY+/XXX71yTGuSff75577/KFWqlLddfOGFF+y7777zoGzH&#10;jh2HgrK//vqLzyYAAAAAAADElIgMxyZMmODr6Gigf9SoUXbXXXeFHkleai112WWX2ZVXXhm6J+mp&#10;8k0D5N26dbN169ZZgwYNfIAyvLUVg5CxLwh/kyok04D3vffea5dccgkhWYTauHGjPfroo3bxxRcT&#10;kiUBhTo5c+b00CdcjRo1/P7hw4eH7kE4/W7atGljM2fOtNWrV1u/fv3s2muvta+//tqeffZZ//yr&#10;WrWqde/e3b799ttDFWXB5xNBGQAAAAAAAGJBxIVj77zzjtWpU8errBSS1a1bN/RI8tJgn8IFtTxM&#10;iWDhscces1dffdUr426//XYfqAwqyAjI4kdShGRqfxYgJIt8mzZtIiRLAgpt1HJX+9BwGzZs8Pv5&#10;vR5bjhw5rFWrVjZ9+nRbu3at7zMqV67sFc0Kx8qUKWOVKlWyrl272ldffXVYUKZWrgRlAAAAAAAA&#10;iFYRFY4pLGrUqJGdccYZ9sknn1iVKlVCjyQvBQh33323vfnmm6F7UsY999zjYaAGGps2bWoffvih&#10;t7IKZuiHhx6ITV26dLGsWbOeVEh26qn/fBsTkkU+QrLkUb16dZ9woFajOH7nnXeetWzZ0qZMmWLr&#10;16+3gQMHegW3Joyo3WK5cuV8/6T2oPPnzz/UepGgDAAAAAAAANEoIsIxDag999xzdt999/kA3Wef&#10;fWZXXXVV6NHkpRnyV199tQ0ePDh0T8q67bbbbPz48f47UFg2evRon5m/e/duArI40LFjR19/LilC&#10;ssQQkkU+QrKkpfBm2LBh/h7Cv5M9e3afMDJp0iRvB6rPR7Wr/Omnn6xnz57+uy1fvrx16tTJ5s6d&#10;S1AGAAAAAACAqJPq4ZgG0Nq3b29PPPGEXXjhhR6MFSlSJPRo8lIwUaxYMW8XpfDg4YcfDj2SsjTo&#10;+PHHH9vpp59uDz74oA9EhreuIiCLbVmyZCEkQ8yEZJpw8OOPPya639L+fvny5TZv3jyvPtLr8nhs&#10;27bN99OLFi3y4CU1KCTS971gwQJv3RgvtD9SZbPaHOs1OnToUKtdu7atXLnS+vTp420Yy5Yta08+&#10;+aTNmjXL21wSlAEAAAAAACDSpWo4pkGzFi1a2IsvvmiXXnqpzZ49O0VbYWkgL126dL7+17fffmuF&#10;ChUKPZLyNAtfIYgGIjXIqEHHhAOMiG2EZJBoC8mKFi1qGTJk8KoiBSW6rf15gQIFbPv27f6cLVu2&#10;2AMPPGDnnnuu7+O1llXp0qUtd+7cfluVXolZvXq1NWjQwLJly2YlSpTwiRO5cuXygOZIFNTo+xky&#10;ZEjoHvPn674rr7wydM/hFL7pcW2rVq0K3fs3fS7p36mqWd93qVKl7D//+Y9dccUVNnbs2NCz4oP2&#10;UWp9PG7cOH+dDh8+3G6++WZf461fv35WtWpVr8Tu0KGD77sIygAAAAAAABCpUi0c00CZBj21rokG&#10;PVUxdsEFF4QeTRkK5jSg261bN6/aSm3Fixf3gdgcOXL4Gi9du3b1weWgxSIBWXwgJINES0im1442&#10;VQBPnTo1dK9ZpkyZLHPmzPbbb795qNS7d29/3i233GKtW7e2evXq2dlnn+2VZHfccYeNHDky9C//&#10;9ssvv3jQNWLECH9PNGnSxPfZp512mjVu3NgDmsQE38/+/ftD9/w9ESO4PzEKbILHw8MbVbdVrFjR&#10;vvjiC68ybt68uW8K/zShQsHQu+++G3p2fNHfV5/hagWsqjr9/erXr+9VddqnaO03hYp6XUybNu1Q&#10;UKbPM4IyAAAAAAAApLZUCcc0yFurVi0fVLv22mtt+vTpXhmQ0ho2bGg5c+YM3YoMBQsWtDlz5lie&#10;PHnstdde86o2VTXod0YFWXwhJINES0imsEr7q82bN3vg9eqrr/r9mnygSQgXXXSRXypE6du3r40a&#10;Ncqfp0kBotdfuLZt23pAplBqyZIlXgmmfeLSpUutZs2a/6jwSg7du3f3/a6+F7V1fP31131Te0cF&#10;dKI1zuLdmWee6aGngky9XlVRp89XBaMDBgzwz/uSJUt662IFqLpfr2PtbxRiEpIBAAAAAAAgpZ1y&#10;MIVHpbRwv2aUaxH/G264wQfR1MoqEmjw9c477/S2YN98803o3tSx6qdl1qRBA5+Ff9VVV1mbNm18&#10;ADJ9+vSWNm1aO/XUVF8uDiehUPHitmXH9hMaFFZIqlChZ8+ePrgsCpf1nlIVS1JQm1FV+Nx1111+&#10;HUlH1VIvv/xy6Na/d8455/g+6pNPPrFJkyZZtWrVQo+kDgX6Cq/UJvHzzz8P3fs/Ck1UOaSQTJVf&#10;CSkUU0CrdokKw0TrWSkMFO2L9fOGUxWSwjZVIqmiLLyFokKYL7/80kOZZs2a+X3H2rfrPaTwWRRG&#10;62uLWifqvfXOO+/Ybbfd5vcFFM49//zz/tx27dp5RRsOt3fvXpsyZYoHodp0O3DPPfd49WC5cuX8&#10;M+2UU04JPQIAAAAAAAAkv1QNx3Q5ZswYwrFEzB41xpbNnBW6hVgz7ot5vkVaOBbuZAerO3XqZJ07&#10;dw7dQlKJ1HDsiSeesGeffTZ07/FThdl9993nP5fa84kqxBSe5M+f3792YtTST5VKyRmOKRBT20R9&#10;b3ot33TTTd72FsdHYZheo1pTbuLEiSdVmZrChyoAAAAAAACIcSkejolm+2utFs0oV3u4999/39cv&#10;SW2REo6pIqHejbVt55YtXo2hygutzaP1e4LqMSrHotuJVI4dKRTTYL3eP9rUbjEpZM+e3b9u06ZN&#10;7Ywzzgjdi6RwspVjCmjUlq5Vq1beXlHt/CIpHNP6kXfffXfo3n9SADVv3jxvrah2ivo3alUYBGJq&#10;rauWjKJ1qrTuotrx6fMhMQrinnzyyWQNx3744QdfL01rPwb0NVT1fOONN3pVLxVPh9OaYvqbvfXW&#10;W976dc+ePX7/eeedZ5UrV/bfm36nwWeZKlRVdXe036MeIxwDAAAAAABAklI4ltL2799/cMuWLQdr&#10;1aql0a6DJUuWPLhp06bQo6ln8ODB/v0ULVo0dE/KW7x48cGcOXP691G1atWDgwYNOjhx4sSDX375&#10;5cFff/314I4dO/z3h+imv++x3n6///77wS5duhzMmjXroedfe+21B6dPnx56xt90X/D4v930NcaP&#10;H89rKxm1atUq0d/9sbZzzjnn4PPPP39w586doa908OBTTz3lj02aNCl0T+opUKCAfy/Dhw8P3XO4&#10;P/7442CbNm0OpkuX7rCfS1u+fPl8P6fr2bJlC/2LgwebN2/u9zVo0CB0zz/17dvXn9OkSZPQPX8r&#10;UaKE3z9gwIDQPcfet//222/+uLaff/45dO/fVqxYcbBx48YHM2XKdOg5wVawYMGDM2bMCD0zfulz&#10;6a233jpYqVKlw/7O2bNnP1i9enV//U6ePPng559/fvDHH388uHr16oNbt249uGvXroP79u07eODA&#10;gdBXSpy+FgAAAAAAAJCUUq38SLPFVQ2jCrIFCxZ4JcyaNWtCj8YnVVFo/ZXVq1fb9ddfb5UqVfK1&#10;WNKkScN6NnFElWKqitGaS6qMUbWY3h/Tp0/3SgxViiUFva5uv/12f//p66qig9dZ5FClmNa0UiWT&#10;KqmitZJPlV19+vSx/fv3W506daxXr17eElLrKaqKLKjuChdUce3atcsvExO+ftXJCqqbEqP34Ztv&#10;vulVbVo7Te0jS5Qo4Y/9+OOPXkUWrJUWT1RNp4q86667zqv+GjdubFOnTrUsWbL455f2XS+99JJX&#10;7BUuXNirxLTPodIOAAAAAAAAkSBVe/MpIFNrMA3Qq33VNddcY8uWLQs9Gl9mzpzpoceWLVt8sPXq&#10;q6/2wfCMGTP6FrSeQuxKqVDsrLPOsscee8xWrlzpawEFA/2IDLESionCL63ZJQpSxo4daw888IAH&#10;/+eee67fH7RVPBjWNi9v3rx++f333/tlYvS1j1ew7zxSoLZ+/frQtcP99ddfhz6TtA9WEKT3qAJl&#10;bWp1qzaCI0eO9OfEOrWfVLtKfVYrEFPwpX2Twkx9bqkl64svvuiBp9pb/uc///G/s9q16jlqpRj+&#10;eUZ7YAAAAAAAAKSWVBuZ0sCYBsg08PvII4/4YJoG6zXotnDhwtCz4sPEiROtatWqPnBbu3ZtX8dG&#10;a4xp04Ci1mMjIItdKRWK5cuXz/r162e//vqrdevWzS644ILQI4gEsRSKBVRZFdC+LTEffPCBXyqI&#10;CtSsWdMrjFasWGFz584N3fs/2lceaS2yxAS/S1Un//nnn3493Icffhi69j8K7bTfveSSSxIN6RQq&#10;Fy9e3K8rIItVW7dutVdeecXXCVPI1aJFC5s9e7a/XmvUqGFPP/20rw+noEy/j/PPP99DsYSb1hxT&#10;UKbPNFWX6W9CNRkAAAAAAABSS6qEY0EwpoFHzSRXJUvr1q3twQcf9AFJBQOJDYjGouHDh9tNN93k&#10;13WpwUXNyNcgogYTdV2/n4Qz7hEbUiIU09ccP368BxWtWrXy1xIiRyyGYoEcOXKErv09CSCcKsX0&#10;+v/oo4/8dnhrQ/27hg0b+nWFLuEtd9We8d577z1itVdiihQp4pc7d+70to7h1Aqwe/fuoVv/o33w&#10;5Zdf7tdV7Zaw9eK3335rX3zxhV9XpW8sUQtJtT0uXbq0vz6135g3b56HXGq/qr9bjx49rGnTpv6Z&#10;FR6ABVt4IBZUjiWc6EEoBgAAAAAAgNSS6pVjGijTgJkGzjQI2rFjR9uxY4dVrlzZpkyZEnp2bOrf&#10;v7+3lNTs+Xr16vlAbHgwFj6gqAFzgrHYk1yhGOuJRb5YDsUCCk5UCStak0qvSQUr7dq1s0svvdRf&#10;/1qfSlTRpVAm0LNnT8ufP78tWbLELrvsMg9i2rRp4+tXqUWj7jteqv5SNZqopWipUqWsUaNG/r3p&#10;s0ZfU5WVCel70LqPWiMtT548/jMoKNNEBn0NVYypIk5fI9ppDTj9vKqI0+ePftfz58/3ClP9vM89&#10;95yHiHfccYcVLVr0UAimLQjCjhSInX766QRiAAAAAAAAiCipuuBHwoBMFVL169e3rl27enWAWjaN&#10;GTMm9OzYoYoJtbVT9YPaS+lnLliw4KFgLBhY1O8jmGmvAVrCjdiT1KEY64lFvngIxQIKQt577z2r&#10;Vq2a79PfeecdD8QUwigMGzRokE2ePNmDJxk3bpxfivaDc+bM8UBt165d9uabb3o1k17bnTp1svvv&#10;vz/0zOOj/1sBm4JjhcZvv/22X+rrT5o0yScpJFSuXDn//lR5pkq1oUOHWu/evb0SUxWY+llGjBgR&#10;enb0Wbt2rQdeV1xxhQdbCi2/+uory5Url9WtW9dfp/qsUpCo34GeE76FB2QEYgAAAAAAAIgmpxxU&#10;UpPKDhw44AOlWkdGba+0BpMCAw3yq5XVwIEDvaosFujX/eijj/oaLRpIrFOnjl100UW+vpgGFzVw&#10;rusKzTT4miFDBh9gPPXUVM0xkcQUhHXu3DlJAjF9DbWdU0VLkyZNaJsYoZ555hl/P6tF3ckGYgqH&#10;9PUU6ih4igarV6+2H374wfeBF154oU8IOF6bNm3yf6t1yVSNphD439IaWt98841fL1SokAc7x2PV&#10;qlX2008/+WeV/o2qpxS0RRutOaig8d133z20lprCK30OKUy/8sorfd0wvVYVGOoy2BLe1qQNfT7p&#10;96AQTJ9TyRGE6WtGwKEKEJEUXAfrHgbvE94vAIDkoGOyl19+2SeQBcd/umQiFAAAiFYREY6JArJ9&#10;+/Z5GKYqAQVkWuPkoYce8uuqNNCaZNFMA7uqFhswYIAPPmpmfs6cOT0MUygWHoxp8Fwz7zX4SDCG&#10;o/n666+9JSeVhfEjGsMxpB5V2w0ePNhGjhzpaw+KBjHy5s17KBDT5Izw4CsIwhIGYgrD9LmU3IFY&#10;OMIx4MiC95/ezwAAJJfly5f7pSZZVa1a1Y8JdZyojfNQAAAQrSImHBMFZGq9pYBMFWTbt2/3Gf5t&#10;27b1ygG1sHr66aejcmaSqg3UmmrUqFFeNaE1XBSQqZViEIypHVXmzJm98kfBmAYfCcYAJEQ4hmPR&#10;AMYbb7zhnzmqeBN9nmhtNQVipUuX9s+d8OArYRAW3BcEYsFkjZQIxMIRjgFHpmNGrZuoCWUAACSX&#10;F1980R555BF79dVXrUqVKr70Q7DpGBEAACAaRVTyogE3HVgpGArWIFMLrddee80rrLp06WJt2rTx&#10;EC2aqBLuxhtv9EFKDUzecsstliNHDm+rqNn62hSSBWuMUTEGADhRS5cu9XXsVEGiz5rnnnvOQzK1&#10;sNTkjF69enmwWq9ePcufP/8/1g8Lvx7+uRRM2NDnkmYGR+MEFSBWERwDAFKSxjY0kVkTmtX5h88h&#10;AAAQzSIufdGgmwbgNGNdrQVVSXXZZZfZ66+/7oN9/fr183WVdCAWDX7//XdvOzB58mS79NJLvZWi&#10;Bh4VjAUDkGqlqJ9TP69+bv38DD4CAI5Fa7Gp/fDFF19sBQoU8PUstT6aPjcbN25svXv39qprrW+p&#10;z1B97gRbEIQFW8JALPg8IhADAACAKBjTpvXiNSYTbROXAQAAwkVkaVIQkGmmugboNFCnmfD9+/f3&#10;1jHDhg3zme86IItkGzZssOuuu85mz55tRYsW9cFJDT4qGNOgZBCMJZyZzyAkACAxmp27cOFCr6LO&#10;lSuXFSpUyCvCVq9e7Z+PTZs2tT59+ljHjh2tdu3alidPnkMVYQm3owViKd06EQAAAJFv9+7dhGMA&#10;ACBmRGzfPg3Kac2toIIsS5YsvlbXK6+8YqVKlbL333/fbrjhBtuxY0foX0QWzdwvV66cr5mm77dW&#10;rVqH1hfTgKQuFYzp5woqxvTzMhgJAAinQOyrr76y++67z1sMa7JF3759fQLG5ZdfbnfddZcHYo8/&#10;/rh/1lx00UX+ORMegoVv4Z8/4RMzCMQAAABwNArH1FoxaKtIOAYAAKLZKQcjvEm0vr39+/fbH3/8&#10;4Qdi27dvt02bNlmHDh1sxowZPuv9qaee8kG+SKE1XrRgrWZUKSBT9Zhm5QdrjCkky5o1q68vpgVs&#10;06dPTzAG4Lhp3ahnnnnGJk2aZNWqVQvdi1iiz7758+fbgAED7IMPPvAgTBRiqVpMky5KlCjhLXk1&#10;uSLY9HmS2G39u3Tp0nmLRG3RtKalPhsj/FAFSDWaYFWkSBGbN29e6B4AAJKexjceeeQRa926tY9v&#10;BBOxdKnJVgAAANEo4sMx0bf4119/HQrIVC22detW69y5s02cODH0rMhTvXp1K1++vA9eKhxTKKaA&#10;TNfDgzHWcwFwIgjHYpNm3n7++eceiE2YMMEngog+J4JArHjx4v75kVgAlvB2NAdi4QjHgCMjHAMA&#10;pATCMQAAEIuiIhwLqILszz//PBSQ/fbbbx6Obdmyxcv69VhQ2p+aP5YG8lQZpvVf1K4qCMd0X3gw&#10;pkFLVYwBwIkgHIsd+rzSupQKxD788EP/PBOFWxrwLlmypBUrVuywQOxIYZgu9bmiUCzaA7FwhGPA&#10;kRGOAQBSAuEYAACIRVEVjklQQaYwTAGZNrVa1KVCMz2mEC21wzGFXhqoVAimQU0FZLrUpsBMj2ng&#10;EgBOFOFYdNPnmNoCDxw40P+Gv//+u9+vzwatIaZA7IorrvCBhoQBWMLbsRqIhSMcA46McAwAkBII&#10;xwAAQCyKunBMNLAYVJApJNOCsLquTfcrHEvNhWE1MKlwTAOWCse0afBCA59BxRjBGIB/i3As+uhz&#10;adq0aR6ITZ482Sd1iD4bFIipZWLRokX99pGCsGDTZ4ju0+eMNn2eKECKVYRjwJERjgEAUgLhGAAA&#10;iEVRGY6JAjK1UNy7d68HYqoY0xaEY6n5YwWVY8EAZjCzX4Oawex+APi3CMeigz6jPv74Yxs0aJB9&#10;8sknXuEsGkBQEFa6dGlvv3s8gVjwORIvgVg4wjHgyAjHAAApgXAMAADEoqgNx0QBWfimUCy4TG3B&#10;4GVwGb4BwMkgHItcmqTx0Ucf2RtvvGFTp071ymZRS121SgwCMVUSJwy/Et6O50AsHOEYcGSEYwCA&#10;lEA4BgAAYlFUh2MAEI8IxyKLKpgnTpzoFWKffvqpt/uVLFmyWLFixTwQu+yyyw4Lv4IALLHbqjAO&#10;X0MsHgOxcIRjwJERjgEAUgLhGAAAiEWxtWo/AAApQGtcvvvuux5OZs2a1erVq+dhpcKtihUr2mOP&#10;PWa9e/e2e++918qWLeuDB0faNKiQPXt2O/vss73CLGizqGqxeA/GAAAAAAAAgORAOAYAwHHYuXOn&#10;DR061CpXruyB2G233WaTJ0/2MEv3PfHEE9arVy9r2bKllSlT5lDwFcysDb997rnneiCmr5M5c2YC&#10;MQAAAAAAACAFEY4BAHAE27dvtyFDhnj7mGzZslnjxo19LTG1TLz++uvtySeftJ49e1qLFi28feL5&#10;559/KAhLuCkQO+ecc7xCLDwQo3UiAAAAAAAAkLIIxwAACPP777/bgAED7JprrvFA7M477/S1xFTl&#10;dcMNN1jnzp193YVmzZpZyZIlPfgKqsOCyrDgdsIKsYwZM1q6dOkIxAAAAAAAAIBURDgGAIh7W7du&#10;tVdeecXbISrMUiXY7NmzvdKrRo0a9vTTT9sLL7zgQVnx4sWPWiGmYIxADAAAAECkWLZsWegaAAAI&#10;EI4BAOLS5s2brW/fvt4OUSFYq1atbN68eR5w3Xjjjfbss89ajx49rGnTph6IhYdf4dVhugyvEMuU&#10;KROBGAAAAICIofOZm266yScA/vXXX4dtBw8eDD0LAID4kqrhmAYic+bMedzbsGHDQv/y31m9evWh&#10;r6V1ZCKVWnbpe3zooYdC9wAAksKGDRt8jbASJUp4qNWmTRubP3++XXDBBX6y+Nxzz1n37t3tjjvu&#10;sKJFiyYahB0pEDv99NMJxAAAAABEnB07dtj48eO9dby20aNH+327du2yP/74w/bv309IBgCIO6ka&#10;jm3ZssXWrFlz3NvOnTtD//Lf0Yd98LUOHDgQujfyaL0bfY9q8wUAODlr1671wOuKK67wYKtdu3b2&#10;1VdfWa5cuaxu3br2/PPPW7du3axRo0ZWpEgRf074Fh6QEYgBAAAAiDZnnHGGX9apU8c+//xza9Cg&#10;ga+f3L9/f9u0aZOPt+3du9f27dtHSAYAiBsR0VaxfPnyNnfu3GNuGsQEAOBYfv31V2+LWLhwYa8K&#10;69Chgy1cuNAuvvhiq1evnq8f1rVrV2vYsKFddtllh8KvhGGYbgeB2FlnnUUgBgAAACDqKPC68sor&#10;bezYsfbjjz/6Gss6Z3r00Ue9q4YmE/7yyy8eku3Zs8dDskieVA4AQFKIiHBMM/CvuuqqY24aoAQA&#10;IDErV660Tp062aWXXmq5c+e2J5980n744QfLly+f3XrrrfbSSy9Zly5dfJaknhMEYUcKxLJly2ZZ&#10;smQhEAMAAAAQM/Lnz2+vvfaarVq1yh5//HEPwtRNQ+uStW/f3hYvXuwtF3fv3m1//vmnr0sGAEAs&#10;iohwLNKsWLHC5syZY9999533Xj4emoWzfPlymzdvnq9foxk4x2Pbtm3e3mvRokUccADACdJ+94kn&#10;nvATPFWFPfPMM7Z06VK/fdttt/n6YlrH8ZZbbvH7EgvCgi0IxFQhduaZZxKIAQAAAIhZOgdSNw1V&#10;jPXq1cvPhQYOHOiT05s3b25ffPGFh2SqJNPYmMasaLkIAIglhGMhKhfv06ePVxvkzZvXypYta5df&#10;frkfHLRs2dI2b94ceubhtG7aAw884IOqqk4oU6aMlS5d2r+Obg8bNiz0zMOtXr3aqxf09VXCrnVu&#10;tP7N0KFDQ88AACRG4ZdmNGpfrf3sc8895yFZwYIFfd0wndipgkztE4NALNjCAzFdTywQS5s2LYEY&#10;AAAAgLigThka19I5lcak1GVD7RcrVapkN998s02aNMkndu/atYuQDAAQUwjH/kvBmIKqtm3besVX&#10;uXLlrHXr1l5poA/8119/3XszK9AK99tvv3kY1rt3bz9A0PP17zQge/bZZ/uBxR133GEjR44M/Yu/&#10;aVaOwrcRI0Z4y64mTZp4v2cNxjZu3NjGjRsXeiYAQNQe8aGHHvLqsAIFCviaYWoDovXCtN/Uflht&#10;FLXAtAKzhNVh4bcTBmIZMmQgEAMAAAAQ13ROpMmG3377rX300UdWsWJFmzFjhtWvX9+qVKli77zz&#10;jo+DaV0yjYHt37+fkAwAENUiIhzbunWrzZo166ibPnSTiyrGRo0aZenTp/dgaubMmda3b18PtTQg&#10;q4FYtVpUi65w3bp1s59++skuuugiv9Tz9e/0tRSMqV+z9O/f3y8DCuEUkBUrVsyWLFliQ4YM8X7P&#10;qoaoWbOmD/gCQDzTSdbChQutTZs2XlVbqFAhrwjTJIXChQtb06ZNfd/dsWNHq127tuXJk+dQRVjC&#10;7WiB2KmnnkogBgAAAAAhOj+qWrWqTZ061ZcNUTimpUDuvfdeb7nYr18/W79+vYdkarmoNcsIyQAc&#10;ScOGDS1nzpze2Sdh4UlCe/futWuvvdaff+edd4bu/fdU1KKvNXny5NA9kUffm75Hfa9IeRERjn32&#10;2WderXW07ffffw89O2npA1wLj0qHDh18kDXchRde6BVeOjhQSPfpp5+GHjH7+eefvUJM/06Dr+E0&#10;AKsezbJs2TK/lJUrVx6qDBs8eLBlz57dr4vaeb355pte0g4A8Ub7Y63BeN999/mBQdGiRX3CwYYN&#10;G7zN7V133eWBmBaNrlWrlk9M0L43PAQL38455xzfR6tCN7xlIoEYAAAAABxbyZIlfUxME8JbtWpl&#10;mzZt8gmKur9Lly4+uTsIyf7880/vzAQA4bp37+5tWbUfUeefo+0n7r//fi9aUftW/buTtW7dOluz&#10;Zo3voyKVvjd9j/pekfIiIhzTgKVCqKNtaneVHFQurhkv0qxZM79MSAO0WkdMVFoeUIWY1hxTS8TE&#10;BDNnlHoHgqRaabm+bkIayK1evXroFgDENu0ntdCzJhOcf/75vgbjq6++6iddV1xxhd+vgOyxxx7z&#10;yloFYuFVYeHBmC4ViKlCLLFADAAAAABw4tSpQxVjCsO0vrP07NnTz98efPBB++6772zHjh22e/du&#10;D8lYlwxAIHfu3D7OI9OnT/dlMhLz1ltv2cCBA3385u233/ZxHiC5RcRo4fXXX+8VVUfbsmbNGnp2&#10;0lJqLRpMveCCC/x6YoIgS+0SE1JVm0IzDeBqEdMbbrjB38CqfpDwRDz492rVeCRqGQYAsUr7xLlz&#10;53olmPaVWtNRB0Dal6odbcuWLf3Eq3379r4/1YFUEIAFW/htVeBqH545c+Z/tEwEAAAAACQNTUbs&#10;3LmzLxWiczadl6kDktbVVwu0OXPm2Pbt2wnJABymQYMGXjUmWi/+yy+/9OuB77//3lu3iqpTteYh&#10;kBLifuRQH9pyrFaGweOaCRPQB73WD9PgrAZwtTZO7969PSjTIK16NCcUtIc844wz/DIxaskIALFE&#10;gZha6OpgSOt/XX311d5aVvvUUqVK+UGQJhg88sgjVq1atUOBWGKb9rlBhRiBGAAAAACkrIwZM3qb&#10;Ra2d/+677/qE8g8++MDHwbRcyYQJE2zbtm3eSu2PP/6w/fv3E5IBcU6BuqpQtU6h1iFTiC5qzVqv&#10;Xj2/XaFCBXvqqaf8/pSipTw+//xzD+xOZFkntUHUv9Hkb+0Lj6etrPaHP/zwg/87/dxIfXE/ihiE&#10;VOGhV2KCEE2DsIEmTZr4+jf6kK9Tp4716tXLPvnkE39TqSItsTaNQQWcDhCOJLwNIwBEK80SnDZt&#10;mh/0KMgqX768DR061A94VC2mkykFYg899JBXEOfKletQNZi2IAjTpkAtWENMgZj23QRiAAAAAJB6&#10;0qRJY7feeqstWLDApk6d6uGYqsd0Dnjdddd5VZmWI9EYmMa6NChOSAbEJxWeqF2i9hsKk7R8hrRr&#10;185+/PFHH/N55513km1ppYS09JEma2vs6aqrrvK1FNWZSAUwahWbGI1z/d///Z/ly5fPcuTI4f9G&#10;k7/VIU7/9oknnvD9XEIqsNHPq7GtQoUK+b/TWNejjz6a6PORcuJ+RPGSSy7xS31YH23hu4ULF/ql&#10;Em5R+KXZMTJkyBAbO3ast1SsVKmSv9Bl48aNfhn+wZ83b16/VLnokQStHgEg2miywMcff2z169f3&#10;IEv7xOHDh/uHfZkyZbzCVrOF1Je+cuXKljNnzsMqwoLr2rQv1aavE6whRiAGAAAAAJHllFNO8TZo&#10;6qT0zTffWKNGjWzJkiV+/qeJkZpMrjE3hWR79uzx88PjqbIAEFsUQqmtomhs6Nlnn7XXX3/d9yGa&#10;TK216FOCJmqra5GC/fz589s999zjS39oDEr7MX2fU6ZMCT37f9QeUuNZWgJKk7y1pJL2dwrLfvvt&#10;N3vuuee8y1w4jZNVr17dnn/+ed//3XTTTT5ZvGDBgtajRw/voITUE/ejiyr9VjItavGVmEWLFtkX&#10;X3zh14Oep0q0AyoZT4xKykWpcqBmzZr+hl+xYoWXXSakmTTvv/9+6BYARD6d2EycONHq1q3rQZZm&#10;C44aNcpPdtR7XgcOqrLVAYJmD2p2TcLKsPDb2ierylaBWFAhpplF2ncCAAAAACKXxtk0yK019zWJ&#10;XG3Knn76aStRooQPiut+tRPTILGqKQjJgPii6iqNFamYJAjKVEGV2PJEyeGrr77yfZM8/vjjtnjx&#10;Ynv11Vdt0KBBtmzZMrv55pu945GCsE2bNvnz5MMPP7TRo0dbunTp7NNPP/XKs5dfftn3d8oJWrRo&#10;4c9TEY3aJwb0HFXWahklZQHvvfeeB4NqrdilSxdbtWpV6JlIDXEfjmnANUh09YJUOhxu7dq1dttt&#10;t/kbViWPSoVFg7sBDQqH03OVfAdfSx/4Af07lZeLFitds2aNXxclyVp3Z/369aF7ACAy6YN+/Pjx&#10;PjlAQZaCf33AS7ly5bwsXjNx7r//frv22mvtggsuOKwqLHwLD8TCWyYSiAEAAABAdLrwwgu9YuyX&#10;X37xMTINKGtAWG3MWrdubd9++60vcaJBaIVkmlhOy0Ug9qltooKogMaDnnnmmdCt5KcKLoXymrzd&#10;tWvXwzoTaT3Ft956y7scbd261YOtgLrAaWzrlltusWuuuSZ079/0M2liuCgHCB/vVxtG6dy5s08S&#10;CNexY0cPCpF66Ev1X0qnFXqpakt9RdUGTGvgqCxSJY6qHFOopb6nwRumePHiXmIpjRs3tttvv90/&#10;7DUgfOmll3ryHQRp+pDfvHmzX5eePXt6yaZKzC+77DJr2rSpl5oXLlzY02XdBwCRRvvIMWPGeDm4&#10;giyVgqvSVSGWFk1t3769B2IqD1dApnL4IPxKWB2mTf2YE64hRiAGAAAAALFD53yqFFF1xGuvvWa5&#10;c+f28TUNLmvcbcaMGb7OPyEZED80dhRQddYrr7wSupW8FIoF7RLvvvtuv0xIAZnG+SW8iEbtD1ev&#10;Xm3Dhg0L3XO48CpYjZ+Jxv7VglG0/EhitB9E6iEc+y8Nxk6YMMETXJU4Tps2zWe3aJFAtQtr0qSJ&#10;90wO1icTDd6qSkL9SVXxpQ92BWIKvvRhrgRc5ZXBGmXjxo3zS1H/Ui1Qqjea+i1rgVLtFPRm6dSp&#10;k1daAEAk0AmK1lfUvk6BWL169WzSpEkeZKnNrBYU7d27t1e9arZLeEVYwi08ENNCrArE0qdPTyAG&#10;AAAAADFO55BqO6YWZpp0Wbp0aR94VheSoBPJtm3bfJxMnUo01kZIBsQevdeDiiytSSgqXFm4cKFf&#10;T05btmzxtcFELWCPJHhMbWATUlYwa9YsGzBggHXo0MHHybTmWKFChULP+F9QFvx7jYEdaT01Fcsg&#10;9Zzy3w8aPmnC6MNXpd0bN270AVxVgamq4WiUGv/www/+oa2ycVWbHS+l4/q3mhmjajSFcwBwNArR&#10;VXKukEqhVVJT/3cdrCi4/+yzzzzwl2zZslmxYsX84EWTBU4//XQ/wVHApcvwLbhPl2nTpvVNIZiq&#10;bwnCcCL0euFQBUicJhkUKVLE5s2bF7oHAICk9+KLL/qMebXCUxuq8I4QZ555ZuhZiGSReMygY3wN&#10;MPfo0cMnrIu6LN1zzz3etkyvrWAyJRMqgdigClKNKymgUtGIQjKFSmpDqE5qCxYs8LGmpHLRRRf5&#10;/6kxLnU/UlilIEtUpKJx/MRon1SrVi3fBwVVYKJATOuUhXeIE7WG1OfjyJEj/fZ3333noZeKafRz&#10;6jNz3bp1/lhC6lin/bO+l6DKDCmHyrEE9IGr/p9qr6gB4GMFY6I+pGqhqIUDTyQYE715tB6PKjAI&#10;xgCkFrWxUFtXfZgrBFO7WC0YmiVLFt+/BZWxmumnGX5By8TENlXHat8W3jJRBxTqwcwJDQAAAABA&#10;54Zqx//BBx/4Wj5al3/FihW+zInOORXKajK6Jm9qDR9Va4S3LQMQXVSQctttt3kwpvaqWoNQY04a&#10;i9L+QMUjev8nJ41PBbTm4ZFojEzCJ4CoLazGxBSMaamlLl26+Fr8CtxUZBO+PllAHZhEFbFHEh6+&#10;IeURjgFAnPr999991ot6vSsQ08nIp59+6h/emiCgVrM6IWnWrJmVLFnSg6/wWaLBFgRiapmof6tA&#10;TD2ateAygRgAAAAA4GhUMfLGG2941YSqFBWIde3a1c9DVaWxdOnSQyFZsC4ZgOiitQfnzp3r40Ra&#10;yigoEqlcubK1bdvWr/fv398Dp+SisaugEEbVXUcStHgMlksSdXASrVWmn6Njx4524403HnqOArJA&#10;0P0mb968fqkg7tdff/XrCf3000+ha0gNUReO6Y2kEusT3VJqYT8AiGRbt271/WGZMmU8zNKsl9mz&#10;Z3ulV40aNezpp5+2F154wYMytXo9WoWYgjECMQAAEA1UbTBq1Cjr3r176B4AQKS54IILvM2iBpF1&#10;qXNMDZarkkxje2q5pkHm8JCMFuxA5Js8ebKPNYlCJU3SDqfjs2DtLYVPa9eu9etJTUt9qHubDB48&#10;2C8TUiWX2iFK8Fztd4LvSYFYYlQFGwgCfLWK1SbDhg3zy4RGjBgRuobUEHVrjhUoUMB7hZ6o6tWr&#10;29ixY0O3ACB6neiaYyr5Hj58uA0dOtS+/PLLQ60odOKhNrI60VBv48TWCwvuC25rUwCmFrQKwVhD&#10;DMlNry9OeIHEseYYcGw67hk3bpxXxGuGsM4nf/zxx9CjAI4Ha45Fv2g9Zvjjjz98kFqD6osXL/Zz&#10;g0qVKlmrVq2sbNmyfp4arHHNuSkQmbTW1hVXXOGVVXrfzpgxw8eTElK1lsan9L7X+3zKlCkn/Z5O&#10;uOaYaK3D8uXL+ziDJohrGZHg/9H/fdddd/l+Ry0fdeyYK1cuP57UxHC1W9Qkc7VYDPfRRx/ZzTff&#10;bLt37/bbc+bM8UnpMnDgQGvevLnvhz/88EP/vwODBg3ybk3CmmOpI+oqx5YsWeIJ7oluBGMA4smG&#10;DRt8jTCFXzppbdOmjc2fP98DMR0QPPfccz4z54477rCiRYv6c4ItONENLsNbJmbKlMkXR6VCDAAA&#10;RDINeLz//vteCa/BiqO1zgEARCZNzlRXk0WLFnlVhqpNPvnkE6tTp45PFB05cqQvF6D1fDSorTWN&#10;mFgHRA6FSo0aNfJgTGGT2ikmFozJ5Zdf7u1URWvgq3o0OWg/oklTosnnmjhw//33e3WqqrwUjGnf&#10;o1avCsZE4fu9997r119//XUP7/Q11OFOk0ZUlKMgTmNusmbNGr8UVcJpn6X9lCrRateu7WurVahQ&#10;wYMxtZVF6mHNMQCIESrxVuClGTkKttq1a2dfffWVf5jXrVvXnn/+eevWrZsfmOjDX88J38IDMgIx&#10;AAAQrfbt2+fr1GhCkAZlVFEAAIheGpiuWbOmzZw50ysyNND89ddf+8Dy1Vdf7a0XN23a5OuSaYK8&#10;PgcIyYDUp7Br2rRpfl3vU1VHHY1CIwVPoooutVJNDk899ZS9++67li9fPvv++++tX79+Xg2mlq76&#10;/7Wf0ThauGeffdYnnmtsTD+Tqs408Vzjbo899phPSK9atao/V10LAhpDU2tvBXGqttbkrV69evn+&#10;rF69ekds74iUEXVtFQEg3oW3VSxUqJDPvFHbxGDBUH3wasaKqsauvPJKXzfsSG0Sw29r4IiWiYg0&#10;eg1yqAIkjraKQOI0KKo2NRpw0GQfDVR8/PHH/hhtFYETR1vF6BeLxwxLly61l156yYYMGeLrj2kd&#10;bbVDU6WZJnvqfFfnuMG5LQAkRl3q1HpR+wxVjmkM7Wi2bdtm33zzjYfx+hxUN6bjnYil6jGFcap4&#10;LViwoOXOnTv0CFIL4RgARBkFYwrIwilAyJs376FATCcD4cFXEIQlDMQUhulDnEAMkYpwDDgywjHg&#10;+KjaYOLEiX6dcAw4cYRj0S+WjxnWr19vffv2tVdeecUHnDNmzGgNGzb0FmkXX3yxn/MGXVC0AQAQ&#10;YOoEAESZ8PCqVKlSXtat2dHqd3zLLbf4TJeEbRKD1onaFJxly5bNzjrrLD+ZpWUiAAAAACAa6RxX&#10;rdt++eUXb1Wmc92BAwfaVVddZc2bN7cvvvjCduzYYXv27PF1yf766y8m3wEAHJVjABBlxo4daz//&#10;/LNde+21Xgmmnura1EoiqAgLrxDTdW1BhZiqw6gQQ7Sgcgw4MirHgOND5Rhwcqgci37xdMyg1roj&#10;RoywHj162Hfffef36dy5VatWfhneQYXzYiCyPfHEE7Zly5bQreN3+eWX23333Re6BRwZ4RgARBnN&#10;eAsPxHTwv3//fp8BF4RiCQOxoCqMA39EG8Ix4MgIx4DjQzgGnBzCsegXj8cMOofQepMKyaZNm+b3&#10;acD83nvvtdq1a3v7RZ0zh58vA4gsOm7TemAnqnr16j6xHDgW2ioCQJTRgbtmuulgPlOmTJY1a1Zf&#10;bF4npwlbJiooY0YcAAAAACCe6Py3atWqNnXqVJs/f77Vr1/fFi1a5OGYWi7269fP1yvbuXOnT0DV&#10;pFMm5QGRZcmSJYcmh5/IRjCG40U4BgBRJmE4ljlzZsuSJYtvwRpiBGJA9Nm1a5d98803NmXKFHvv&#10;vfds+PDhNn78eD+h//77732NBAAAAAAnpmTJkt5q8aeffvL2ips2bbKOHTv6/V26dPHKlCAkU3eW&#10;AwcOhP4lACCWEY4BQJRROKbwK7FNgRiA6LB27VobNGiQNWjQwHLlyuXhdrFixez666+3unXrWsOG&#10;De2mm26yypUrW+HChT0Qz5cvnzVt2tSGDRtmGzduZEFxAAAA4DjlyZPHK8YUhnXq1Mnv69mzp5Uo&#10;UcIefPBBX6Nsx44dtnv3bg/JONYGgNjGmmMAACBixdqaYzrBHjlypL3xxhteERb8bLlz57ZChQpZ&#10;wYIFfQ0PVYWqLaqqybZv326//PKLr5GjCrLNmzf7v1EFqXqp33nnnValSpVD6yUQkscP1hwDjg9r&#10;jgEnhzXHoh/HDIlTCDZ48GB76aWX7Oeff/ZjaR1f67VevHhxX5NMx9w6zqYzCwDEHsIxAAAQsWIl&#10;HNPP8OGHH9pjjz3max3oBFsn3vXq1bMKFSp45djx0NdZunSpTZ482d59912bO3eu33/NNdfYM888&#10;Y6VLl/Yq0uAEHrGNgS7g+BCOASeHcCz6ccxwdPv377cxY8ZYjx497KuvvvL7rr76an/NV6pUySet&#10;BSGZAjRCMgCIDYyaAAAAJKMvvvjCKlas6IOzmpH61FNP2bp163w9sTvuuOO4gzHRibgGdtu0aWNz&#10;5syx5cuXW5MmTfy6/o9GjRp5dVmwqDjrJQAAAABHp9Dr1ltvtQULFnh3h6pVq/rxtdqcKxB+8803&#10;bcuWLd7VYe/evX6cTa0BAEQ/wjEAAIBkoBaKTzzxhF155ZU2a9YsX/xbYdbTTz9t2bNnDz3r5Gjd&#10;hCFDhnggpvBt3Lhx/v9pLTOdvP/xxx8+E5aTdwAAAODoNBFNE84++ugj++abb3zi2ZIlS3ximo6x&#10;e/Xq5ZPcdJzNZDQAiH6EYwAAAEls586d3jLxueee87aJixcv9sW/1X4oOWitsg8++MDbLGr9srZt&#10;23oLx23btjG7FQAAADhBRYsWtaFDh/rktgceeMB+//13n+RWokQJe/LJJ/1+HfMrJPvzzz8JyQAg&#10;ChGOAQAAJKGVK1da2bJlvYrr3nvvtY8//tjy5csXejR5XXXVVfbll196IPfaa695K5i1a9dy0g4A&#10;AAD8CxdeeKFXjP3yyy/27LPP+tpjmvRWqlQpX5Ps22+/tR07dtju3bv9eFvdI5iUBgDR4ZT/7rDZ&#10;YwMAgIik1ibRdKiiGaQKxjZv3mx9+/b1cCw16KRcJ+v9+/f3qjIFdapa02LiadOm9YXEEf1YXB84&#10;Pmo7O3HiRL+udRt//PFHvw7g+Lz44ov2yCOP+LGF1l/SMcV//vMfvzzzzDNDz0Ik45gh6agrw1tv&#10;veXvi59++snPV7RGmd4far2YPn16D9C0jtmpp57qjwM4OeqE8vDDD9uECRMOjQ9E0jjB/fffby1a&#10;tPDz7PANkY/KMQAAgCSwfft2q1Onji/W/eGHH6ZaMCY6EH/11VfthRde8EFgrXem74+1EQDEI/Z5&#10;AICkoslmGgRX2/QxY8ZY6dKlfY0yTcTQ9t5773lrc9b/BZKG3kdNmza1Pn362IoVKzx01pYwiEqt&#10;TZ1j2rVrZ126dPFzblWR6pxbE1YR+agcAwAAEStaKsd04KtgTOt+qZ2hTpgjRbNmzWzQoEHWsmVL&#10;69ixo8/wPv30031GKzNZoxuzwIHjU6xYMfvmm2/8utZlXLVqlV8HcHyoHIt+HDMkH52rzJo1y3r0&#10;6OFVLZI/f36755577JZbbvH3iKrJVEmmjeNv4PgpZG7QoIG/t9ShRZdnnXVW6NHIoO4xlSpV8uPL&#10;u+66yzp37mwZM2b0TefcCtAQuagcAwAAOAk6Idai3ArGNGgUScGYqLVimTJlPLQbMWKELxyudjCa&#10;zcYcKQCxSq2utOaj2twEwZhozZiuXbvanDlz7LvvvgvdCwDAv6Owq1y5cn4u8P3339udd97p1S0P&#10;PfSQV5UpXF69erUfg9PFATh+v//+u9WoUcMDsWrVqtnkyZMjLhiTvHnz2uzZs305gzfeeMMeeOAB&#10;/95VQaaqNyrIIhvhGAAAwEnQTNFu3br5bDEt1h1pNENVJxQ5c+b0yjGdrIcvGA4Asei2227zNWD6&#10;9esXuud/tC/U7GMNZgIAkFQuu+wyHxxXmzVVWyoQ04SMkiVL2uOPP25Lly49FJJxLA4c2YYNG6xy&#10;5co2Y8YMr8AcP368V8BGqgsuuMDHBUqUKGFjx471JRa03EIQkKm9KiIT4RgAAMC/pBNanfiqVcrg&#10;wYM9iIpEZ599trdWVMWYAjxmrgKIdQsWLPDq2KNtmtULAEBS00C52iz++uuvfqn2aurmoEoytVvU&#10;Z9SOHTsOC8n0uQTEO70P1J6wQoUK9uWXX/oSAcOHD/f2hJEuW7ZsNn36dLv22mttypQpvk7a+vXr&#10;WX8wwhGOAQAA/EuaFfb5559bmzZtLFeuXKF7I9P1119v11xzjc+6W7hw4aGDdGasAgAAAEkvS5Ys&#10;PpFOlWSqKMuXL5+NHDnS1+7TOkqffPKJbdu27bD2awyeI17pta/qSoVLP/74o793Xn/99ahasytT&#10;pkz20UcfWa1atWzu3Ll2++23e1tVnXtroioBWeQhHAMAAPgXdALboUMH73v+2GOPhe6NbL179/bL&#10;l156yQ/Qg9mqVI8BAAAAyUNdJrQW2aJFi3xtMk1YUzBWp04dX0tJgZmqmakwOXmffvqpn98guuj1&#10;rjViFYypcuy5556z559/3tf0izYZMmTwSbR33HGHT0q99dZbfWkD3t+RiXAMAADEPLUu0cFoUtLs&#10;z+XLl/v6AWpbGA2KFy9uN954o89i06LB4QfoSH4KI7/44ovQLQAAgMRxzBCbTj31VKtZs6bNnDnT&#10;5syZ4+HY119/7a3jrr76am+9uGnTJm+BrioTtUCPh0H0pDxX69y5s1fo6Xep8xxEPr3GdW5asWJF&#10;27hxo73yyis+CTUag7GAllsYMmSItW7d2n766SdfN23x4sX+OqeCLLIQjgEAgJinA9OLL77Ye/4n&#10;xYmXKq20xpjWD9Biu9GkS5cufvnee+/574K1x1KOft9XXnmlVa9enQEvAABwRBwzmG3fvt1y5szp&#10;m9qSBaZOner3lSpVKnRPdCpTpoxXl6h9XIsWLWzNmjX26KOPWokSJax79+72yy+/xM06wUl9rqa1&#10;3nSOdskllxCSRTgFRJMnT7aqVav66/3tt99OtvNrvd80UVTLIaj9oS5vuukmmzRpUugZSUtheJ8+&#10;fezJJ5/0fVj9+vV9HbXw9zUBWeojHAMAAHFBszB1wpkUJ16a9TV//nyrW7eunXnmmaF7o0ORIkX8&#10;RHHGjBm2efNmPzAPFgJHytAJGCEZAAA4lng+ZlAYpMBIW3iXAx276r5169aF7olu+fPnt9dee81b&#10;yakjhQbM1U5OHR/at2/v5x07duzwdcli+Zg9qc7VwkNEQrLIpmBo1KhRVrt2bf+7jRs3zm677bbQ&#10;o0lH7xmt8XfzzTd7W1PtOxSOrV271tfj1v61VatWoWcnLVW/PfPMM9arVy9/jWsNMnVx0es7nqpD&#10;IxnhGAAAiCtJceI1YcIEv6xXr55fRhu1ddDAggZZwhcAR8oiJAMAAMeDY4b/UdWYBpg1SS2W/Oc/&#10;/7GuXbt6xZgG0rNly2YDBw60q666ypo3b+5/d4VkOoYPjt1jcVD9ZM/VVK0TUGWQEJJFHoVhWqZA&#10;YZjW5FP1WI0aNUKPJi1VYo4YMcJOP/10r+TSa0rBmKpTO3bs6M9RK0eF1MnlgQce8M4z+j+1FpnW&#10;HAzez3RxSV2EYwAAIC792xMvnYROmzbNT7y0YHA00loHouo3hWPMWktdDHgBAIDjwTGD2RVXXGHD&#10;hg3zQe5YpIoWDaRrbeOhQ4fapZde6u3gKlWq5JUveg1s27bNz11SIyTTucPLL7/sk+20RpQudVv3&#10;J6WTDcl0nqa1nl599VVCsgijIKhnz56+1p7W7p4+fbqVL18+9GjSUtWpwmZ5+umn7f777/cwTs44&#10;4wxfcqBly5Z++8UXX/TL5NK0aVOvlNN5t372999/31ss6r1DQJZ6CMcAAEBcO9ETL52AqhWCTszP&#10;Ouus0L3RpWTJkpYuXTr7/vvvPRhjxlpkYMALAAAcj9Q8Zti6datPsNJlYhTcLFy40GbPnm3fffed&#10;H2sei45Bf/75Z/v8889t48aNoXtTlgbRFy1aZHPmzPFWhuGtHFND2rRprVGjRvbtt9/aRx995EGU&#10;2qJr3aIqVarYO++8Y7/99psPrivk0feb3CGZfjc6B2rdurWNHj3aQw1d6rbu1zlSUjuZkEwhyD33&#10;3HPSIZl+z2+++aa3x9OlbiekcymFHc8++6z17dvXVqxYEXoE4XQurWqtRx55xKtAP/vsM19nL7no&#10;/bNlyxa/rvdTYvSekmXLlvn7KTmp4vXDDz+0NGnSeFCnNdaCNcjUNpXz8ZR3yn93nEwRBgAAEUk9&#10;upPiUEUnbJrReDzOOecce/jhh73vuGaTJbRy5Uo/OVM7hLfeeit0b/QpUKCAr9egE1q1cdGmmXsK&#10;zZA8tMabXl/H64YbbrDOnTtb6dKlQ/ccTq9PrSE3b9680D2IdRoUA1JLtFZL4+RpNr0GMnU8dd11&#10;19l5553nxw26jLa1V6NFJB0zqNJBx7133nmnVa1a1Ro2bOgDuRrcfemll6xNmzb+PLUdf+655zzg&#10;Ch/gVUBx00032f/93//56yYhtRpT6KBjbFF3Bj1fLQZVNSUKzi666CK/rmCwTp06PrCuweyAjm21&#10;bpe+31q1aoXu/R+9hhVa6GcZMGBA6F7zYOSJJ57w+9TyLKAKrltvvdW6detm2bNnD92buhYsWGAv&#10;vPCCH7/rd5w7d25r0aKFt5nUpD0dxytU099G51FJScHXNddcc9TBe/3tZs2aZWXKlAndc3yS8lyt&#10;QoUKfrykz6xPP/00dO/f9LfW602vUwVkAYVmWu9Nr/GgqiigNapU5RMe2p577rne8jJ4nSlMVfDy&#10;1Vdf+W3R30Gva73uTjvttNC98U0BYtu2bT2oVDA5ZcoUu/DCC0OPJg+F9donrV+/3ho3bhy693Az&#10;Z848dIyjKi61X0xu2hdrv63vT/sfvY/1ear/W68dXjMpSOEYAABAJEqqQ5X/njz51zqR7b8nXgef&#10;f/75gzt37gx9lb/994TcH3/22WdD90SnGjVq+M8xdOjQg/89YTi4atWqg3v27Ak9iuSwadOmw15j&#10;x7v998TJ/0YJZcyY8eCVV14ZuoV4kNjrg40tpTbErxdeeMFfA61btz44ZsyYg7NmzTq4bNmygzt2&#10;7Ag9A0ktko4Zhg8f7l+7cuXKB88888zD/r/x48f7c/r27XvovhIlShxs1qzZwebNmx8sU6bMofuL&#10;FClycP/+/f78QKdOnQ49Xq5cOX+N6Wc49dRTD1544YWHHvv5559D/+LgwQ8++MDvu+CCC0L3/C14&#10;/nvvvRe653Bt27b1x5s0aRK652833XST33/GGWccvOWWW/x7qFOnzsF06dL5/fq+9+3bF3p2ZFi+&#10;fLmf35x++un+PWbLlu3gQw89dPCHH344uHXr1oO7du06+Mcffxz866+/Qv/i5OjrXXLJJf5/HWvL&#10;nz+/P/9EJOW52rXXXuuP6/JI9u7de/DVV189mCtXrsO+pm7rfj0u77///mGPJ9z0Wvzll18OZsmS&#10;JdHHtbVr186/VrzT77Rhw4b+OylatOjB9evXhx5JfQ888IB/XwULFgzdkzIWLlx48Nxzz/X/u02b&#10;NgdXrlx5cMuWLX5OnnBfieRDW0UAAIBEHKmFx7p16/zy/PPP98topZmmopnJasOimXyp3T4GiaPd&#10;IgAAOB7JeczwySefeMWMKohU7TBx4kSvfNCxZPv27f05zz//vFc3qQrr9ddf9zZ8QacFtVhUq8XA&#10;119/7ev9yKBBg7x6Q5VdajmmNoIbNmzwx5KTvqdx48Z5ldgPP/xgI0eO9O9Ba3ypdaQqk/Qc3Y4k&#10;efLksX79+nmlXKdOnfw+reGk9nQPPvigf887duzwKhi1ajvZdclUbaXWhMdj6dKl/vzkltztFvX7&#10;vPvuu/3+I9HjTZo08ffDkejrhL/u45H+NvXq1fNWoGXLlvWKPlUeRwK1XXzllVf8uv72KUnVvNpH&#10;qnpOayjqvazqVf2+gvctkh9tFQEAQMRKjbaKRxK08BCdiOnkWQtQR6sOHTpY9+7dfVBCCyAHLZKy&#10;ZMkSegaS2om2SDoSDUSpdZJaW9FWMb7QVhGpibaK8Yu2iikvko4Z3n33Xbvtttv8uoIrfc1wWneq&#10;efPm3m5PbQ7VWi8hvV4UdikEu+uuu/w+tbAbMmSIt1B87733/L5wWpdIrRUlvK2i2jeqnd0FF1xg&#10;q1ev9vtEjyss0tfS10zogQcesN69e3uYof9XFIypRWP+/PltyZIlfl84DVirHVvNmjXt6quvDt0b&#10;eRSCKZBSm0v9rtSSTUGZ1r/SpcIgtVz8t+0Wdc6jVo7HS0GI2lser6Q8V1MbRLV2TKyt4pEcqd1i&#10;UsiWKbPd+t/XzyMPP2KnZ84Uujd+aD0ttazUOoSXFStmb707PNF2mKlBf2u1Cv3ll1+sVKlSHmKq&#10;pWFK01IHlStXth9//NHXJFPrVJ2TZ8yY0d+3tFhMXoRjAAAgYiV1r/ykoBmz6jmvE/MaNWqE7v2b&#10;TkCHDRsWunVsI0aMsKJFi4ZupSyd/Km/OaKXTpaK/fckk3AMAJCcgnAM0etkjhmCcEzBiqoaTnQ9&#10;Hv0bBTQKzhSA3HfffX6/ujAoeFI1SRC+hdNAcWJrjiVlOKZArGDBgn5dgY5CGlW26GeNRgp5GjRo&#10;4KFfvFKgoLDwRMKxgKrtypUr59VESeWm0lf5BrPLKle0UrX/uR5gatA+pUqVKrZ8+XKvHFQwFlQQ&#10;pgZVXGrdRNHEAO0nVdGq/S3hWPIiHAMAADEvKWcjqr2BZr8lVjl2ov+P2tJcdVXqnCw9+eSTHuap&#10;fYNOAoMZ4JGy4HgsonIMABCNqBxLeZFYOZYzZ85jVtWoOkSbBpy1qb3fokWLDrXuVstCvY4UXgTV&#10;I19++aUVL17cr4dTJZoGhtVeLLnCMVHV28CBA0O3zCs2VMWhSXA33nijZcuWLfRI5FIbtqBybOXK&#10;lT6YfsUVV/jxfunSpf13nSFDBq+KoXLsn6gcSz7hlWOX/vc1OXTEu6leOaaWrnp/a7kEteVUy1i1&#10;Kk0tqhyrVKmSh/XaZ6tiVq/ns846i3AsBbDmGAAAwFHowFTrJ+ikXOspnH322X6/ZhYmpFaFOtg+&#10;3u3yyy8P/cuU9/vvv/ulTpQ1V0oDEMyZimw6Wfr888+9pZEGOgAAABKTHMcMRxvQVhhRqFAh74hw&#10;xx13eCA3dOhQr4a4/vrrPUgNFxyHypG+rtozqnIiuWltNK2RFnRz0PpRY8aM8faPqm5r1aqVB3SR&#10;SOtuaaKbKl7uv/9+W7t2rVfD6GfSmmRBVdzJqlChQuja8TnR55+MhOdqJxIkKBTr37+/rzGm9aaC&#10;YEy/TwWNxwqo1VFEwfPRbN25wxq2us8uKn6FnZcvb9xtFxUpbC+/9aZdWLiQvTdxgu8Pwt//KU3h&#10;uiaGKhhTRasmq6ZmMKZJBJosq2CsWrVqvr/hnDxlEY4BAAAkIuGJVnDiHpwk6YA6Ic1g1SzN493U&#10;9iO1aIaasMZY5CMUQzzZu3evz9zW4InWgLn55psTXYsGAPBPqXHMoIoQVVr98MMPXoWh6h21SlRr&#10;OgVNEydO/EdngqxZs4au/V31dCT6TEgqe/bsCV07nCqpmjVrZt98841XXWldNLUmVNXGvn377JVX&#10;XrGHHnoo9OzIoAF1DaIrxHnmmWc8vNPfQNcVTqqyMylpfTgFSMdDn916fnI70rna8ThaKPbqq6/a&#10;Tz/95H9zvRaORo+/+eab/lo5En0dteqMZ5qMqd+3KjHnzJnj4anWIExpWkOwdu3avs9RdenMmTP/&#10;EdynJFXWlilTxitgte9Wha6qO6kUS1mEYwAAAGGOdaIVnBgmtmh3NNE6DmrToBm5GhTQ7NxIXOMt&#10;nhGKId5ocEALoms9xClTpvjg1NixY31x8qZNmzKTFgCOIDWPGXTcrLChcOHC9v3339sLL7zgg7zq&#10;kBCs3aX1eiXYj+sYVFVZon+TGE1EO1pwllAwoHykQE3rmyXmt99+O/T9XXjhhV4xNnz4cH++rosC&#10;kEgwf/58q1+/vgdQCu10nqIWk1qjSJ+V+p0G6xRpnTn9TpLi+F4T+vQ70PnC0ehxPS85JwAmdyh2&#10;zz33WPr06f1+/W7VplEVYuF0W/fXrFnT/60Cn4StQRVydO/e3b9XmP9ONflJLTcVnF9zzTXeBjWl&#10;aL/Utm1b75aiwFLVoak5UVUtbvU7UPWnWjzqtaTXsr6n4L2LlEE4BgAA8F/He6KVI0cOP+k80ol8&#10;NNAs2BUrVvhMOR1460Q22JD6CMUQjzRYoXVgNPGgRYsW1q1bN2vZsqUP8IkG29QmCgDwP5FwzKAJ&#10;V6J2fsE+O5y+Pw0Ai9buDSh4kGHDhvllQiNGjAhdOz7BsbuOcRPSukefffZZ6Nb/PPjgg94yXVVY&#10;CWkwv3Hjxn5dgVv4956SFCh+9NFHVrFiRf8bay0vVYapuu2xxx6z6tWre/cKHddrU5WeKpmSOiRT&#10;hYvaZx6pgkyB3ezZs5NtPeWUDMXCKbTQa1zr1D399NN+qdu6P3DppZd62DF+/Hjr0qWLVyjpOY8+&#10;+ighx3/pd6DXodao1AQova+WLVvmFXWLFy8OPSv5aKKVXjOiNbfVMjM1z3u1xpnez9ovKSysWrWq&#10;74dUUav3LQFZymIEBAAAxLUTPdHSDFhVNqj1Smr2Sz8ZCxYs8JPEfPny+UG3Np0gcACeugjFEM/U&#10;dmvatGk+oPTaa6/5gJ8GssJbKmqxfABAZB0zaOKYaMA34dpcav8XBEwS3tpQVRyqrvn44499sDrc&#10;l19+6euWnYgiRYr4pSZShLds2717t7f5U4VYQmpFKPqsUQAVTpM2grZ6V155ZYofJ2sym9Zt01po&#10;+ntPnz7dj93VArJdu3a+1pV+9wrKgi0IyFTZlC1bNm+frkBCbe10DpMUAZnOgbSemQb19T3oUre1&#10;nnJyBGOpFYqFU2ihCTxPPfWUX4a3BQ3otay2gari0/pvqbmOVSTR+0ZBjwIfvRb1u1PllgJptfkv&#10;X768v9+Ty/bt233Slahlt/5+6lRwpE3v++SkoE7vZ72/GzZs6C0m9X7V+1bvWQXb+j0RkKUcwjEA&#10;ABCX/u2Jlg5QdWKoA+cZM2aE7k06ixYt8hP1oI1Lcpg6dapfapajTpSDjYPv1EEoBpi3t7nooous&#10;efPmoXv+poEMDepJSswuBoBIFonHDPfdd59fav0ctVLU5AZV2Kj9X6FChbxlYfC9BmveymWXXWY9&#10;evTw61qnTMGKBs3173SsrQoKbcerTZs2fiyrVm0FChTw0EabghB9xmggOiG1M9PvVFVhuqxUqZIH&#10;G/os0nGywil9BqklW0rZsWOH9erVy/LmzevBotZyU0CmMLF169Ye1Kl9YmKhmDZVjimASDjAnlTt&#10;0/U1FWyogk2TWnSp27o/KZ1MKCY6TzvZUAxJQ6+/ICDTe1qvT3UHUGXd1q1bPWTV+l/JYcCAAbZl&#10;yxa/riBer4GjbUGL1eSgqkPtkzQpVSGd9nNBMBa8b/X70WudYCzlEI4BAIC4crInWgqRglmmo0eP&#10;9sukpGo0hVfqXZ9c3n33XT8ZLFiwoM9y1M8UXCLlEIoB/6PBSA1CJhwI0GCeZr6L1oIBgHgUyccM&#10;+t5UYaWqB7XG1XG2qr5UjVWnTh2vNFKoIxMmTLD9+/f7dXnggQe8faKqbPTzKRRS2KLgTAPZJxK4&#10;KDR6//33/Wtt27bNAzFtOtYfN26cfy+J0fF8EO4o7FEV1MCBA23p0qXe9k2D9hrETm5a4+zxxx/3&#10;AXqFhKp+0/+r85W7777bg8fwQCw8FEtYKRa0U4zGlukne64WXvlDKBY5EgZkqpBq1KiR7yvUtlSt&#10;BdVFIKmpFWgk+L//+z+vYFXYrurPEiVK+PtWW3grVP1+dF5OMJZyTjnIqsYAACDG6YR85MiRPitV&#10;J78nepIVTu1iNMNNM03VS14nrjoJTSo6gC9XrpzPeA3WcEhKwaxeDazodxGcVOsEW73OddKC5LF5&#10;82Y/4dcgkk4ET3ZwS69jtRDSGgdArFJLJA0UaLCrU6dOJ9xmC8DJe/HFF+2RRx7x4ynN8A+OG3SZ&#10;lMdA+J9oPGbQMbJa6+l7V0ijaqfjrfxS5ZYqpFRZpvWzghaJ/4aGORcuXGhr1671gedixYodV0ik&#10;lo86Ttb6aPrc0bF40DIyOSlQVFtJVZWo1Zp+Zwr6dD6gwEt/u/BN31twXSGYgh5tQReIpKoQS0nB&#10;uZp+91qHST/bv6U2dUF3D4ViChwVShCIRQYdz2lfoUBMf2sF2QrCtRaZXv9aYzaxKs9opf2R2nFq&#10;rTO9txV0a9+ifZP28Tr/Dm9/Gq2hdjQjHAMAADFPa2ypNcrJnGgFdPKug3jNPlRPebWD0YBRUknu&#10;cOyOO+7whc81U1fta4JwTJsOzJmllnyCQZekmvGt1zPhGMJpIfzatWuHbiVOJ+GaDR8ttLj9TTfd&#10;5Psn7RM1IB8t9N4MX7A/MRoEyZ07t1fFaeKC1sXQYAkQSQjHUh7HDLFv7ty5fh6hzzkNzSoIu+aa&#10;a/z4XJ95+puFb0EopssgFNNniKpMNJgejaFYIDhX0/7kZIepFY6p6qxDhw6EYhFKAZmCMO3ndu3a&#10;5efWn332mX/OKDB7+eWXvR1mtNPPqXav+nnUMlHHeKps1XFeeDCm97Xe08F7GSmL3zgAAIh5JUuW&#10;9IPOpKADVh243nrrrX5w+9xzz3klWTT49ttv7e233/bgTS0VdbKoGWocjKcM/Z6TapALSIwGlvr2&#10;7evtmNS2SmssBJtm6Coc1yB3tNBkBM20FX3f0RSMifazGhDRmhoS/vfQmjJai0czh9XmaeTIkT7h&#10;QkGZJi9oVjWA+MUxQ2zSYPkHH3zgE+Guvvpqb/eoSrnbb7/dw5xq1ar57fDJa+FbMKCeOXNmP7fR&#10;sXy0VouFS8pzNVVa0j4xsgXn0wp6FYgqICpfvvyhEEnrGOocO5rreXQcruNu/Uw61lPHlnz58h16&#10;L4e3QdXvgXPx1MNvHQAA4ATo5FMHrzqB0wCm1gjr3r176NETo3+rwdPwTSfHohmPCR/T4uAnIxig&#10;rVWrlh+EB5sCMv1M0X5iDcQ7DZjddttt3kJIC/mH05peWsvlxhtvDN0T+bTmiGaTa6at2tBEG60f&#10;oYkUmgmtAZFw2ter7ZPW4tHi71rjRhRi9u7d2xdqBwDEBrUIfuONN3xShD6H1SlCk9X0+dauXTsP&#10;BjQBJLEtWJNIoYHasgVVY7EQiiUHVY7RJj7yBQGZXs96XeuYSRMCXnvtNTv//PO9zaLWnIvGgEzH&#10;cup68M4771jOnDk97Lvooov8vaxNwViwxhiTVFMfv3kAAIATpJNRBUqa3anFdPv06XNowecToRll&#10;WmcgfPvll1/8MVUNJHzs3/wfAS0wPnnyZF934eKLLz4sHAtOsAHEBu1btHZLOIXi0WT06NE+MKL1&#10;dhQcJfUA4EcffeRVadq0f01OGthJ+H9o0CSg/a8GTtRWMfDuu+96yy0AQPRSuzi1TtTAuCZ5LFu2&#10;zI/FVeGt/X6pUqW8iuRIoZgG0cNDMYU+HLMjVgSTTnVerYmnqohU+1cFZGo3ra4BCpDVSSBaqDNA&#10;1apVbeLEid5lRu0htfad3ud6T4dXfjJBNTIQjgEAAJwgnZTq5FTBkqrHNBtUPe3VO/1E6GRXC5eH&#10;b4MHD/bHdBKd8LFXXnnFHztRavuoEwt9z9WrV/f2Ddo40QZi0/fff++zVgPa10RTey6F+Y0aNfK2&#10;UwrJNHCQ1CZMmGBPPvmkb4sXLw7dmzxWrVrllcKBNGnS+LpN4TQwcskll4Ru/U0TGgAA0Wf16tVe&#10;NayqEXVuUEim9cR0XecMqiA7WiimAXRVluh4ncoSxLIgINPrXK93ve5VVTlgwAC/HDhwoHdFiIZ2&#10;02qbfe2119rMmTO91XnLli0tR44cR31fE4ylPvasAAAAJyi8DYQWzVZP+6lTp/os0BOhQOqKK644&#10;bAtab6maK+Fjmn12olRBorZey5cv9zYuOkBXKKZNM9Y44QZiz8cffxy69rfKlSt7IBMNPv/8c99X&#10;aeBQ67JoEkJg3rx5vi/cvn176J7oMGXKlNC1v5UtW9b3wQkl/Lmi7ecEgHinySkKv9SlQVUvOtZX&#10;FYnaHTdo0MCP8xOGYdoUlAXriQXrEFFVgnih17iOU4MKMr0H9B5SBZkqLUeNGuXHhrt27Qr9i8iz&#10;Zs0aX0dQE1r1Pd91112JvreDijH9vLy3IwOjIAAAAP+CDmgVYOkAV21Rrr/+em/99frrr4eeERke&#10;fvhh++STT3wwVgfsmq2mA/Pg4Fw/Q7QMmgM4PmoZGE4tYCOVKm537tzp17/77jtvo6iqt3r16vlg&#10;iGYMa+vWrZvVr1/fBxTUjiaaJKwA00BpYjSoGk4BYaTQ32TPnj2hWwCAgFrnqlKkZs2aVrhwYRsy&#10;ZIhXbNetW9dDsdq1a1vu3Ln/EYgFA+daTyy81VpwbM7AOeJJEJAF59d6P1xwwQV+fq3zWB1L6Xw7&#10;vBI/UmgSqibMLl261M+31f1A7+3wYIz3d+Q65b878ehb2Q4AACACaFBXM9h0kK72KWqdoINites6&#10;0uDnsWiBbrUSUxuJH3/8MXTvv6M2jK1atfJWXZrFGn4iHrR10EG6ZqUi+uhvp778qqYBAgqa9P4O&#10;b/Oq/ZMGGFKTBg6fe+45++qrr3xAQMGPZtZ++eWX/v1p0EMtp9avXx/6F4l74403fH92slq3bm0v&#10;v/yyX3/vvfcOWwMsKal6VwOfaqkV0M9cvHjx0K2/qZVkpUqVQrfM2+9osEXVAynlwIEDPqirSR5a&#10;s07ftwZ6tRba0KFDrUqVKh5UIv6oAkYt4vS+UUtQHUcExxMp+RrFv8cxQ9LTOkjjxo2zF154waue&#10;ReskVahQwX/Xem/o9x5sqoQOv67uDRooD9qbq4tDvA+Y6+dnmDq+6e+v95aWLdi9e7dpDS+1K+zY&#10;seOhzgh58+b1y0ih4zXR+b8q3BSOa71AHUfpfFvdAsLX+SYYiyxUjgEAAPxLOrgNZrdpgEiVDRqU&#10;rlGjxr9eHywp6IRCFWMKxvR9qY2LDtD1vQWLeut7Dg7QAcSO6dOnHxaMaYAutYMx7Q+1BoMCMM3+&#10;bdeune97evbsaTNmzPA2U82bNz9mMKZZt6oeiyYaMA0PxjSDWK0hA1pDQ8HTLbfcErrHfB89ZsyY&#10;FA0dNBilNT3uvvtuDzAbN25szZo1syVLlljXrl3tl19+OdT2FwDimapo1e6tYMGCXuX8xRdf+PpC&#10;6iShtYj1OXf++ecfCpCDLbitz4HgeFwD5kE4xoA5kHgFmUImTbDS+03vIwVmaj2tCaqRsOk8W+fb&#10;2hK+z6kYi3xUjgEAAJwEVQWo3ZQO0nVwrGovzWzTrHutRdanT58TqszSQOnGjRv93+jA+kRpEFYD&#10;nJMmTfJZdbqudcb0tVSJoIP3YAZb0O8c0UknWswCR0IKxcPDeVV79OjRI3Qr5akqTOslKrDTwID2&#10;k9r3KMTX63fx4sX+PattTkpKqcqxp556yrp06RK6ZZY/f367/fbbfT+vMHD27NmHQkHt99WKR224&#10;UjqIGjlypK9PKQoyP/30U7+uv58qIVRVpjaXGphC/KFyLPpxzHDytm7daq+++qr17t3bNm3a5MfQ&#10;muyg90TOnDn9dxxs4VVi2lQlpk1BmPb1CsNY7/efqBxDuKCCTIG0zrWDUEyXqirTYzoXT83XTHiY&#10;p/e9zrEViOlSW1AhyoTUyMWeGAAA4CToQFcnusHBsAY+/+///s8qV65s/fv3997oy5YtCz372PS1&#10;dIL9b4Kx+fPne79zBWNXXnmlz/xXMKZQ7EizVAHEloTrW6X2emNqpxhUsmkAI7iu/U9QBRbLFUkJ&#10;139T691OnTp5MKfqsCAY075Zvyu1jUyN34fWpgxowkdAn0dq9StUjgGIR6tWrfKKsFy5cvkEOLVU&#10;1ySCDh06WJMmTbxqLLEqMW06Bg9vZa6BcoVjBGPAselYMTx00rmsqsgSvs/C33spvSX8HvT9hZ9z&#10;E4xFPvbGAAAAJ0GzxXSSq0oIzZ7OkiWLt1LRyfNdd93ls+910qzKiA0bNoT+VdLSYKtacpUuXdqD&#10;OC0IriqI4EBdJ+Y6SNf3pu9R36u+Z9o6ALFF7/9g3QPRQJzaO52MBQsWeNivfcrPP/8cuvf4aX8Y&#10;0AzgN998M3TLfC0ridXQRWtk6PcXToGYKrA0eUItuDRgKpoFrTXHNLnh3xg2bJhPjrj//vt94PZE&#10;hf+d9D1/8803oVv/+ztF2hofAJCcvv32W6/m1b5P1WKaWFa9enV74oknfHKH7g8fFA8GybUFoRjH&#10;3sDJCSai6phW76WEAVnC915Kb+HfRxCM6fvU98tk1OhAW0UAAIAkoJZTaomotg8amFR7w99++83X&#10;bnn77bd9PQIdJGutHbUlUiXXydJAdffu3W3QoEE+6Fy4cGEfXFULLA246qRcbRSDYCyYsaoDdWas&#10;Rj/9PWmRhHBqTahwJFCrVi17//33Q7dO3K+//ur7FbWwEVXGLlq0yAf4jpf2i9rfBV9DM2i1DlfR&#10;okV9X/nTTz/ZJZdc4q/npKLWjRqwOBpVsGm/LWqHc7TBC008UFXXiXr33Xe9tW2gRIkS/wjLVqxY&#10;4e9jtQcS/X7UavLiiy/228dDf+PatWuHbpndeeedXoF2IvQZpYrjgP7W+l4181kTO1Thpr8Z4hNt&#10;FaMfxwzHR0Ok06ZN83bEH3/8sd+n17oqaEuVKuX7RP0uVRGiy/BN9wUt1HSsrc8WHW8TiB0//a4Y&#10;pkZidK4bvqkbQXCZ2oLjyOAyfEPkIxwDAABIIjpA14CrWlLt3LnTKwEUkmmNAg0Ga6BUVV46cNbM&#10;U63dUqFCBW/Tcjx02LZkyRI/aR8xYsShwVrNXNVglQaYddKuYExbEIrpvvBZqxyoxwYNxDDQhXCq&#10;Gp04cWLolnnrPlUn/VvvvPOOr48VTusqFihQIHTr+GjGvVpSBVRNq4kD2iclB4Vj2v8lFYVG/+Z9&#10;1rRp08Mq5bSWWNeuXUO3/qdixYo2ffr00C3zNl1DhgwJ3Tq2Fi1a2IABA0K3/h7IXbduXejW8dHn&#10;S926dW3cuHGhe/5dyIbYRDgW/ThmODoNsI8ePdpDsa+//trv0yQFHadrkkhQCZIwFAtu6/MsCMV0&#10;nE0o9u8QjgFIaYRjAAAASUiVCEFApkqAICTTYK0qyebMmWOzZ8/29cGCqgVVehUqVMgHnNXaSifg&#10;mnmqqgr929WrV/uA9HfffWcbN270f6OQ67LLLvOFwHWpf6NNQZgCMYVjQSimE/cgGKNiLHZoMIaB&#10;LgS0KLmqRYMKJFGbxZNphbd582ZvqRcELSVLlvTX24kG7Jo4oFn3c+fODd1j9uCDD1rPnj1Dt5KW&#10;qtRU7XU0qoTS5AXR2ozaXx6JKqY0IeFE6DT7ggsuOCykUptdrVOTkAIHBZkB/c1OZK3Kzz77zAML&#10;/Z7loYcespdeesmvn4i1a9f650nwe5Hx48fbjTfeGLqFeEU4Fv04ZkicjrUHDx7s+8yVK1f6cbL2&#10;gwrF1PI3YQgWfltb0JFBx9hBpRj+PcIxACmNcAwAACCJ6fBKAVl4m8Wg1aLCLgVma9as8fZkGgD9&#10;4YcfjrkemU4WNRCVO3duu+iii7zyQgGYQq/gBD08HAtO3sNP2pnBGlv092WgC4GpU6f62mAB7SO0&#10;bzlZv/zyi7dv1T5G66z824ostQpUmK/9YkCv3fBWfikpPJB67733fE21pLRw4cLD2hBqX61JEqos&#10;SOixxx6z559/PnTLfB+u554IBWSqHlPrRv1s/7ZCWIPEWi8zoHVztI4dAUh8IxyLfhwzHG7Tpk3e&#10;irhv374+eU3HycWKFfPXtyY2BMfR+uwLrge3tWmfHhxfB5ViOHmEYwBSGuEYAABAMtAhVtBmURUd&#10;4SGZAjJVd2jTY9pU6aAKAwVoW7Zs8dZoderU8RPwzJkz+5o9GlTVrFRtuh5swYm6grHg5D1Y8yA4&#10;aScYiz36OzPQhYAGrjWAHVD7PrXxSy1aa1EBfo0aNUL3mAdACoICyVk9dizJHY6pNdejjz4auvV3&#10;60QFmInR/60KrYBCxKCtV3LSZ8+rr77qg8FBkKfPLrX9/eijj/y2UD0GwrHoxzHD3xT263NH6/Vq&#10;H6jfiyZpqLpZx9q6rWNqXQZbcFvH1kEoFhyPc3ydtAjHAKQ0pjYAAAAkA53cBSGWTqgVcKnlWfbs&#10;2X1AKdg0sKRNrRU14798+fK+RpkCNClbtqy3NdMs1uC54f8u/Gvpa+v/0P+l/1P/NyfuQGzRuoVa&#10;r1DBS7CfkPAwQxo2bBi6ljoefvhhe/LJJ0O3/tauXTtvYRiYMWNG6FrsmTx5cuja39SiKzEanP3y&#10;yy9Dt/52yy23hK4lL7UQU0AZvi6aPi969eoVuvW3WP47AYgPamdev359y58/v73yyit+nFyrVi3r&#10;2LGjf6bmyZPnH8fWwW1V0Or4OujMELQq5/gaAKIf4RgAAEAyUpsVnUBrtqlmV6uSIlu2bH6iHX7i&#10;HZyMK8yaPn26/9sPP/zQnxucpAdbwn+jr6Xn6Wvr/9D/pf+TFi9AbFE16g033GBjxozxyqQmTZr4&#10;/VqXUG1aA6pSUvvV1KJKWa3ppe9J1wPav4WvuaVJAbFIrXNnzZoVuvW3I4VjnTp18r9fQL+Te++9&#10;N3Qref38889+qUHjcMH6l4FY/TsBiG2qQNLEEX0mah3KUaNG+XFzgwYNvIpZVbIJJ5+FH2erkkyt&#10;hJl0BgCxixETAACAFKCgSm1YEoZkCU/Gx44d660YZfPmzb6OTMKT9fDbCUMx/R+EYkBs0j5hxYoV&#10;oVtm3377rV9OmDDBL0WDdi+88ELoVupQRZJoX6bByHAaWAwo6ItFU6ZMOWxtNSlYsGDo2t8UiCkE&#10;U8gZUCA1bty4f72u24kKwrHZs2cf+puJXkPB30ltecPXsgOASKfPnqFDh3q7WH3OaNJZvnz5rFmz&#10;Zl7BrNagqmIOjqfDj7E14UyhmI6tFYqppaKOrWlRDgCxiZETAACAFBRUkqkliwIttWhRqxadjKsq&#10;ZPTo0aFn/m3IkCE+UBqEYsGJe9DeRV8jaO9CKAbENr3/ixcvHrplduDAAZs7d663iAoocAl/TmoI&#10;QhfR7PyZM2d6C0itdaP1FKVmzZp29913+/VY8csvv9i7777razMlpPVs6tata1WqVPG2XhdffLH1&#10;79//0NoqaoOpCi6tN5ZSgr+Tvoc77rjDlixZ4utfqs3ir7/+6o91797dLrvsMr8OAJFMnzNqC5s3&#10;b15r3Lix/fDDDx6QtW3b1tfL09pimoSQWCimTe3JdcytY2tCMQCID4ygAAAApBKdbOukWyffCrj6&#10;9Onj68+EW7dunVeTJQzDOGEH4pP2B4UKFfLrqva5+uqr7bvvvvNw/P7777fevXv7Y6kpqEIqWbKk&#10;7dq1y1spagZ+mTJl/LbWIhsxYkTMBfp33XWX3XbbbbZ8+fLQPf+j4Om9996zqVOn+u9ALb4UiCl8&#10;UjXg22+/7e29UpL+TvosKVWqlH3++ede3abPmaZNm/qgsSovVGUBAJFMbXwff/xxy5Urlz300EO2&#10;YcMG/7xp3769T8LQ2r3hgVh4KBa0Jg+OsenCAADx5ZSDwVQ1AAAApJo1a9b4TNeE4ZhowFSDrVrr&#10;AAho/YsiRYp4NQ7ii6pM1Urxq6++8uuqFNOM+JQOV45E1WwLFiywVq1aeVWS9l+LFy/2gcjChQv7&#10;AGRqUxXByy+/7NcVWt10001+PZ6o5aUGgG+++Wbbu3evV1msWrXK248pKFNFMiAvvviiV0TqfaOW&#10;dHovBwFDJLyfcWyxeMygSQcvvfSSd1lQK8VMmTL5Z6EqdRV46WcO31QNFlxXCKbj6mAdMSacRQb9&#10;DRimBpCSCMcAAAAiQPhAbWL69u3rzwECGtwhHAP+na+//vpQhZcqDCIlWAQiEeFY9IulYwZNwNB6&#10;jePHj/cgRUHYNddcY1dddZVXgAUBWLAFoZgug1BM1WFBS3JCschBOAYgpVEnDAAAkMpUNTZw4MDQ&#10;rcSp9VZiVWUAgBNXrFgxq1evnm8EYwAQ2bTG5gcffOBVYWonPG7cON9333777dahQwerVq2a31Zg&#10;m9h2zjnneItytfhVUKaAjGoxAADhGAAAQCrr1q3bMYMvBWgDBgwI3QIAAABim46P33jjDV9r88Yb&#10;b7RZs2ZZgQIFrEWLFr4mYvny5Q9bSyx803pi2bNnt6xZs3rLxaBqjFAMABAgHAMAAEhFx1M1FqB6&#10;DAAAALFu27Zt3jrxoosusrvvvtuWLVvmFb8PPfSQ3XfffVaqVCmvCDtSKKZWi+GhmNooKhQDACAc&#10;4RgAAEAqOp6qsQDVYwAAAIhVq1ev9vXtcubMaY8++qiHZFpPTNfvvPNOryA7Wiim1olnnXWWr4Wn&#10;UCxYVwwAgMTwCQEAAJBKTqRqLED1GAAAAGLJ999/7+HXxRdfbC+++KJXeVWtWtUef/xxa9CggeXL&#10;ly/RQCx8PbEsWbJ4KJYhQwYPxWidCAA4FsIxAACAVHIiVWMBqscAAAAQ7Q4ePGgzZ860mjVrWuHC&#10;hW3IkCHeCrFu3boeitWuXdty5859xFBM64kpFMucObOdccYZvp5YmjRpCMUAAMeNcAwAACAV/Juq&#10;sQDVYwAAAIhGf/31l40ZM8bKlClj1157rU2cONEuvPBCa9KkibdPvP766y1HjhyHBWHBptaJCsUU&#10;oqlSLGPGjB6KqdKMUAwAcKIIxwAAAFLBv6kaC1A9BgAAgGiyZ88ee+2116xgwYJWr149++KLL+zS&#10;Sy+1++67zx544AErW7asnX/++f8IxILbap+oUCxTpkweiqVLl45QDABwUgjHAAAAUtjJVI0FqB4D&#10;AABApNu6dat17drVq8PuueceW7lypZUsWdIefvhhv128ePF/VIkFt4NKsbPOOsvXEzv99NM9FDv1&#10;VIYzAQAnj08TAACAFHYyVWMBqscAAAAQqVatWuUVYbly5bKOHTvarl27vI1ihw4dvIWiqsbCA7GE&#10;oZjWE1MopvXEFIqlTZuWUAwAkKT4VAEAAEhBSVE1FqB6DAAAAJHk22+/tUaNGlnevHmtd+/eXulV&#10;vXp1e+KJJ6x+/fp+f3goFgRi4aGY1hNTpViGDBk8FKN1IgAgOZxy8L9C1wEAAJDM5syZYx9//HHo&#10;1slr2LCh5c+fP3QL8UQzqYsUKWLz5s0L3QMAQNJ78cUX7ZFHHrHWrVvbdddddyjQ0KUCDES+5D5m&#10;0NDitGnTrEePHoeOc/UaKVeunJUqVcrXCdP3oLXCdBm+6T5VhqVPn96DtDRp0niFGIFY/NHfnGFq&#10;ACmJcAwAACACcXKIY9GAEuEYACC5EY5Fv+Q6Zti/f7+NHj3aQ7Gvv/7a77v44outQoUKVrhwYX99&#10;BAFYEIaF31ZlWBCKnXbaaYRicY7zHwApjbaKAAAAAAAAAI6L1g/r16+fXXLJJXbbbbd5K0WFYQpQ&#10;27Zta1dffbWdf/75HqAGYWoQqKp14jnnnOPriamiTEFZEI4RjAEAUhLhGAAAAAAAAICj2rRpk3Xq&#10;1Mly5cpl999/v6+lW7p0aa8sbNGihRUrVuxQCJZYKJY9e3YPxVRRplaKCsVULQYAQGrgEwgAAAAA&#10;AABAopYvX26tWrXyUOyZZ56xP//80ypWrGiPP/64NW7c2AoWLHgoEAtCseC6qsSyZctmWbJk8VaK&#10;CsXSpk1LKAYASHV8EgEAAAAAAAA4zPz5861+/fqWP39+e+WVVzzcqlWrlnXs2NHq1atnefLkOSwQ&#10;Cw/FVCl29tlnHwrFtL6YQjFaJwIAIgXhGAAAAAAAAAA7ePCgffTRR14ZppaJo0aN8tCrQYMG9thj&#10;j1n16tXtggsuOGIopkqxrFmzWubMmT0US58+vaVJk4ZQDAAQcQjHAAAAAAAAgDi2b98+Gzp0qBUt&#10;WtRuuOEGmz59uuXLl8+aNWtm7dq1s+uuu85y5MhxKAwLD8RUJaZQTOuJKRTLmDGjryd22mmnEYoB&#10;ACIW4RgAAAAAAAAQh3bs2GG9evWyvHnz+vphP/zwgwdkbdu2tdatW9uVV15p559/fqKhmLbs2bN7&#10;pdiZZ55JKAYAiCqEYwAAAAAAAEAcWb9+vT3++OOWK1cue+ihh2zDhg1WpkwZa9++vd199912+eWX&#10;HxaIhYdiqhTLli2bryemUOz000/3UOzUUxlmBABEDz61AAAAAAAAgDiwZMkSa9GiheXOndu6detm&#10;Bw4csMqVK9sTTzxht99+u+XPnz/RQCwIxc4++2xvnxiEYmnTpqVKDAAQlQjHAAAAAAAAgBj2+eef&#10;W506dezSSy+1AQMGeMhVu3Ztrx6rW7euXXTRRUcMxbSemFonaj0xhWLp06e3NGnSEIoBAKIa4RgA&#10;AAAAAAAQo3bv3u2X48aNs0KFClmHDh2sR48eVq1aNbvgggsOC8LCN4ViCtEUip1xxhkeirGeGAAg&#10;VhCOAQAAAAAAADFK1V5Vq1a1t99+2wYNGmRVqlTx4Cu8UizY1Doxe/bsXimWKVMmb51IKAYAiEWE&#10;YwAAAAAAAECMmj17tr355ptWpkwZD7wUfCUMxxSKZcuW7bBQLF26dB6KAQAQiwjHAAAAAAAAgBh1&#10;ySWXeNCVMWPGQ+GYqsOCUEytE8866yyvMFMoljZtWjv1VIYMAQCxjU86AAAAAAAAIEap+kutERWO&#10;af0whWMKxLRlyZLFQ7EMGTJ4KEbrRABAvCAcAwAAAAAAAGJUeDh2xhlnHLbp/jRp0hCKAQDiDuEY&#10;AAAAAAAAEKMUjh1pIxQDAMQrwjEAAAAAAAAAAADEDcIxAAAAAAAAAAAAxA3CMQAAAAAAAAAAAMQN&#10;wjEAAAAAAAAAAADEDcIxAAAAAAAAAAAAxA3CMQAAAAAAAAAAAMQNwjEAAAAAAAAAAADEDcIxAAAA&#10;AAAAAAAAxA3CMQAAAAAAAAAAAMQNwjEAAAAAAAAAAADEDcIxAAAAAAAAAAAAxA3CMQAAAAAAAAAA&#10;AMQNwjEAAAAAAAAAAADEjVMO/lfoOgAAACLEKaecYhym4Wj0GpG8efP6JQAAyWH58uV+2b59e6tY&#10;saKdc845lj17dt8yZszojwHAyeL8B0BKIxwDAACIQJwc4lgKFSpkO3futAMHDvj2119/HboOAEBS&#10;0THJqaeeag8++KCVK1fOsmbNemjLkCFD6FkAcHI4/wGQ0gjHACDKTJo0ydasWWM33XSTz9YEEJs4&#10;OcSx7Nixw7Zv337YZXAdAICkkj59esuUKZNlzpzZL4Pr2tKlSxd6FgCcHM5/AKQ0wjEAiDI9evSw&#10;Rx991K+rrUndunWtdu3adt5559lpp53mszoBRD9ODnEsu3fvTnTbtWtX6BkAAJw8BWBqn5jYljZt&#10;2tCzAODkcP4DIKURjgFAlHn++eftscceC936mwKxMmXKWJ06dXzLlSuXB2U6uNQGIPpwcohj+fPP&#10;P+2PP/44bAvuAwAgqaRJk8YDMlWQaQu/rnMOAEgKnP8ASGmEYwAQZbp162aPP/64t1csXLiwjRo1&#10;ykaOHGmff/65H0jqgLJ06dIekqmq7KKLLiIoA6IQJ4c4Fq0xpm3//v2HXWoDACCpaCKezieCTWFZ&#10;cMn5BYCkwvkPgJRGOAYAUaZr167WsWNHD8eqVasWutds7dq1h4KyuXPnHjqoLFGihAdlN998s+XN&#10;m9dPbrVxIgtENk4OAQAAAMQLzn8ApDQWpgGAKHPgwIHQtcPlyJHD2rZta7Nnz7Z169ZZv379rHz5&#10;8vbNN994mHbppZd6Rdmzzz5r33//ve3bt8+rCzj4BAAAAAAAABBPCMcAIMocT5h13nnnWatWrWzG&#10;jBm2fv1669+/v1WsWNEWLVpknTt3tiJFinhF2dNPP20LFy70NWoIygAAAAAAAADEA8IxAIgyJ7qW&#10;TPbs2a1ly5Y2depU27hxow0YMMCqVKliixcvti5dutgVV1zh25NPPmlff/01QRkAAAAAAACAmEY4&#10;BgBxJGvWrNasWTP7+OOPbfPmzTZkyBBft2z58uXWrVs3ryYrXLiwPf7447ZgwQL7448/CMoAAAAA&#10;AAAAxBTCMQCIU1myZLEmTZrYpEmTPCgbNmyY1axZ03799Vfr0aOHr09WqFAha9++vc2bN4+gDAAA&#10;AAAAAEBMIBwDAFimTJns9ttvtw8++MA2bdpkw4cPt9q1a9vatWutZ8+edvXVV1uBAgWsXbt2Nnv2&#10;bIIyAAAAAAAAAFGLcAwAcJgzzzzTGjRoYOPGjfOKstGjR1u9evX8eu/eva1cuXKWL18+e+CBB+zT&#10;Tz+1vXv3EpQBAAAAAAAAiBqEYwCAI8qYMaPdfPPNNmrUKA/HFJjVr1/ftm3bZv369bOKFStanjx5&#10;rHXr1jZ16lSCMgAAAAAAAAARj3AMAHBcMmTI4K0WR4wY4a0XJ0yYYA0bNrTdu3db//79rUqVKnbR&#10;RRfZPffcY5MnT7Y9e/YQlAEAAAAAAACIOIRjAIATlj59eqtRo4a9/fbbHpRNmjTJGjdubPv27bOB&#10;AwfaDTfcYLlz57bmzZvbxIkTbdeuXQRlAAAAAAAAACIC4RgA4KSkTZvWqlWrZm+++aZt2LDB2yve&#10;dddd/tjgwYOtVq1alitXLrvzzjtt/PjxtnPnTtu/fz9BGQAAAAAAAIBUQTgGAEgyadKk8XXIBg0a&#10;ZOvXr7fp06dbixYtLF26dDZ06FCrU6eO5cyZ05o0aWJjx4617du3E5QBAAAAAAAASFGEYwCAZHHa&#10;aadZhQoV7LXXXrO1a9faZ599Zvfee69lzJjR3nnnHatXr55XlN1+++02atQo+/333wnKAAAAAAAA&#10;ACQ7wjEAQLI79dRT7ZprrrFXXnnFVq9ebXPnzrXWrVtb5syZbeTIkXbrrbd6RVmDBg1s+PDhtnXr&#10;VoIyAAAAAAAAAMmCcAwAkKIUlF111VXWt29f++WXX2z+/Pn24IMPWrZs2WzMmDFeSaagTJVlb731&#10;lm3evJmgDAAAAAAAAECSIRwDAKSaU045xUqWLGk9e/a0lStX2tdff22PPPKInX/++TZ+/Hhr2rSp&#10;t17UWmVDhgyxjRs32r59++zAgQOhrwAAAAAAAAAAJ4ZwDAAQERSUXXHFFdajRw9btmyZLVy40B57&#10;7DEPxyZMmGB33XWXX7/xxhtt0KBBtmHDBoIyAAAAAAAAACeMcAwAEHEUlBUpUsS6detmS5cute+/&#10;/96eeOIJy5s3r3300UfWokULb71YvXp169+/v61bt46gDAAAAAAAAMBxIRwDAES8yy67zJ599ln7&#10;4YcfbMmSJda5c2e79NJL7ZNPPrFWrVpZ7ty5rVq1avbyyy/bmjVrCMoAAAAAAAAAHBHhGAAgquTP&#10;n986derkbReXL19uXbp0sUKFCtm0adOsTZs2duGFF1rlypWtT58+tmrVKoIyAAAAAAAAAIchHAMA&#10;RK08efJYx44d7ZtvvrGVK1da9+7dfd2ymTNn2oMPPuiPX3fdddarVy9bsWLFoaDs4MGDoa8AAAAA&#10;AAAAIN4QjgEAYoIqxh599FFbsGCB/frrr/biiy9aqVKlbM6cOfbwww9bvnz5rFy5cvbCCy/YsmXL&#10;CMoAAAAAAACAOEU4BgCIOTlz5rR27drZvHnzbPXq1fZ///d/VqZMGfviiy/sscce89aMut2tWzdf&#10;w0xB2V9//UVQBgAAAAAAAMQBwjEAQEzLkSOHtW3b1mbPnm3r1q2zfv36Wfny5b0Vo1oyXnrppVa6&#10;dGl79tln7fvvvycoAwAAAAAAAGIc4RgAIG6cd9551qpVK5sxY4atX7/e+vfvbxUrVrRFixZZ586d&#10;rUiRIlaiRAl7+umnbeHChfbnn38SlAEAAAAAAAAxhnAMABCXsmfPbi1btrSpU6faxo0bbcCAAVal&#10;ShVbvHixdenSxa644grfnnzySfv6668JygAAAAAAAIAYQTgGAIh7WbNmtWbNmtnHH39smzdvtiFD&#10;hli1atVs+fLlvi6ZqskKFy5sjz/+uC1YsMD++OMPgjIAAAAAAAAgShGOAQAQJkuWLNakSRObNGmS&#10;B2XDhg2zmjVr2q+//mo9evTw9ckKFSpk7du3t3nz5hGUAQAAAAAAAFGGcAwAgCPIlCmT3X777fbB&#10;Bx/Ypk2bbPjw4Va7dm1bu3at9ezZ066++morUKCAtWvXzmbPnk1QBgAAAAAAAEQBwjEAAI7DmWee&#10;aQ0aNLBx48Z5Rdno0aOtXr16fr13795Wrlw5y5cvnz3wwAP26aef2t69ewnKAAAAAAAAgAhEOAYA&#10;wAnKmDGj3XzzzTZq1CgPxxSY1a9f37Zt22b9+vWzihUrWp48eax169Y2depUgjIAAAAAAAAgghCO&#10;AQBwEjJkyOCtFkeMGOGtFydMmGANGza03bt3W//+/a1KlSp20UUX2T333GOTJ0+2PXv2EJQBAAAA&#10;AAAAqYhwDACAJJI+fXqrUaOGvf322x6UTZo0yRo3bmz79u2zgQMH2g033GC5c+e25s2b28SJE23X&#10;rl0EZQAAAAAAAEAKIxwDACAZpE2b1qpVq2Zvvvmmbdiwwdsr3nXXXf7Y4MGDrVatWpYrVy678847&#10;bfz48bZz507bv38/QRkAAAAAAACQzAjHAABIZmnSpPF1yAYNGmTr16+36dOnW4sWLSxdunQ2dOhQ&#10;q1OnjuXMmdOaNGliY8eOte3btxOUAQAAAAAAAMnklIOMvCHGqH2ZBp/Xrl3rm9qWRbIsWbJYjhw5&#10;fDv33HPttNNOCz0CJK5Tp072zDPPeMs+VSYheh04cMDmzJlj77zzjo0bN87WrVvn92fOnNn/tjff&#10;fLNdf/31duaZZ/q+4ZRTTvHHER/09+YwDQAAAEA84PwHQEojHENMWLFihbcl0+DyrFmzfMA5Gmm9&#10;ouuuu85q167tLdeCsEwHCAyKI0A4Fpu03/riiy98vTLty1avXu33n3HGGf53rlu3rl8qOCMoiw+c&#10;HAIAAACIF5z/AEhphGOIavPnz7fHHnvMpk2b5rfVoqxs2bKWJ08er8S64IILfGA5Uunt99tvv9ma&#10;NWt8W7p0qS1YsMDvP/XUU73VWufOnS1fvnw+GK5N9yO+EY7FPu0DvvzyS68oGzNmjP3yyy9+/+mn&#10;n+6VZNo31KhRw8466yyCshjGySEAAACAeMH5D4CURjiGqKSB4kcffdTeffddHxi+9dZbrV69elal&#10;ShVvPxbNNm3aZO+//75Xj2hdorRp01qzZs2sQ4cOli1bNr+t9YsYDI9fhGPxRR/T33777aGgTJWy&#10;kiFDBqtcubJXlCkoy5o1KwF6jOHkEAAAAEC84PwHQEojHEPUmTlzpq/Ds3nzZr/s2rWrFShQIPRo&#10;bJkxY4Y98sgjXiGn6rGhQ4faZZdd5hVyCsk0EI74QzgWv/SRvWjRokNB2U8//eT3a59QsWJFD8pu&#10;vPFGO/vsswnKYgAnhwAAAADiBec/AFIao2aIGvqAHDhwoFdKiFopjh49OmaDMbn22mvt888/t1df&#10;fdVWrVrlQchHH31ku3fvtj/++MP279/PgQMQR3SyUKRIEevWrZu3Yf3+++/tiSeesLx58/q+oUWL&#10;FpYzZ06rXr269e/f39atW2f79u2L2nUYAQAAAAAAgORAOIaooADotddes+bNm1vBggW9kuq6664L&#10;PRrbNBh+zz332CeffOLtFBs2bGhTpkyxXbt2EZABcU6VpM8++6z98MMPtmTJEl+j8NJLL/X9RatW&#10;rSx37tweqr/88su+riFBGQAAAAAAAEBbRUQJVYlVrVrVChUqZJ999pllypQp9Eh80VpDJUuW9MHt&#10;8ePH+8B4xowZLX369B6cIT7QVhHHon2FWi+qulbrlYnaLJYtW9bq1KnjW44cOWi9GOFoKwIAAAAg&#10;XnD+AyClMSKGiLd8+XK75ZZbLGvWrB4IxWswJnny5PF1hlQ1dvfdd9uGDRu8xeKff/5pf/31V+hZ&#10;AOKd9hUdO3a0b775xlauXGndu3e3K664wtdsfPDBB/1xVd/26tXLg7SgoowTEQAAAAAAAMQDwjFE&#10;NA3UtmvXzn777TcPhS688MLQI/FLA9rPP/+8h4Z9+/b1oGzv3r0+uM3AduRSpVePHj3874Xko5B4&#10;wYIF/v7A37TffPTRR/338uuvv9qLL75opUqVsjlz5tjDDz9s+fLls3LlytkLL7xgy5YtIygDAAAA&#10;AABAzCMcQ0RTC0VVizVq1MgHb1Pbnj17vJXhlVdeGbondTzwwAO+rtCbb77pIUBQPab1xxCZNm7c&#10;6AHFxRdfHNUhmUKVnDlzWp8+fUL3JE4hS5EiRfy5utR6WClh3rx5/j2+8cYbfvvTTz/17+FIW65c&#10;uSxv3rxWunRpa9q0qa/nF8v0M2vCgX5Pq1evtv/7v/+zMmXK2BdffGGPPfaY5c+f329369bN/2YK&#10;yhQ4EpQBAAAAAAAglhCOIWJpQFaDtenSpfOqm9SmweF7773XFi9ebH/88Ufo3tShNYJeeukl/z40&#10;uL1z504P7qgei3ybNm2K6pBs3bp1tmbNGtu+fXvonn9SMFahQgVbtGiRVzW+9dZbVqBAgdCjyeuj&#10;jz7yy2AtNv3/+n6PtCkgUlvB+fPne9h8/fXXW6tWrfzfxjqtOda2bVubPXu2/1379etn5cuX91aM&#10;asmoAF6h4bPPPmvff/89QRkAAAAAAABiBuEYItbChQtt7ty5duedd9pFF10Uujd1KITSGl8aPI8U&#10;N9xwgxUvXtwmT57sa48pHKN6LHpEe0h2JEEwpuDpvPPO88qtYsWKhR5NfgrHMmfO7NVPCSngUYvW&#10;hJtaDX7wwQd29dVX+/NeeeUVD/Tiif5WCgVnzJhh69evt/79+1vFihU94OzcubNX/5UoUcKefvpp&#10;3zcH6xwSlAEAAAAAACAaEY4hImnAdezYsX79lltu8cvUooFgDZoPHjw4dE/kaNCggVdzTJs2zcMV&#10;hXgMWEeXWArJfvrpp0PBmNr3zZw50woXLhx6NPlt3rzZvvrqK6tUqZKlSZMmdO//KDQ766yz/rHp&#10;e61Zs6a3VCxYsKA/t1evXn4Zj7Jnz24tW7a0qVOnejvQAQMGWJUqVbxqtkuXLnbFFVf49uSTT9rX&#10;X39NUAYAAAAAAICoQziGiKRB1nHjxvnAtdp8pRa1FlPViwbcL7nkEnv44YdDj0SGIDhUdU7QWlED&#10;1QxSR59oD8kUjF133XUejOlnUDCm9auOh1obag0srZ+X0IEDBzyUURWpKiSPRlWUen7QUvFEZcyY&#10;0W699Va/riozBT6J0ftL36u+Z7VjVOVZrMqaNas1a9bMPv74Yw8fhwwZ4r9f/fxal0zVZApAH3/8&#10;cVuwYAEBPQAAAAAAAKIC4Rgi0tq1a72dl9b/SZs2bejelDdr1ixf80xrn3377bdWqFCh0CORQe0m&#10;FURojSAFY8G6Y0ca1Efki8aQLLxiTIGYgjF9/4kZNWqUZciQwRo3buyhl8LvXLlyeRvEfPnyedCi&#10;17O89957lidPHrvsssu8evM///mP3XTTTd4KMTEJ1xv7N4KKM7UnVdAWbsuWLfbAAw/Yueee69+r&#10;vmetyZU7d26/PWzYsNAzY1OWLFmsSZMmNmnSJA/K9POq4k7hoF6r+l1oH9m+fXsPDgnKAAAAAAAA&#10;EKkIxxCRgkqMvHnz+mVqadGihQ/8q0Li9NNPD90bWRSQbd++3Xbs2GF79+71yrGEg/qIPtESki1d&#10;utSDMQXaCka0ZpXaFB6JwhKFJnpfXXPNNfbFF1/4+nkKWc4880yv2NLtQYMGWd26df35derUObQe&#10;2Pjx4+2ee+7x6+EUwKi6SW0RFVb9G3r/vPPOO369aNGihwXzCuQUhvXu3du/f1Vttm7d2urVq2dn&#10;n322V1LdcccdNnLkyNC/iG2ZMmWy22+/3ddq02t1+PDhVrt2bX8d9OzZ0/9eBQoUsHbt2tns2bMJ&#10;ygAAAAAAABBRCMcQkVSBIueff75fppaGDRsedaA/EgS/o/Xr13swFgxCIzZEckimYEytFBWIyIsv&#10;vujVXcdDlUXZsmWzH3/80T788EMPWVSpeeqpp/prWa387r33Xg+dtP6gAhb9/DJ69GgPhMOp9anW&#10;xzrRqjFViOl3rGoorVWmajZRm8BwCsgV6CmM1qVCsL59+3olnL7H4sWL+/P69+/vl/FEoabWP1Qr&#10;XFWU6e+j0FDXFSaWK1fOK+tUdacWsAohCcoAAAAAAACQmgjHEJEiJRyLBmpJJwoG1FJRg/3aEFvC&#10;Q7I5c+aE7k09CYMxadWq1T9Cq6NRuKSwKaBqLVVnyQUXXOCPq61poGXLln6pyshly5b59cDxtFTU&#10;e+WUU045bFN1mNokVq9e3X+vuv3CCy8cWs8v8PPPP3uFWIcOHey8884L3fs3rY3YvHlzv57w+4o3&#10;Wrft5ptv9tBQ4ZgCs/r16/vrt1+/flaxYkWvwr3//vs9KGONRAAAAAAAAKQGwjFEJNoCHr+g9VvH&#10;jh29QuOSSy7xtYEShgBsqbu9/PLL/neKFUOHDvVg7KqrrrIpU6b4Wl0rVqw4FGAdS/r06T0oSSio&#10;1NRr+bTTTvPrgcyZM/u/E62vF07hmEKXa6+9NnTPiSlVqpRXi6mS7eGHHw7d+z8Ke7TmmFqtJiYI&#10;eFQVhf/Ra18Bpy7Dvfrqq/73199T1YLh7xW2/20AAAAAAABIHoRjiEhBZca6dev8Eke2evVqv1T7&#10;smnTpvmaTRrE12A9W+Rsqqo6Geecc449//zzXsEUrL+V2sqXL+/rfFWuXNk6derk97377rs2cOBA&#10;v340+nnC1/QKKGQTVWklJnhcv9OAqtXUplHfT4YMGUL3/pPeG1o7TJsqLSdMmODVavL777/bTTfd&#10;ZHny5PHbR6LnKYhTVZvaBGp9NO2v7rvvPn883oP93bt3extMtaTV31jrkA0bNsz/nlqTbcSIEfbL&#10;L7/Y1q1bvUWoql31O0v4fmH73wYAAAAAAICkRziGiBSsW0Q4dmxBOKZqMQZUY094KNa+fXs744wz&#10;Qo+kLlV2aZ2uTJky+W21Gyxbtqxfb9u2rf3www9+/UiO9XOcSNXMJ5984q1Ej7XemCrP1AJRm36v&#10;NWrU8LXMSpcu7euIKeTT2mWJUfs//VwKwhSItWnTxgNpBWX6ulWrVg09M/7s3LnT12BT+0T9XtVW&#10;cfjw4b4WmdpVdu/e3d544w1r3bq1h5GqFAMAAAAAAABSEyNUiEhab0iWL1/ulzgyhSYahA5al9GO&#10;KzZEaigWuP766319qYBaIKrVosIyVQ/deuut/2h9mFyOZ72xI9HvdcyYMZYtWzavQFOws23bttCj&#10;/9OkSRPr06ePh3B16tSxXr16eSi3YcMGD9aaNWsWemZ80O9KAZh+X1qzTX9vtZ7U31/BqdYUU2Ba&#10;r149y5s3L4EYAAAAAAAAIgqjVYhIqs647LLLvGWb2m4hcStXrvQAsUCBAj74HL4hOkV6KHY0F198&#10;sVdTyaJFi7ztYEqYPHmyXXjhhVawYMHQPSdG65wp+BK9pxJ+3wq/1C5ShgwZ4m0D9ZxKlSp5MCRq&#10;0yixXLWplpIKQNUqUT+3Wifqd5E1a1Zf602VYe3atbNbbrnFihQp4vcrLFOIqvBeLTEJ7gEAAAAA&#10;ABAJGEFHRFK4ozZlGoydOXNm6F4k9MEHH/jlFVdc4QPPqt7RJeFY9InmUCzcnXfe6dVE8vrrr9vo&#10;0aP9enJR+0atYXWybQ0V9KjNoigAmzp1ql+XH3/8MXTNPBhKTPBe/Ouvv/wyVmhtsMGDB/vvRoFY&#10;48aN7f333/fXa4UKFbxC7MEHH/QKMbVMVEtcbZrgoE3/Jnv27B6UqcI1CMq0r2I/BQAAAAAAgNTC&#10;yBQikgKeYLBbrbqQOLU10+9Kg9K6TJs2rV9qQ3SIlVAs3GuvvWbnn3++X1e7QVVjJZeTaamY0Kuv&#10;vuoBjrRs2fJQW8gcOXL4pUycODF07W+qFHv22WcPfR8p1UoyOW3evNkGDhzov1MFXHfddZd9+OGH&#10;HnqpWk5rr2lTCHr55ZcfCsK0BeFYwi0IyhSSaX1Evc7Tp0/v+yqqyQAAAAAAAJDSCMcQkVRVoLZc&#10;pUuX9qqF5Bxcj1aqbJk7d64VK1bMW5dpoFkVGbrU7w+RLRZDsYDW79L7VqGH1u+67bbbfK2u5KBQ&#10;SgGLQpuTlStXLnvuuef8utqVdurUya8XL17crrrqKr+uyqnbb7/dAzG1ELz00kvtySef9DXY5M8/&#10;//RwKdpo7bT+/ftb5cqVPcxq3ry5t6tUMKjf7UMPPeSBmNZbK1y48D/CL20JQ7IgEAsqx8JbLGof&#10;RSgGAAAAAACA1EI4hoikdlsKedSuS4PNTz31VOgRyIEDB+zhhx/2SrFatWpZhgwZDm0aeKZdWeSK&#10;5VAsnCo/tQaVzJs3z5544gm/npR2795tn332mZUpU8YyZ84cuvfktGrV6lAQ1qtXL/v66689xHnv&#10;vfe8kkoh3zvvvOOBWM+ePX3/NGjQIA+S8uTJ4/9u3Lhxfhnp1q5da/369fP2iKr0u/feez10z507&#10;t1WpUsX3MW3atPFATCFgwuAr4e0jBWKnn346gRgAAAAAAAAiyikH1RMKiDAKf3bu3Onr3WjAVgPP&#10;M2bMsHLlyoWeEd/Utu6ee+7xQW1V5YQPVp999tneGo6ALLI888wzHl4qfDnZQEwVTfp6kyZNSpJ2&#10;gtFKVWnTp0+3vHnzeqVpSli9erWvc6aPzgsvvNAKFiwYeiQ6/PrrrzZ27FhfC2727Nn+cyiwuvji&#10;iy1//vzeJlHhVnjgrk2TFRLeDr9P4Zc2VfEF64kRhAEAAAAAjpfOIRmmBpCSCMcQkfSy/OOPP3zw&#10;e+HChdagQQMfcJ0/f74PSMezWbNm2XXXXedVGaqs0+8jqNpQtYbW89GgNQPTsYtwDCdCbWnHjBnj&#10;gZiq+ET7B4WKQSCmfUd4+KUtsUAs/LYqVwnEAAAAAABJgXAMQEojHEPE2rdvn+3atct+//13mzZt&#10;mrVs2dIKFSrkbdTUqiseaZC7VKlS3k5OlWNqdRZUjald31lnneVVSRq0RuwiHMOxaM00hWHaFixY&#10;4PcpwAoCMVXahQdiRwrCEt6vMEz7FwIxAAAAAEBSIhwDkNIIxxCx1Fpx7969tmPHDvvtt998nZ8u&#10;Xbr4oO748eO9DVg8UcVH7dq1bfPmzXbHHXdYyZIlDwvGwtf3YbA6thGOITFLly49FIhprTRRgHXJ&#10;JZf4pgoxtV0Ngq5jVYYF9wWBmDaFYQRiAAAAAICkRjgGIKURjiGiqXpsz549tn37dl9/TK3BunXr&#10;5q0DR44c6e0FY53eokOGDPHKOQ1O161b10qUKHFojTFVf2jAO3PmzB6MUTUW+wjHEND6Z0Eg9t13&#10;3/l9QSBWoEABD8QUnCcWfoXfTnhdW1AhRiAGAAAAAEhuhGMAUhrhGCKaXp5ae0xtBBWQqYJszpw5&#10;1rlzZ6+guvnmm61r164+CByLZs+ebY8++qhfqjpMa6/lyZPHr5977rkejGngW8FYxowZfUCbAezY&#10;RzgWv7RPVAgWBGKLFy/2+xVkqV1i0DJRLVYThl5Hu61LbUEgpoBN+xL2JwAAAACAlEA4BiClEY4h&#10;4v31118ekGn9MbVY1Bpkah/21ltveTigQdxbb73Vg7Lrr7/ezjzzzNC/jE6bNm2yiRMn2ogRI+yj&#10;jz7ygWpVilWpUsUrxbJly+ahmC41AK5WilpnTAPb+l0g9hGOxRd9TH/zzTeHAjHt/0TtDhWGaXKA&#10;AjGF5IkFX0e6T9cTriFGIAYAAAAASA2EYwBSGuEYosL+/fsPVZApINu2bZtXkWnAWCHSF1984c/T&#10;QO8111zj1VU5cuSw888/P6LDMr399LOsXbvWtyVLltjnn3/u9+ugoHDhwla5cmXLmTOnD3wrDFML&#10;RVWLqbWkgrGgYkyD24gPhGOxT/uABQsWHArEVqxY4fdrH6cwrGDBgr5/0D7gSOFXYvclFoipZSIA&#10;AAAAAKmJcAxASiMcQ1TQy1QB2Z9//ukBmarI1GZRwZIqyTRw/O233/r29ddfR+2HaVAJki9fPh/4&#10;VoWY1hFTwKdwTIGYNl1XtZiCMf0bDXJT7RE/CMdi04EDBzzoHzVqlK+vuGrVKr9foVYQiBUqVOiw&#10;QCxhGHak2wrDtK9QGEYgBgAAAACINIRjAFIa4Riihl6qarGogGzv3r0eku3cudMryRSUKTALgjOt&#10;R7Zlyxbf9NzgZR6JL3cFXOGhV1DVoUsNautxBWF6TIPiCsp0nx4LBrsJxuIL4VjsUCCmdRRVHaZA&#10;bPXq1X6/3uMKyi+99FK77LLL/H2fMPA61m0CMQAAAABAtCAcA5DSCMcQdRSQ7du3z0OyPXv2+KZA&#10;TEGZrisMUwtGVZpp0/M1AK2XeiS+3PXhr00D1xrAVhWYtmCAOwjHtKmKTFsQoOn5iD+EY9FN+6TP&#10;PvvMA7GxY8faunXr/H4FYOGBWLCWYHjwpe1IYZguw/cNBGIAAAAAgGhBOAYgpRGOISrpZavgKwjJ&#10;FIYFQZnCMd2nx8LDseDfRdJLPgjGJDwcC68cCwKx8IFv2ijGN8Kx6KN90YwZMw4FYhs3bvT7VQ2q&#10;QEztEtU6kUAMAAAAABCPCMcApDTCMUQ1vXyDACwIxIKwTPeHh2N6biS+3IOALLHKsWDQW5fBY4Ri&#10;IByLDtofTZs2zQOx9957z9u8ilqkav0wVYcpEFP4nVjwdaTb2h/ovmBfoX0D+wUAAAAAQDQjHAOQ&#10;0gjHEBOC4CsIwnQZHoxFSzgWHpAFFSDBJRAgHItcCuY/+eQTD8TGjx9vv/32m99/1llneRCmQEyV&#10;YicaiOm2QjECMQAAAABALCIcA/D/7d0HlFTl+cDhz14RFQRBVBSNBRAVomKi2KNi1yRqrCEWikZj&#10;wxZ7Yjka0XBCmqKJRsGKAUXsBbti78eCXVQUBGn6/7+fc3Fcd1EJwiz3ec65Z2bu7sLuZkc29zfv&#10;981u4hhAIyOO1ZZYyvXmm29OgwcPTkOGDEmffPJJPr/UUkvlIBZLJq666qpfC2LfJYYJYgAAAJSF&#10;OAbMbuIYQCMjjs15EyZMSDfddFOeELvhhhvS+PHj8/nmzZvnybAOHTqkdu3aTd8vsKEAVt/jWEq1&#10;eg8xQQwAAIC5nTgGzG7iGEAjI47NGRHAhg0bloPY0KFDcyALLVq0yJNhHTt2TCuttNLXgljd8FXf&#10;ubgVxAAAACgzcQyY3cQxgEZGHJt9YonECGERxOL7PXHixHy+ZcuWeUIsgljbtm2/Ebzq3q97rjqI&#10;xZKJsa+gIAYAAEBZiWPA7CaOATQy4tgPa+zYsXmpxAhiw4cPT5MmTcrnW7duPX1CbIUVVmgwfDX0&#10;OPYPi6OYEBPEAAAA4EviGDC7iWMAjYw4Nut9+OGH6frrr89BbMSIEWnKlCn5fJs2bdIqq6zyjSBW&#10;PQFWnKvvsSAGAAAA304cA2Y3cQygkRHHZo0xY8ak6667LgexW2+9NU2dOjWfX3755fOSiR06dMhx&#10;rKHwVd+5eBxHsWSiIAYAAADfThwDZjdxjFIbPHhwOvzww1P79u3z8ml1PfLII6lz586VR1AbxLGZ&#10;9+6776Zrr702B7E77rgjTZs2LZ+PqbBYMrFTp055+cSGwldD5+OICbHYP0wQAwAAgO9HHANmN3GM&#10;Uhs4cGDaf//98wXxUaNGVc6m9Prrr6cePXrkf5RvueWWylmoDeLY9/PWW2+la665Jgexu+66a/ov&#10;2yuttFJeMjGe/8suu2yD4au+x4IYAAAAzDriGDC7zVu5BaoMGzZMFINGbPTo0alfv35po402yksj&#10;HnLIITmMRRCLoHj00Uen3r17px133DGtvvrqOY41dLRs2XL60aJFi9S8efO01FJLpSZNmqRFFlkk&#10;B7KIY8IYAAAAADQO4hgAc4VXX301nXvuualr1655mcTDDjss3Xvvvaldu3Zp2223Tcccc0zq1atX&#10;2m677fKeYvXFr/oeF0FsySWXFMQAAAAAYC4gjjFXin2FHnjggbxn2NixYytnZ73JkyenZ555Jo0c&#10;OTI99thj6cMPP6y8Zcbeeeed9OCDD6bnn3/+e42MT5gwIT3++OPp/vvvz0vFQdm9/PLL6ayzzko/&#10;/vGP81TYkUcemR566KEcvyKC9e3bN/Xs2TN179497ylWBLHimFEQa9asWWratKkgBgAAAABzGXGM&#10;mhLxZ5lllsl7+gwePLhy9pt+/vOf5/c56qijKme+NHz48HyRPC5ub7DBBqlLly554mObbbZJTz75&#10;ZOW9Gvbpp5/mPzeWYAu33357fhwTI9WeeuqptOuuu+bz7du3Tz/5yU/Suuuum/+un/70pzl81efu&#10;u+/OUy2tWrVK66+/fl7ObeWVV07XX399OvHEE/Pfdfrpp1fe+ysRwvbdd998sX7ttdfOf8Zyyy2X&#10;78cSkFAmL7zwQvrDH/6Qn3OxZ1gEsIjT8Xzafvvt8+ODDjooP+/j7XXDV93HxVEEsXheL7744oIY&#10;AAAAAMyl5vnCTofUmB49eqSLLrooX+QeMmRI5exXPvjggxyXpkyZki+IRyAKF154YTr00EPz/Zga&#10;2WyzzfJk14033pjefvvttOiii6brrrsubbnllvl9wsCBA9P++++fOnXqlEaNGpUmTpyYL6hHjHrx&#10;xRfzRfJ4W1wgv/nmm/PHxETa5ptvnkNaLN3WrVu3PFkSS7rF+0ydOjX/XRHQYpKlEBFrl112SZMm&#10;TcoX7OPz+OSTT9J///vffLvmmmump59+Op100knp5JNPrnzUlyFg0003zZ9T7HMUn9/SSy+dp+Lu&#10;u+++fNH+ggsuSH369Kl8BHO7+Bk59dRT88927J9VBjGhedVVV+WjCN0RrWIabLXVVktrrbVWfn5E&#10;YF5ooYXybXFUP657P44FFlggzT///GneeefNhxAGAAAAs1f8f3GXqYHZSRyj5txzzz1po402yhes&#10;I2rFJEe1/v375xAUUSziWHj00UfzxNjnn3+ejjvuuHTaaafli9whptH22WefdPXVV+eo9Nxzz+Xp&#10;tFA3jhUGDBiQl2KLCHbLLbdUzn5pvfXWy8u2Rby75ppr8kX1QlzAj4mw8ePHp1NOOSX9/ve/z+fj&#10;cQS7+Hoi/v3lL3/JX1+IJSAjeBVfS3Uci6+nc+fO+XOLSbihQ4fmr6Hwn//8J+211175a43PqQiF&#10;zN3KEMfin6aIYEUQe/bZZ/P5eN7EcymOjh075oBdN3rN6HHdIFZMhQliAAAAMOeIY8DsZllFak4s&#10;SxjTIDEZNmjQoMrZr/zrX//KtxG1CrHnUISkmLA644wzpoexEFNcl156aWrTpk3eEyzi2syK/cti&#10;uiyWXDvnnHO+FsZCTH/F3kbhpZdeyrchIlaEsXbt2n0tjIVY2u3KK6/82udciBgWYSwu5l922WVf&#10;C2Nhjz32yEdMq5177rmVs9A4xS/BEYmPP/74vERiROsI3bGvWIcOHfJSpvG2CMwxedm2bdvpyyRW&#10;L49Y94i3110yMUJZPA9NigEAAABA+Yhj1KT99tsv3/773//Ot4VYYjCWNYxlDn/1q1/lcxHFRowY&#10;ke/HRfP6RCAr3v+mm27KtzMjLqzHNMu4cePyUm51RdArgtlnn32Wb0OxL9juu+/+tTBWiBgYUbCu&#10;4uNiKi72JqtPTLCFYtlHaEwiiMXU4zHHHJOXG419xGI/sVimNCbDYn/BCGK//vWv8yRnLGVaBK/i&#10;qI5g1UdMiEZQbtq06fQ9xAQxAAAAAEAcoybFMohxAXvkyJHplVdeqZz9amosglCx3GLsQfbRRx/l&#10;+zFp0pDibTGFMiu8/vrreVnFs88+Ox188MFp4403znsexYRXiGhXKP7ONdZYI9/Wp3379pV7XymW&#10;kouP32KLLeo9iomx9957L+9dBrUunhv3339/OuKII/K+fLFUaTyPYl+9eJ7+8pe/TCeccEIOYrF3&#10;YBHEZnQUkSyCWPy3ob4gBgAAAAAQXC2kJsUSiLFsWihiU0yYFJNk1UsqVgehJk2aVO59U/G2mPr6&#10;X7z55ptp2223TSuuuGJe5i0mXv7617/mkBeBKyZf6iriXSzl1pCYbqvr448/zrexJOOtt95a7xFT&#10;N4Xi/aHWRBCL/QQPO+yw/Nzp2rVrOu+889L777+f98qL5UFjQiymRjfZZJO0/PLLf20KrAhg9T1u&#10;3rx5DmJLLLHEN5ZMBAAAAACoy5VDalZMjYQiiMWF9VhqrVWrVmnrrbfO58Jiiy1WuTfj8FVEtLh4&#10;PrM+/fTTfOH+xhtvzBfif/Ob36S///3vOYzFfmSx5GNc9K8rplhC7HnWkPj4uopg1qtXrxzYvu1Y&#10;brnl8vtDLZg2bVq64447Up8+fXLw3mijjVK/fv3yz3pE5FjqtAhiMXkZ71NMgs3oiCBWTIgJYgAA&#10;AADA9+UqIjVrxx13zMsUPv/88+npp5+evqRiLLk433zz5fuhRYsW+QJ5iP3AGvLEE0/k24b27vou&#10;Lr/88vTSSy/lC/EPP/xwDmMRyCKIFdEtljcMMelWiMmY8Mgjj+Tb+tT3tuJzfe655/J+Z/UdEQQm&#10;TpyYA5wwwJw2derUPNHYs2fP1Lp167Tpppum/v37p/Hjx6fOnTvn5++xxx6bb2OfvXifYhKsCF/F&#10;Uf04nufFHmLxfI8oLogBAAAAADPDFUVq1kILLZT23HPPfP/qq6/O+3uFmDKpFhfGY1+icPHFF+fb&#10;uj777LMctkLxvjNSXGyv3jcsRKQKsXfYqquumu9XiwAQkzIhpmYKu+22W74dNGjQ9HhW7e67706j&#10;Ro2qPPrKVlttlW/vuuuuHAjrc/LJJ+fAsNpqq30tyMHsMmXKlDR8+PB0wAEH5KAVe+ENGDAgP+9i&#10;P7F4zh533HFp7733ThtuuGGecCxiWPVRBLHiiCAWRwSxYg8xQQwAAABoLOJa3eTJk9Mtt9yS91ff&#10;d99981YyHTp0yPuw1/IR+8L/7Gc/y5/ziSeemK9PxqpakyZNyteC4rqpa5E0Zq4uUtOKvcXOPffc&#10;9MEHH+QJrdVXXz2fq3bEEUekeeaZJ40YMSKdeuqpX/sPc/wHu0ePHmn06NH5Anvv3r0rb2nYIoss&#10;km9feeWVPJVViAgVIpLF26pFGItl4mIPpVD9cTvssEPq0qVLXvow9isrIlu4+eabp8ezun7xi1+k&#10;FVZYIU/jRGAo/uxCfL0XXnhhvn/ggQfm7wHMDvG8Gjp0aH6ORtSKpU7/8Y9/5Ci8/vrr5/MxIRaB&#10;e4MNNsjLoRYBrDgaehwTYjE1Gs/XYkJs/vnn9/MNAAAANAoRjuIF9LFyTlzviCB2xhlnpEsvvTTd&#10;dttt+TpnrIxVq0e8KPmtt97K1y3jcz799NNTt27d8rBAbP8SK2rFtdDqUAaNzTxfyLvUuLXWWmv6&#10;col/+9vf8nRKfSKKnXTSSfl++/bt83Ju8R/n2B/s9ddfz5NoMT22yy675PcJAwcOzBfx45UQ1ZNb&#10;sXdYXNAPse9XTKy8/PLL+T/6Eec+/vjjPM0SF/7jH7jXXnstXXvttXlPsZhMi1eDxOfw1FNP5T8j&#10;xMfHvkrxD0tYfvnlc0AbM2ZM/jPi74glG+PriFdjFO6///78Ko3YMy2Wk9t+++1T8+bN0zPPPJP/&#10;nngKx7mYrIuAwNwvfs7j5yR+tqv33/uhxSRY/FI0ePDgNGTIkOn7+EXIisnF+JmPX5IiLkfQiiOe&#10;d8X9hh7HseCCC+af3zjilzAhDAAAAMojrgPMDZep42uI64HxguF4UXGIa5tx7S6u4cQWKrFKTmO5&#10;hhfx65133snb3sTXc/311+froBHPdt9999S3b998jTOu68RKP17cTGMijlHz/vSnP6Xf/e53+YJ7&#10;/Me42F+sPldeeWUeUY7IVIj/IEewOvvss9O6665bOfulhuJYiL8z9kqK0ecQe4LFx0c4iymu6umv&#10;EMvFnXnmmXnSK0aPQ/zDUb38YoSweKVFhIU333wzB7bu3bvn0LHHHnvk8eT4PI866qjKR3wp/q4j&#10;jzwyx5DqV2JEUDvooIPynxmhgXKYnXFswoQJ6aabbkpXXXVVuuGGG3IgDhFof/SjH+VlANq1a5ef&#10;n0X4+i5BLG7jl6Y4ilcl+eUJAAAAymluiGNxDfH444/P1zLj+t1ee+2VXwBf39YsjVX8b/Tggw/m&#10;66/xov24HhTXqeJaadwvIllc54FaJ44xV4ooFa9iiIvwcQE/lnSbGREG3n333RwCmjRpUjn75T8E&#10;MblV/B2xB1mx5OLMWmeddXKgi33T6u6rVojJtHj1ybhx41KzZs3S2muvnSMD5fJDx7EIYMOGDctB&#10;LF4VFM+DEK9sil/oOnbsmANwdRCrG77qOxe3ghgAAABQV2OOY/F5x1YqEcPiWk2sZnX++efnibG5&#10;2a233pr69OmTX9Qf+8zHtaoYaohrQBHJXPeh1oljMBvEXkyXXHJJ2mabbdJxxx1XOfuV9957L0+c&#10;xahyTKatt956lbfAN/0QcSyWSIwQFkEs/txiz7zYAywCcwSxtm3bfiN41b1f91x1EIvR+hi794sR&#10;AAAAUK2xxrH4nN944428Jcqzzz6bV36KlaXKMjkVL7CObWditaFYVeuiiy7KK2XFNjXFFhquA1Gr&#10;xDGYDYYPH54jRkzaRPyK0FCIfZxijd5YszeWp3vhhRdyQICGzKo4Nnbs2PzLSwSx+BmNOBtiCrKY&#10;EIto21D4auhx/PJTPUYviAEAAAAz0ljjWMSh2M4ltmOJMLTvvvtW3lIesYRkDAOcddZZefuYfv36&#10;5QmyCGRxzaix7K9G+YhjMBvEPxLdunVL99xzT/4HYYsttshTODFyffvtt+fJscUWWyzdfPPN+VUW&#10;MCP/SxyLpTkjxEYQGzFiRJoyZUo+36ZNm7TKKqt8I4hVT4AV5+p7LIgBAAAAM6sxxrGpU6fm5QSv&#10;uOKKdN5556XDDz+88pbyif/tYpuYSy+9NB166KHpt7/9bd6iJq53xjWkskzS0biIYzCbxD5hxx57&#10;bBo4cGD69NNPK2dTjmVbbbVVOuecc9Kaa65ZOQsN+75xbMyYMem6667LQSzWg45f3sLyyy+fl0zs&#10;0KFDjmMNha/6zsXjOIolEwUxAAAAYGb9kHHs4YcfTmussUYONbNKfK4DBgxIvXr1Svvvv3/65z//&#10;WfprIrEi0cYbb5weeuih/P2IvdeqJ8hcM6LWiGMwm8U/FE8//XSeGltqqaXSyiuvnJZccsnKW+Hb&#10;fZc49u6776Zrr702B7E77rgjTZs2LZ+PqbBYMrFTp055+cSGwldD5+Mo1owWxAAAAIBZ4YeMY336&#10;9EmDBg3K+4H17t17lkSyuK63+uqr5y1UnnvuuXzdZE6KveM7d+6cp7ViS5c5ZfTo0fm6U2wdc/nl&#10;l6dmzZrlQBbfp3hxNdQSGxvBbBZxYd11102bb755vhXGmFXeeuut9Oc//zltsskmqVWrVqlnz555&#10;UiyC2JZbbpl/CYzR9p133jm/Yqply5b5WHbZZaffr35c3LZo0SI1b948x9z4JSt+oYlAFnFMGAMA&#10;AABq3fvvv5+OOeaYtNJKK6Wzzz77a6s6fV+xfUosoxjbpJx22mlzPIxFVIxrQM8+++z0/eTnlFil&#10;KGLkM888k4YMGZL3ZItwF9t6mNGh1pgcA2hkqifH2rdvn6655po8IXbvvffmXzQiWMUve7Fk4lpr&#10;rZXjVvUEWBwNTYUVj4s9xEyIAQAAAD+0H3pyrH///pVHX1pmmWVmepIs9nOPFyLHalCPPfbYHN1P&#10;K2JYhLGLL744P46VgkaNGpXvzykxVde2bds8MXb11Vfn61IxHBDfZ9Nj1BKTYwCN1DbbbJN/GTvs&#10;sMPSyJEj88j6tttum18JFWteb7fddjmQxQRYQ9Nh1Y+LCbH4hcWEGAAAADC3mtlJsgh48WLleP+D&#10;Dz54joaxJ554Im244YbTw1itiJWHdt999/TGG2+kJ598Mn+vIuLFlh/mdKgl4hhAI1P9i1eXLl3S&#10;AQcckH+Ri1cKde/ePa/tXASx4phREIv1n5s2bSqIAQAAAKXyfSNZxJ3Y4z3ssMMO+XZOOOGEE9I6&#10;66yTHn300XwdKKbgasmuu+6ab2+77bbpSytOnjxZHKOmiGMAjcyaa66ZzjzzzHTXXXelfv36pd12&#10;2y2P8tcNX3UfF0cRxGJCbPHFFxfEAAAAgFL7rpFswoQJafjw4alz586pTZs2lbOz3z333JOv5fTt&#10;2zc9/vjjeduNWtKtW7e06KKLpvvuuy+HsWLfsZgeg1ohjgE0MltvvXXaZ599UuvWrfO0V4yrx3KI&#10;1QGsOojF/fqCWKzzLIgBAAAAfOnbItmrr76aJ6G6du1aOTNnHHjggenFF19Mf/zjH/M1nloT+9p3&#10;6NAhjR49Ooexzz77LE+Off7555X3gDlPHANoZCJoLbzwwvkVOLG5acSx2Ei2CGHFUTeIxccIYgAA&#10;AAAz1lAke/PNN/NtvGB5Ttpzzz3n6OTadxHfo6lTp6YPPvggh7Fi3zGoFeIYQCMTcStG5yOOVU+O&#10;zSiIzTvvvIIYAAAAwPdQN5K9/PLL+Xy8QJkZW2655fJtfA9jScUIZXFArRDHABqZunEspseaNm2a&#10;j+olEwUxAAAAoLGIaxg/xNG/f//K3zDzikh2yimn5MfxwmRmrAiIH330UZ4YizBmWUVqiTgG0MhE&#10;HIv4Vd8RQQwAAACgMfniiy9+sKN3796Vv2XmxXYWZ511VjrhhBPy41gqkBl7++238228kDuiWHFA&#10;rXAVFQAAAAAA6iii2CuvvJKOPvrotOKKK+bz77zzTr6lYcX+bLH1R3WshFohjgEAAAAAQEXdKLbY&#10;Yovl88VSgW+99Va+pWHxPYrVj2JyrHqZS6gV4hgAAAAAAKXXUBQrxORYnLvvvvsqZ6jPpEmT0lNP&#10;PZVatWqVA1lsA1IcUCv8NAIAAAAAUFrfFsUKiyyySNp0003TI488kt54443KWeq6884708SJE1On&#10;Tp3S/PPPnwNZ3Ipj1BI/jQAAAAAAlM53jWKFCDxbb711vj9kyJB8yzddddVV+bZLly75e7bAAgvk&#10;2zigVohjAAAAAACUxveNYoWYgNpqq63y+w8YMCBNmzat8hYKH330Ubriiivy9ziWoVxooYXSggsu&#10;mG/j+we1QhwDAAAAAGCuN7NRrBDLAi699NKpR48e6cknn0yXX3555S0UTj/99DRu3Li03Xbb5WUo&#10;F1544XxEILOsIrVkni/+X+U+AAAAAADMNfr06ZMGDRqUjjzyyNS7d+/vHcSqff7552n8+PF5v7Fu&#10;3brlP+u5557L8YeURo8enVZZZZXUokWLdMIJJ6RWrVqlli1b5iOi4uKLLy6QUTP8JAIAAAAAMFfa&#10;b7/9ZnpSrK555pknT0A1a9YsHXLIIem1115LPXv2TOZPUpo0aVLaeeed0+TJk9NOO+2UmjRpkr/f&#10;EcRigiy+b/H9g1ohjgEAAAAAMFfq0qXL/xzFChF3Yt+s2D9r7733Tt27d08DBw5M559/fuU9yini&#10;YCw1+cgjj+Q92Tp16pSWWGKJfMT3vthvTByjlohjAAAAAADwHUTkiSmoRRddNJ1xxhmpY8eOecnG&#10;Sy65pPIe5RJLTfbt2zdddtllaa211sp7jS255JKpadOmeXqsmBqbf/75Kx8BtUEcAwAAAACA7yD2&#10;zFpggQVy9InlFWNqrG3btnn5xohk06ZNq7zn3C/2X9thhx3S2Wefndq1a5en6Zo3b573F4s4Viyp&#10;GN8vU2PUGnEMAAAAAAC+o5iCKqbHVl555Tw11rVr13TuueemLbfcMj3xxBOV95x73XLLLWnddddN&#10;Q4cOTeuvv37q1atXatWqVY5jSy21VF5SMb4/psaoVeIYAAAAAAB8RzEFFdNQCy+8cN5Tq3Xr1umC&#10;Cy5Ie+yxR7rzzjvT2muvnaeoXnzxxcpHzB1ib7EHHnggbbbZZjkCvvrqq2mnnXZKe+21Vw5jLVq0&#10;yNN0MTUW35f4/pgao1bN8/8/0F9U7gMAAAAAAN/B1KlT06RJk9KECRPSuHHj0scff5wef/zxNGDA&#10;gByRQuxJtv3226ett946T5m1bNmy0UxSxdf29ttvp+effz5PiF133XVp9OjROXZ16dIlde/ePS23&#10;3HJ5j7FYSjEmxoq9xmJqbKGFFjI1Rs0SxwAAAAAA4HuKS+sRyCZPnpwD2aeffpo++eSTHMlGjhyZ&#10;hg0blh577LEczgoRlmLCKvbjqlXxdY0dOzZ9+OGHlTNfivDVvn371K1bt7zPWnwNsXxinI8j7sfE&#10;WPVyiqbGqFXiGAAAAAAAzIS4vD5t2rQcyD777LMcycaPH5+DWISyOEaNGpUnysaMGZM++uijHJ5i&#10;KquWLbLIItPDV0yFdejQIa200kp5GiyWS4wAFiEs3icmxSKUxbl4W4Sx+eabTxijpoljAAAAAADw&#10;P4hANmXKlBzJJk6cmI+YJItQFvcjnEUQi0mzOOL9P//88xzXavESfYStOOadd94cumIKLI66cSyO&#10;CGlxRBSLPcbi/aHWiWMAAAAAAPA/ikvtEb6KSBYxrAhlEcfiXLytOo4VH1dLl+mLMBaq41iErwhg&#10;EceKIBaxrIhillGkMRHHAAAAAABgFikiWbHcYnUsmxsmx4oYViyfKIrRGIljAAAAAAAwixXhqwhh&#10;cVsdxhpLHKsOZHFbPI5baKzEMQAAAAAAAEpD2gUAAAAAAKA0xDEAAAAAAABKQxwDAAAAAACgNMQx&#10;AAAAAAAASkMcAwAAAAAAoDTEMQAAAAAAAEpDHAMAAAAAAKA0xDEAAAAAAABKQxwDAAAAAACgNMQx&#10;AAAAAAAASkMcAwAAAAAAoDTEMQAAAAAAAEpDHAMAAAAAAKA0xDEAAAAAAABKQxwDAAAAAACgNMQx&#10;AAAAAAAASkMcAwAAAAAAoDTEMQAAAAAAAEpDHAMAAAAAAKA0xDEAAAAAAABKQxwDAAAAAACgNMQx&#10;AAAAAAAASkMcAwAAAAAAoDTEMQAAAAAAAEpDHAMAAAAAAKA0xDEAAAAAAABKQxwDAAAAAACgNMQx&#10;AAAAAAAASkMcAwAAAAAAoDTEMQAAAAAAAEpDHAMAAAAAAKA0xDEAAAAAAABKQxwDAAAAAACgNMQx&#10;AAAAAAAASkMcAwAAAAAAoDTEMQAAAAAAAEpDHAMAAAAAAKA0xDEAAAAAAABKQxwDAAAAAACgNMQx&#10;AAAAAAAASkMcAwAAAAAAoDTEMQAAAAAAAEpDHAMAAAAAAKA0xDEAAAAAAABKQxwDAAAAAACgNMQx&#10;AAAAAAAASkMcAwAAAAAAoDTEMQAAAAAAAEpDHAMAAAAAAKA0xDEAAAAAAABKQxwDAAAAAACgNMQx&#10;AAAAAAAASkMcAwAAAAAAoDTEMQAAAAAAAEpDHAMAAAAAAKA0xDEAAAAAAABKQxwDAAAAAACgNMQx&#10;AAAAAAAASkMcAwAAAAAAoDTEMQAAAAAAAEpDHAMAAAAAAKA0xDEAAAAAAABKQxwDAAAAAACgNMQx&#10;AAAAAAAASkMcAwAAAAAAoDTEMQAAAAAAAEpDHAMAAAAAAKA0xDEAAAAAAABKQxwDAAAAAACgNMQx&#10;AAAAAAAASkMcAwAAAAAAoDTEMQAAAAAAAEpDHAMAAAAAAKA0xDEAAAAAAABKQxwDAAAAAACgNMQx&#10;AAAAAAAASkMcAwAAAAAAoDTEMQAAAAAAAEpDHAMAAAAAAKA0xDEAAAAAAABKQxwDAAAAAACgNMQx&#10;AAAAAAAASkMcAwAAAAAAoDTEMQAAAAAAAEpDHAMAAAAAAKA0xDEAAAAAAABKQxwDAAAAAACgNMQx&#10;AAAAAAAASkMcAwAAAAAAoDTEMQAAAAAAAEpDHAMAAAAAAKA0xDEAAAAAAABKQxwDAAAAAACgNMQx&#10;AAAAAAAASkMcAwAAAAAAoDTEMQAAAAAAAEpDHAMAAAAAAKA0xDEAAAAAAABKQxwDAAAAAACgNMQx&#10;AAAAAAAASkMcAwAAAAAAoDTEMQAAAAAAAEpDHAMAAAAAAKA0xDEAAAAAAABKQxwDAAAAAACgNMQx&#10;AAAAAAAASkMcAwAAAAAAoDTEMQAAAAAAAEpDHAMAAAAAAKA0xDEAAAAAAABKQxwDAAAAAACgNMQx&#10;AAAAAAAASkMcAwAAAAAAoDTEMQAAAAAAAEpDHAMAAAAAAKA0xDEAAAAAAABKQxwDAAAAAACgNMQx&#10;AAAAAAAASkMcAwAAAAAAoDTEMQAAAAAAAEpDHAMAAAAAAKA0xDEAAAAAAABKQxwDAAAAAACgNMQx&#10;AAAAAAAASiKl/wNqLmwQGLBEpQAAAABJRU5ErkJgglBLAwQUAAYACAAAACEAevbpCOAAAAAJAQAA&#10;DwAAAGRycy9kb3ducmV2LnhtbEyPQU/DMAyF70j8h8hI3FhSYGUqTadpAk4TEhsS4uY1Xlutcaom&#10;a7t/T3ZiN9vv6fl7+XKyrRio941jDclMgSAunWm40vC9e39YgPAB2WDrmDScycOyuL3JMTNu5C8a&#10;tqESMYR9hhrqELpMSl/WZNHPXEcctYPrLYa49pU0PY4x3LbyUalUWmw4fqixo3VN5XF7sho+RhxX&#10;T8nbsDke1uff3fzzZ5OQ1vd30+oVRKAp/Jvhgh/RoYhMe3di40WrIRYJ8Zos4nCR1XOagthrmKvk&#10;BWSRy+sGxR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EXZv&#10;pFIDAADpBwAADgAAAAAAAAAAAAAAAAA6AgAAZHJzL2Uyb0RvYy54bWxQSwECLQAKAAAAAAAAACEA&#10;2zPlhLfFAAC3xQAAFAAAAAAAAAAAAAAAAAC4BQAAZHJzL21lZGlhL2ltYWdlMS5wbmdQSwECLQAU&#10;AAYACAAAACEAevbpCOAAAAAJAQAADwAAAAAAAAAAAAAAAAChywAAZHJzL2Rvd25yZXYueG1sUEsB&#10;Ai0AFAAGAAgAAAAhAKomDr68AAAAIQEAABkAAAAAAAAAAAAAAAAArswAAGRycy9fcmVscy9lMm9E&#10;b2MueG1sLnJlbHNQSwUGAAAAAAYABgB8AQAAoc0AAAAA&#10;">
                <v:shape id="Picture 1" o:spid="_x0000_s1034" type="#_x0000_t75" style="position:absolute;width:66459;height:21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CkwxwAAAOMAAAAPAAAAZHJzL2Rvd25yZXYueG1sRE9fS8Mw&#10;EH8X/A7hBN9cqqGSdcuGiqJ7cuuGz0dza4vNpSRxq9/eCIKP9/t/y/XkBnGiEHvPBm5nBQjixtue&#10;WwOH/cuNBhETssXBMxn4pgjr1eXFEivrz7yjU51akUM4VmigS2mspIxNRw7jzI/EmTv64DDlM7TS&#10;BjzncDfIu6K4lw57zg0djvTUUfNZfzkD748fu7rebA86vLbPm6jK7V6VxlxfTQ8LEImm9C/+c7/Z&#10;PF8pPZ8rrUv4/SkDIFc/AAAA//8DAFBLAQItABQABgAIAAAAIQDb4fbL7gAAAIUBAAATAAAAAAAA&#10;AAAAAAAAAAAAAABbQ29udGVudF9UeXBlc10ueG1sUEsBAi0AFAAGAAgAAAAhAFr0LFu/AAAAFQEA&#10;AAsAAAAAAAAAAAAAAAAAHwEAAF9yZWxzLy5yZWxzUEsBAi0AFAAGAAgAAAAhAG54KTDHAAAA4wAA&#10;AA8AAAAAAAAAAAAAAAAABwIAAGRycy9kb3ducmV2LnhtbFBLBQYAAAAAAwADALcAAAD7AgAAAAA=&#10;">
                  <v:imagedata r:id="rId21" o:title=""/>
                </v:shape>
                <v:shape id="_x0000_s1035" type="#_x0000_t202" style="position:absolute;top:21697;width:6645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kHwyQAAAOMAAAAPAAAAZHJzL2Rvd25yZXYueG1sRE9PS8Mw&#10;FL8LfofwBC/i0rWzjLpsjKGgXoZ1F2+P5q2pNi8lSbf67Y0g7Ph+/99qM9lenMiHzrGC+SwDQdw4&#10;3XGr4PDxfL8EESKyxt4xKfihAJv19dUKK+3O/E6nOrYihXCoUIGJcaikDI0hi2HmBuLEHZ23GNPp&#10;W6k9nlO47WWeZaW02HFqMDjQzlDzXY9WwX7xuTd34/Hpbbso/Oth3JVfba3U7c20fQQRaYoX8b/7&#10;Raf5ZV4ui/yhmMPfTwkAuf4FAAD//wMAUEsBAi0AFAAGAAgAAAAhANvh9svuAAAAhQEAABMAAAAA&#10;AAAAAAAAAAAAAAAAAFtDb250ZW50X1R5cGVzXS54bWxQSwECLQAUAAYACAAAACEAWvQsW78AAAAV&#10;AQAACwAAAAAAAAAAAAAAAAAfAQAAX3JlbHMvLnJlbHNQSwECLQAUAAYACAAAACEAwXJB8MkAAADj&#10;AAAADwAAAAAAAAAAAAAAAAAHAgAAZHJzL2Rvd25yZXYueG1sUEsFBgAAAAADAAMAtwAAAP0CAAAA&#10;AA==&#10;" stroked="f">
                  <v:textbox style="mso-fit-shape-to-text:t" inset="0,0,0,0">
                    <w:txbxContent>
                      <w:p w14:paraId="5AFD4F3E" w14:textId="4BE7D650" w:rsidR="00231039" w:rsidRPr="003D6919" w:rsidRDefault="00231039" w:rsidP="00231039">
                        <w:pPr>
                          <w:pStyle w:val="Caption"/>
                          <w:bidi w:val="0"/>
                          <w:rPr>
                            <w:rFonts w:cs="B Nazanin"/>
                            <w:sz w:val="24"/>
                            <w:szCs w:val="24"/>
                          </w:rPr>
                        </w:pPr>
                        <w:r>
                          <w:t>Figure</w:t>
                        </w:r>
                        <w:r>
                          <w:rPr>
                            <w:rtl/>
                          </w:rPr>
                          <w:t xml:space="preserve">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Figure \* 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930203">
                          <w:rPr>
                            <w:noProof/>
                            <w:rtl/>
                          </w:rPr>
                          <w:t>4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  <w:r>
                          <w:t>: motor2 block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CC51E7">
        <w:rPr>
          <w:rFonts w:cs="B Nazanin" w:hint="cs"/>
          <w:sz w:val="24"/>
          <w:szCs w:val="24"/>
          <w:rtl/>
        </w:rPr>
        <w:t xml:space="preserve">همچنین برای </w:t>
      </w:r>
      <w:r w:rsidR="00CC51E7">
        <w:rPr>
          <w:rFonts w:cs="B Nazanin"/>
          <w:sz w:val="24"/>
          <w:szCs w:val="24"/>
        </w:rPr>
        <w:t>motor2</w:t>
      </w:r>
      <w:r w:rsidR="00CC51E7">
        <w:rPr>
          <w:rFonts w:cs="B Nazanin" w:hint="cs"/>
          <w:sz w:val="24"/>
          <w:szCs w:val="24"/>
          <w:rtl/>
        </w:rPr>
        <w:t xml:space="preserve"> که موتوری خطی می</w:t>
      </w:r>
      <w:r w:rsidR="00CC51E7">
        <w:rPr>
          <w:rFonts w:cs="B Nazanin"/>
          <w:sz w:val="24"/>
          <w:szCs w:val="24"/>
          <w:rtl/>
        </w:rPr>
        <w:softHyphen/>
      </w:r>
      <w:r w:rsidR="00CC51E7">
        <w:rPr>
          <w:rFonts w:cs="B Nazanin" w:hint="cs"/>
          <w:sz w:val="24"/>
          <w:szCs w:val="24"/>
          <w:rtl/>
        </w:rPr>
        <w:t>باشد، به جای استفاده از نسبت تبدیل گیربکس، از نسبت تبدیل دوران به جابه</w:t>
      </w:r>
      <w:r w:rsidR="00CC51E7">
        <w:rPr>
          <w:rFonts w:cs="B Nazanin"/>
          <w:sz w:val="24"/>
          <w:szCs w:val="24"/>
          <w:rtl/>
        </w:rPr>
        <w:softHyphen/>
      </w:r>
      <w:r w:rsidR="00CC51E7">
        <w:rPr>
          <w:rFonts w:cs="B Nazanin" w:hint="cs"/>
          <w:sz w:val="24"/>
          <w:szCs w:val="24"/>
          <w:rtl/>
        </w:rPr>
        <w:t>جایی چرخدنده و شانه</w:t>
      </w:r>
      <w:r w:rsidR="00F341CD">
        <w:rPr>
          <w:rFonts w:cs="B Nazanin" w:hint="cs"/>
          <w:sz w:val="24"/>
          <w:szCs w:val="24"/>
          <w:rtl/>
        </w:rPr>
        <w:t xml:space="preserve"> ( همان شعاع چرخدنده که در اینجا </w:t>
      </w:r>
      <w:r w:rsidR="00BA5E0A">
        <w:rPr>
          <w:rFonts w:cs="B Nazanin" w:hint="cs"/>
          <w:sz w:val="24"/>
          <w:szCs w:val="24"/>
          <w:rtl/>
        </w:rPr>
        <w:t xml:space="preserve">با توجه به ابعااد ربات و توان موتور </w:t>
      </w:r>
      <w:r w:rsidR="00F341CD">
        <w:rPr>
          <w:rFonts w:cs="B Nazanin" w:hint="cs"/>
          <w:sz w:val="24"/>
          <w:szCs w:val="24"/>
          <w:rtl/>
        </w:rPr>
        <w:t xml:space="preserve">با </w:t>
      </w:r>
      <w:r w:rsidR="00F341CD">
        <w:rPr>
          <w:rFonts w:cs="B Nazanin"/>
          <w:sz w:val="24"/>
          <w:szCs w:val="24"/>
        </w:rPr>
        <w:t>radius</w:t>
      </w:r>
      <w:r w:rsidR="00F341CD">
        <w:rPr>
          <w:rFonts w:cs="B Nazanin" w:hint="cs"/>
          <w:sz w:val="24"/>
          <w:szCs w:val="24"/>
          <w:rtl/>
        </w:rPr>
        <w:t xml:space="preserve"> </w:t>
      </w:r>
      <w:r w:rsidR="00BA5E0A">
        <w:rPr>
          <w:rFonts w:cs="B Nazanin" w:hint="cs"/>
          <w:sz w:val="24"/>
          <w:szCs w:val="24"/>
          <w:rtl/>
        </w:rPr>
        <w:t>مقدار 1 سانتی</w:t>
      </w:r>
      <w:r w:rsidR="00BA5E0A">
        <w:rPr>
          <w:rFonts w:cs="B Nazanin"/>
          <w:sz w:val="24"/>
          <w:szCs w:val="24"/>
          <w:rtl/>
        </w:rPr>
        <w:softHyphen/>
      </w:r>
      <w:r w:rsidR="00BA5E0A">
        <w:rPr>
          <w:rFonts w:cs="B Nazanin" w:hint="cs"/>
          <w:sz w:val="24"/>
          <w:szCs w:val="24"/>
          <w:rtl/>
        </w:rPr>
        <w:t xml:space="preserve">متر </w:t>
      </w:r>
      <w:r w:rsidR="00F341CD">
        <w:rPr>
          <w:rFonts w:cs="B Nazanin" w:hint="cs"/>
          <w:sz w:val="24"/>
          <w:szCs w:val="24"/>
          <w:rtl/>
        </w:rPr>
        <w:t>ارزش گذاری شده است)</w:t>
      </w:r>
      <w:r w:rsidR="00CC51E7">
        <w:rPr>
          <w:rFonts w:cs="B Nazanin" w:hint="cs"/>
          <w:sz w:val="24"/>
          <w:szCs w:val="24"/>
          <w:rtl/>
        </w:rPr>
        <w:t xml:space="preserve"> استفاده می</w:t>
      </w:r>
      <w:r w:rsidR="00CC51E7">
        <w:rPr>
          <w:rFonts w:cs="B Nazanin"/>
          <w:sz w:val="24"/>
          <w:szCs w:val="24"/>
          <w:rtl/>
        </w:rPr>
        <w:softHyphen/>
      </w:r>
      <w:r w:rsidR="00CC51E7">
        <w:rPr>
          <w:rFonts w:cs="B Nazanin" w:hint="cs"/>
          <w:sz w:val="24"/>
          <w:szCs w:val="24"/>
          <w:rtl/>
        </w:rPr>
        <w:t>کنیم.</w:t>
      </w:r>
    </w:p>
    <w:p w14:paraId="738C166F" w14:textId="568225BE" w:rsidR="00231039" w:rsidRPr="00CC51E7" w:rsidRDefault="00231039" w:rsidP="00440124">
      <w:pPr>
        <w:rPr>
          <w:rFonts w:cs="B Nazanin"/>
          <w:sz w:val="24"/>
          <w:szCs w:val="24"/>
          <w:rtl/>
        </w:rPr>
      </w:pPr>
    </w:p>
    <w:p w14:paraId="0CA771FE" w14:textId="77777777" w:rsidR="00440124" w:rsidRPr="00053735" w:rsidRDefault="00440124" w:rsidP="00440124">
      <w:pPr>
        <w:rPr>
          <w:sz w:val="24"/>
          <w:szCs w:val="24"/>
          <w:rtl/>
        </w:rPr>
      </w:pPr>
    </w:p>
    <w:p w14:paraId="648AAF3C" w14:textId="77777777" w:rsidR="00440124" w:rsidRDefault="00440124" w:rsidP="00440124"/>
    <w:p w14:paraId="53EA8894" w14:textId="77777777" w:rsidR="003B0CD0" w:rsidRDefault="003B0CD0" w:rsidP="00440124"/>
    <w:p w14:paraId="6E9D68C3" w14:textId="77777777" w:rsidR="003B0CD0" w:rsidRDefault="003B0CD0" w:rsidP="00440124"/>
    <w:p w14:paraId="60CD47B2" w14:textId="2782A2F1" w:rsidR="003B0CD0" w:rsidRDefault="00956B8E" w:rsidP="00440124">
      <w:pPr>
        <w:rPr>
          <w:rFonts w:cs="B Nazanin"/>
          <w:sz w:val="24"/>
          <w:szCs w:val="24"/>
          <w:rtl/>
        </w:rPr>
      </w:pPr>
      <w:r>
        <w:rPr>
          <w:rFonts w:cs="B Nazanin" w:hint="cs"/>
          <w:noProof/>
          <w:sz w:val="24"/>
          <w:szCs w:val="24"/>
          <w:rtl/>
          <w:lang w:val="fa-IR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59B1B00C" wp14:editId="1360AE85">
                <wp:simplePos x="0" y="0"/>
                <wp:positionH relativeFrom="column">
                  <wp:posOffset>532263</wp:posOffset>
                </wp:positionH>
                <wp:positionV relativeFrom="paragraph">
                  <wp:posOffset>481529</wp:posOffset>
                </wp:positionV>
                <wp:extent cx="5586730" cy="3214370"/>
                <wp:effectExtent l="0" t="0" r="0" b="5080"/>
                <wp:wrapTopAndBottom/>
                <wp:docPr id="119792781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6730" cy="3214370"/>
                          <a:chOff x="0" y="0"/>
                          <a:chExt cx="5586730" cy="3214370"/>
                        </a:xfrm>
                      </wpg:grpSpPr>
                      <pic:pic xmlns:pic="http://schemas.openxmlformats.org/drawingml/2006/picture">
                        <pic:nvPicPr>
                          <pic:cNvPr id="211560528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6730" cy="2893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9667688" name="Text Box 1"/>
                        <wps:cNvSpPr txBox="1"/>
                        <wps:spPr>
                          <a:xfrm>
                            <a:off x="0" y="2947670"/>
                            <a:ext cx="558673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798158D" w14:textId="67AA379D" w:rsidR="00956B8E" w:rsidRPr="00B06DCD" w:rsidRDefault="00956B8E" w:rsidP="00956B8E">
                              <w:pPr>
                                <w:pStyle w:val="Caption"/>
                                <w:bidi w:val="0"/>
                                <w:rPr>
                                  <w:rFonts w:cs="B Nazanin"/>
                                  <w:sz w:val="24"/>
                                  <w:szCs w:val="24"/>
                                </w:rPr>
                              </w:pPr>
                              <w:r>
                                <w:t>Figure</w:t>
                              </w:r>
                              <w:r>
                                <w:rPr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Figure \* 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930203">
                                <w:rPr>
                                  <w:noProof/>
                                  <w:rtl/>
                                </w:rPr>
                                <w:t>5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  <w:r>
                                <w:t>: signal builder properties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B1B00C" id="Group 4" o:spid="_x0000_s1036" style="position:absolute;left:0;text-align:left;margin-left:41.9pt;margin-top:37.9pt;width:439.9pt;height:253.1pt;z-index:251688960" coordsize="55867,32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T9SzSQMAANoHAAAOAAAAZHJzL2Uyb0RvYy54bWykVU1v2zgQvS/Q/0Dw&#10;3siy648IUQpvsgkKBK3RZNEzTVEWUYnkkrSl9Nf3kZKSJg62bXqwPCSHM2/ePJJn77umJgdhndQq&#10;p+nJhBKhuC6k2uX037urtytKnGeqYLVWIqf3wtH352/+OmtNJqa60nUhLEEQ5bLW5LTy3mRJ4ngl&#10;GuZOtBEKi6W2DfMY2l1SWNYielMn08lkkbTaFsZqLpzD7GW/SM9j/LIU3H8qSyc8qXMKbD5+bfxu&#10;wzc5P2PZzjJTST7AYK9A0TCpkPQh1CXzjOytPArVSG6106U/4bpJdFlKLmINqCadPKvm2uq9ibXs&#10;snZnHmgCtc94enVY/vFwbc2t2Vgw0ZoduIijUEtX2ib8AyXpImX3D5SJzhOOyfl8tVjOwCzH2mya&#10;vpstB1J5BeaP9vHqn5/sTMbEyRM4RvIMv4EDWEcc/Fwr2OX3VtAhSPNLMRpmv+7NW7TLMC+3spb+&#10;PkoPjQmg1GEj+cb2A9C5sUQWOZ2m6XwxmU9XS0oUayB9uIXsJA2iCzuDc7+VhdJuNP/qiNIXFVM7&#10;sXYG4sWRCt7JU/c4fJJ3W0tzJes6tCvYQ4UQ+jOhvEBSL8JLzfeNUL4/VVbUKFYrV0njKLGZaLYC&#10;VdkPRQTEMuet8LwKCUsk/gywAegPCxHlI7BQgoPOXqWs6ep0NllEZT3oA6RZ56+FbkgwAA4Y0BSW&#10;scONG9CMLgOHPYCIDHiC4nHtuJEujI4I+62TdVsxIwAhhH2UQjpPTxeL5WKFu7CXwl04Pn/rrtfC&#10;4B0OIfEdpoeuh/n/ZWx6+m65GM/biydyiryTP6INDdW1LEZxBT4vaksODBdqW0kvoj6fedUqtEHp&#10;sKtXRZjBgR4LCpbvtl08KrMQIsxsdXEPDqxGM3GlOMOvJPLdMOc3zOJexiTeGv8Jn7LWbU71YFFS&#10;afvtpfngj6ZilZIW93xO3X97Fi6B+oNCu8OjMBp2NLajofbNhUalaUQTTWywvh7N0urmC56gdciC&#10;JaY4cuXUj+aF718bPGFcrNfRqb9LbtStwQ2URskGXu+6L8yaQcwe/fyoR0Edabr3DSw7s957MB0F&#10;/8jiQDfEHa34gMB68kL9OI5ej0/y+XcAAAD//wMAUEsDBAoAAAAAAAAAIQBfy0FPwikAAMIpAAAU&#10;AAAAZHJzL21lZGlhL2ltYWdlMS5wbmeJUE5HDQoaCgAAAA1JSERSAAAC1AAAAXcIBgAAAIVN3C0A&#10;AAABc1JHQgCuzhzpAAAABGdBTUEAALGPC/xhBQAAAAlwSFlzAAAOwwAADsMBx2+oZAAAKVdJREFU&#10;eF7t3Q24VVWdP/AfVwJfYgDfTQREJ5sSx6yAUlMzrFBziHAEwRnTdKan+ScRoQ8aMOCoJNkYvaAx&#10;phU6luOIDSCMIiI+RGli5oiiImDkKxffUC5y/6x190EgmRq3XO5lfz7Pc56919r7cmBx9z7fs85a&#10;67Spr69vDAAA4M/SsWPHmDVrVvTu3TvuvvvuqCvqAQCAt0GgBgCAEgRqAAAoQaAGAIASBGoAAChB&#10;oAYAgBIEagAAKEGgBgCAEgRqAAAoQaAGAIASBGoAACihTX19fWOx36pcd9118U//9E9FqZo2/N9F&#10;p06dilJ1aQdtUKMdmmgHbVCjHbRBjXZoaoM2bdoUpXI6duwYs2bNit69e8e8efNabw/1pEmTir3q&#10;Sr8YaIdEGzTRDk20gzao0Q7aoEY7bNs2MOQDAABKEKgBAKAEgRoAAEoQqAEAoASBuhXr3r17sQcA&#10;wPYiUAMAQAkCNQAAlCBQAwBACQI1AACUIFBvoeHxx+PFn/40Vl9zTbz8i19ErF9fHIloXLcuXvrP&#10;/yxK28Ybzz8fL0+bVpT+d6/MnFnsAQCwvQjUm0gh+vFDD42XbropXrnjjnj2/PPjicMPjzeefTYf&#10;b3zttXiqf/+8v628/tBD8dSppxalrXtu3LhYedZZRQkAgO1FoN7E08OGRZf//M/Y/z/+I97z4x/H&#10;gQ8+GHUdOsTz3/xmPl737nfH+xob8/72knqwV555ZrxQ/J0AANi+BOqa9euj8dVXo0379kVFk30n&#10;T44ORa907qH+3OfyfrLml7+MZccfH0v23z+e+epX4/nLLos18+fn81b+3d/lHu8nDj00P1ZdeWXx&#10;U01enTMnVpx0Ujy61165Fzz97J/j2Ysuip02/Mx+U6YUNQAAbC+NjY0C9UZ1dbHHhrCaAvKKz342&#10;B+DX7r032m8Iw7t89KP5lDyG+uab834aBrL8U5+KTmefHQc98UTstM8+eYhIw4oV+bwXr78+1txz&#10;Txwwe3bsffnl8fSGwP36Aw/kn21YvjyWn3hidP5//y8Ofuqp2Pf734/nNjz3a7/6VT7+v9l30qTY&#10;e8KEaLPbbkUNAADbk0C9iT03hNruv/xltHvve2P1ddfF0g9/OPcur33kkeKMN734s5/FLh/7WPzF&#10;oEHRpl272GPkyGj/gQ8URzeE74aG2HvixGi7336x26c/HTsffnisffzxfKxu553jgNtui91OOCH/&#10;bHq+tvvvHw0bwvWftCH4AwDQckhnm1q/Pnb+0Idyj3L3X/86/vKZZ6L9X/91/P6004oT3vT6b34T&#10;bffZpyg1ScF4U3V/8RfFXsROnTsXexv299orXl+0KJYdc0w8suGc1NO97umni6MAALQmAnXhpZ/9&#10;LB476KCi1CQF345nnhmvP/xwUfOmdoccEutfeaUoNflzQ3F6rjRmeq8JE+K99fU5vNcZwgEA0CoJ&#10;1IXdPvOZWP/qq/H0l7+cV9JI0rb+qqvi3f365fKmOnzuc/HK9Onx6ty5uZzWjk5jpv8cKaC3O/jg&#10;2KV37zyEI/0Zbzz3XHEUAIDWRKAupCXx0rjmNb/6VTy6556xeOed49E0pGP9+tj36quLs970rh49&#10;4j1Tp8bKL3whFu+6a6z+yU9il6OOijbveldxxtaliYzrVq7Mq3s8eeSRseo734ldP/GJaFiypDgD&#10;AIDWQqDeRJo4mCYlHvL66/GXzz0Xh7z2Wuz/859vHP+86TrUDU8+GTvtsUcc9Nhjccirr8b+N94Y&#10;DUuXRt2GcP1W61Wn1T46/M3f5P00UbHHww9Ht3vuia5z5uTn6Hr77bH7174Wux59dH7ePyX1mqcV&#10;QgAA2L4E6reQVt5IobhN27ZFzR9r3BC60xJ7q6+9Nl6ZNSue+frXo26XXfLKHX+uFL7TcwEA0Ho1&#10;a6BevXp13H///Zs9ni/GKyfLly+PuXPnxpJWMPQhrejRdcPf9dU77sjjrNNQj27z529oUe9RAACq&#10;pFnT31133RXnnHPOZo9f/vKX+di0adNi4MCBMWLEiBg8eHBMnjw517dkaVLhftdem4ds7HXxxXlV&#10;kOb0nImMAADbXbMG6nvvvTdvL7jggrjwwgvzo2fPntHQ0BATJ06MHj16xA033BBHHHFETJkyJZYt&#10;W5bP5629/PLLxR4AANtLswbq3//+97H33nvHBz/4wTj00EPjs5/9bBxwwAGxYMGCWLNmTRxzzDE5&#10;VPfv3z+fv2jRorwFAICWqk19ff3my1FsQ0cddVSsX78+1q1bl8upJ/qKK66IOXPmxJgxY/KjX79+&#10;MW/evBg+fHgMGDAgRo4cmc/dUq9evYq9zQ0ZMiSGDh1alHZsK1asiC5duhSl6tIO2qBGOzTRDtqg&#10;RjtogxrtEPHiiy9Gt27dilI5HTt2jFmzZkXv3r3zkOZmC9RpQmIKzLvvvnv07ds35s+fH//+7/8e&#10;p59+ehx44IExfvz4jYE6HRs2bFiccsopMWrUqOJP2FwK1IsXLy5K1bR06dLo3r17Uaou7aANarRD&#10;E+2gDWq0gzao0Q5NbdC5WAq5rC0DdbMN+UhPnHqjL7rooujTp08OzMmvf/3raFcsHddYrN2cerGT&#10;9u3b5y0AALRUzRao//CHP8TUqVPjgQceyOU0ETHp0KFDdOrUKe/XlstbtWpV3qYJiwAA0JI1W6Be&#10;u3ZtfPvb345x48blMdKXXHJJrj/++OPz8I3UBT9z5syYPXt2Dt6p13pr46QBAKClaLZA3bVr1xg9&#10;enQ8++yzecJhCs9pvek08bCuri4H7SSNmV65cmU+950a5wIAANtKsy6bd+KJJ8add94ZCxcuzEvl&#10;nXfeecWRpkmGM2bMyMfStyWmiYtb88ayZXH1E09Ew9KlRQ1UV7oOXj/6aNcDAGwnzRqo3yn1X/pS&#10;7N3QECvPPLOogepK10HjihWuBwDYTlpdoH7p0ktj7d135/1X77wznhszJu9DFaXf/3QdJK4HANg+&#10;WlWgTkH65Q2BOrl+jz3ydvW1124MFFAlOUCPHZv32xbDp1wPAND8mvWbEstI46afOeywvP/u88/f&#10;GKyBDRdyly552Efyru7do+ucOXlbNb64oIl20AY12kEb1GiHpjZo9V/sUlYa6pHs1LVrdNgQqIE3&#10;pTCdAnR6pMmJtZ5rAGDba1U91M+fdFLeph7q4//jP2L+oEE5OKQQcdATTxRnVod3m02q2A4pNC87&#10;7ri83fXYYzcb5lHV6yFxTTTRDtqgRjtogxrt0NQGle+hTj3Tnb73vby/ZurUOO355zf2wu13zTV5&#10;C1WRQnPt937LMdOuBwBoXq1qUmK7o47KvdOpl3rQhkCd7Dl6dO6hg6pJv/fp939TrgcAaH6tbtm8&#10;XQcPzsE676dAYZkwKqzj3//9xgCdeq1dDwDQvBobG1tfoK4N/Xhwl13ySgZQZTlEF73UaR8AaH6t&#10;LlAnKVSPOuCAogQAANtPqwzUAADQUgjUAABQgkANAAAlCNQAAFCCQA0AACUI1AAAUIJADQAAJQjU&#10;AABQgkANAAAlCNQAAFCCQA0AACUI1AAAUIJADQAAJQjUAABQgkANAAAlCNQAAFCCQA0AACUI1AAA&#10;UIJADQAAJQjUAABQgkANAAAlCNQAAFCCQA0AACUI1AAAUIJADQAAJQjUAABQgkANAAAlCNQAAFCC&#10;QA0AACUI1AAAUIJADQAAJQjUAABQwnYL1Pfee2888MADRanJ8uXLY+7cubFkyZKiBgAAWrbtEqgX&#10;LlwY//iP/xjXXHNNURMxbdq0GDhwYIwYMSIGDx4ckydPLo4AAEDL1eyB+qWXXoqxY8cWpSYNDQ0x&#10;ceLE6NGjR9xwww1xxBFHxJQpU2LZsmXFGQAA0DI1e6C+7LLLok2bNtG2bduiJmLBggWxZs2aOOaY&#10;Y3Ko7t+/f65ftGhR3gIAQEvVpr6+vrHY3+Zuv/32uOCCC2LSpEnx1a9+NT7ykY/EFVdcEdOnT48x&#10;Y8bkR79+/WLevHkxfPjwGDBgQIwcObL46c316tWr2NvckCFDYujQoUVpx7ZixYro0qVLUaquqrfD&#10;+g1vSNcOGhR1ffpEu+uvL2qryTXRRDtogxrtoA1qtEPEiy++GN26dStK5XTs2DFmzZoVvXv3zvP/&#10;mi1QP//88zFow4v+8ccfn0PyUUcdtTFQp/HT48eP3xio58+fH8OGDYtTTjklRo0aVfwJm0uBevHi&#10;xUWpmpYuXRrdu3cvStVV9XZ49c47Y9lxx8Wuxx4bXefMKWqryTXRRDtogxrtoA1qtENTG3Tu3Lko&#10;lbNloG62IR/f/e534+WXX46DDjoo90ivX78+nnnmmbjtttuiXbt2+ZzGxqZsn44l7du3z1sAAGip&#10;mi1Qr1q1KtatWxcTJkzIPdFp/9FHH41LLrkkOnXqlM+pLZeXzk169uyZtwAA0BKlDuFmC9SXXnpp&#10;7hKvPVKvdJ8+fWLGjBl5+Ebqgp85c2bMnj07pk6dmo9vbZw0AAC0FM0WqNPwjV122WXjI9lpp53y&#10;fl1dXYwbNy7XpTHTK1eujNGjR79j41wAAGBbafZl82ruvvvuPCGxJvVGp97q9KUvqQe7b9++xREA&#10;AGi5tlugBgCAHYFADQAAJQjUAABQgkANAAAlCNQAAFCCQA0AACUI1AAAUIJADQAAJQjUAABQgkAN&#10;AAAlCNQAAFCCQA0AACUI1AAAUIJADQAAJQjUAABQgkANAAAlCNQAAFCCQA0AACUI1AAAUIJADQAA&#10;JQjUAABQgkANAAAlCNQAAFCCQA0AACUI1AAA8DY1NjYK1AAAUIZADQAAJQjUAABQgkANAAAlCNQA&#10;AFCCQA0AACUI1AAAUIJADQAAJQjUAABQgkANAAAlCNQAAFCCQA0AACUI1AAAUIJADQAAJQjUAABQ&#10;gkANAAAlCNQAAFCCQA0AACUI1AAAUEKzB+olS5bE3Llz4/HHHy9q3rR8+fJ8LJ0DAACtQbMG6ksu&#10;uSQGDx4cI0aMiNNOOy0mTZpUHImYNm1aDBw4MB9L50yePLk4AgAALVezBepHHnkkbr755jjhhBNy&#10;eD788MPjuuuuy73SDQ0NMXHixOjRo0fccMMNccQRR8SUKVNi2bJlxU8DAEDL1Ka+vr6x2N+m3njj&#10;jVi0aFF069Yt9thjjxgzZkxMnz49B+innnoqhg8fHmeddVace+65cdttt8VFF12UHyeffHLxJ2yu&#10;V69exd7mhgwZEkOHDi1KO7YVK1ZEly5dilJ1Vb0d1i9YEGsHDYq6Pn2i3fXXF7XV5Jpooh20QY12&#10;0AY12iHixRdfzDn0ndCxY8eYNWtW9O7dO+bMmdN8gbpm/fr1MXLkyDxW+owzzogvf/nLOVingJ0e&#10;/fr1i3nz5uWAPWDAgHzuW0mBevHixUWpmpYuXRrdu3cvStVV9XZ49c47Y9lxx8Wuxx4bXTdc1FXm&#10;mmiiHbRBjXbQBjXaoakNOnfuXJTK2TJQN/ukxFWrVsVOO+0UHTp0iAcffDBWr14d69atK442qatr&#10;+mttWQ8AAC1NswfqNNzj0ksvjfHjx8d9992Xx1G3a9cuH2tsbOosT73YSfv27fMWAABaqmYL1A89&#10;9FBcfPHF8fDDD+dyCtbJs88+G506dcr7teXyUi920rNnz7wFAICWqtkCdep1vuWWW2LChAlx++23&#10;x7e+9a1cf/TRR+fx0GlMy8yZM2P27NkxderU3Gu9tYmHAADQEqQRFs0WqA899NA8wfCxxx6LCy64&#10;IB544IE8IbFv3755zPS4cePyeaNGjYqVK1fG6NGj37GB4wAAsK006xjqtGpHWt1j4cKFcc899+RV&#10;PmpSb/SMGTPysXROCtoAANDSNfukRAAA2JEI1AAAUIJADQAAJQjUAABQgkANAAAlCNQAAFCCQA0A&#10;ACUI1AAAUIJADQAAJQjUAABQgkANAAAlCNQAAFCCQA0AACUI1AAAUIJADQAAJQjUAABQgkANAAAl&#10;CNQAAFCCQA0AACUI1AAAUIJADQAAJQjUAABQgkANAABv0+rVqwVqAAB4u377298K1AAA8Hb17NlT&#10;oAYAgLerY8eOAjUAAJQhUAMAQAkCNQAAlCBQAwBACQI1AACUIFADAEAJAjUAAJQgUAMAQAkCNQAA&#10;lCBQAwBACQI1AACUIFADAEAJAjUAALxNjY2NAjUAAJQhUAMAQAkCNQAAlCBQAwBACc0eqJcuXRpz&#10;586N+++/v6h50/Lly/OxJUuWFDUAANCyNWugHjduXJx66qkxYsSIOOecc+LMM8+MNWvW5GPTpk2L&#10;gQMH5mODBw+OyZMn53oAAGjJmi1Q33fffXHrrbfGxz/+8bjppptiwIAB8bvf/S5uueWWaGhoiIkT&#10;J0aPHj3ihhtuiCOOOCKmTJkSy5YtK34aAABapmYL1Pvss0+ce+65cfbZZ8cBBxwQxxxzTK5/8skn&#10;Y8GCBbmnOtWlUN2/f/98bNGiRXkLAAAtVZv6+vrGYr9ZpeEfqcf6yiuvjBdeeCHGjBmTH/369Yt5&#10;8+bF8OHDcy/2yJEji5/YXK9evYq9zQ0ZMiSGDh1alHZsK1asiC5duhSl6qp6O6zf8IZ07aBBUden&#10;T7S7/vqitppcE020gzao0Q7aoEY7RLz44ovRrVu3olROx44dY9asWdG7d++4/fbbt0+gnjRpUlx3&#10;3XV5+Mfll1+ex0+PHz9+Y6CeP39+DBs2LE455ZQYNWpU8VObS4F68eLFRama0gTP7t27F6Xqqno7&#10;vHrnnbHsuONi12OPja5z5hS11eSaaKIdtEGNdtAGNdqhqQ06d+5clMrZMlA3+yofKUCnMJ0CcQrR&#10;Sbt27fI2fXVjsn79+rxt37593gIAQEvVrIH6qquuihtvvDGOPPLIuOKKK2LnnXfO9Z06dcrb2nJ5&#10;q1atytuePXvmLQAAtFTNFqhTWP7hD3+Y99u2bRtjx46NCy+8MG6++ebcW5264GfOnBmzZ8+OqVOn&#10;5l7rrY2TBgCAlqLZAnUKzjXpy1vSuJP0eOihh6Kuri5PUkzSmOmVK1fG6NGj37FxLgAAsC28/MIL&#10;zReo0xe2LFy48I8etUmHqTd6xowZuS4F7r59++Z6AABoqR775a+af1IiAADsKA7q/RGBGgAA3q53&#10;7767QA0AAGUI1AAAUIJADQAAJQjUAABQgkANAAAlCNQAAFCCQA0AACUI1AAAUIJADQAAJQjUAABQ&#10;gkANAABvU2Njo0ANAABlCNQAAFCCQA0AACUI1AAAUIJADQAAJQjUAABQgkANAAAlCNQAAFCCQA0A&#10;ACUI1AAAUIJADQAAJQjUAABQgkANAAAlCNQAAFCCQA0AACUI1AAAUIJADQAAJQjUAABQgkANAAAl&#10;CNQAAFCCQA0AACUI1AAAUIJADQAAJQjUAABQgkANAAAlCNQAAFCCQA0AACUI1AAAUIJADQAAJQjU&#10;AABQwnYJ1E8//XTMnTs33njjjaKmyfLly3P9kiVLihoAAGjZmj1Qv/7663H++efHiBEjYu3atUVt&#10;xLRp02LgwIG5fvDgwTF58uTiCAAAtFzNGqgff/zx+OIXvxi/+93vipomDQ0NMXHixOjRo0fccMMN&#10;ccQRR8SUKVNi2bJlxRkAANAyNWugPuOMM+Kll16KD3zgA0VNkwULFsSaNWvimGOOyaG6f//+uX7R&#10;okV5CwAALVWb+vr6xmJ/m/v5z38ep5xySowdOzZmzZqVx0vvsssuMX369BgzZkx+9OvXL+bNmxfD&#10;hw+PAQMGxMiRI4uf3lyvXr2Kvc0NGTIkhg4dWpR2bCtWrIguXboUpeqqejus3/CGdO2gQVHXp0+0&#10;u/76oraaXBNNtIM2qNEO2qBGO0S8+OKL0a1bt6JUTseOHXOW7d27d/z3f/938wbqmgsvvHCzQJ3G&#10;T48fP35joJ4/f34MGzYsh+9Ro0YVP7W5FKgXL15clKpp6dKl0b1796JUXVVvh1fvvDOWHXdc7Hrs&#10;sdF1zpyitppcE020gzao0Q7aoEY7NLVB586di1I5WwbqFrFsXrt27fK2sbEp269fvz5v27dvn7cA&#10;ANBStYhA3alTp7ytLZe3atWqvO3Zs2feAgBAS9UiAnUavpG64GfOnBmzZ8+OqVOn5l7rrY2TBgCA&#10;lqJFBOq6uroYN25c3k9jpleuXBmjR49+x8a5AADAtrJdAnWagLhw4cI8IbEm9UbPmDEj16fJin37&#10;9i2OAABAy9UieqgBAKA1SotqCNQAAFCCQA0AACUI1AAAUIJADQAAJQjUAABQgkANAAAlCNQAAFCC&#10;QA0AACUI1AAAUIJADQAAJQjUAABQgkANAAAlCNQAAFCCQA0AACUI1AAAUIJADQAAJQjUAABQgkAN&#10;AAAlCNQAAFCCQA0AACUI1AAAUIJADQAAJQjUAABQgkANAAAlCNQAAFCCQA0AACUI1AAAUIJADQAA&#10;JQjUAABQgkANAAAlCNQAAFCCQA0AACUI1AAAUIJADQAAJQjUAABQgkANAAAlCNQAAFCCQA0AACUI&#10;1AAAUIJADQAAJQjUAABQgkANrVzD0qXFHpCka+L1o492bQCbaVyxIp457LB4Y9myouadI1BDK7f6&#10;2muLPSBZeeaZ+YUzbQFqGkaMyGG6/ktfKmreOS0qUC9fvjzmzp0bS5YsKWqA/81zY8bEq3femffT&#10;NpWhylwTwFtJ94L1Cxbk/bV33x0vXXpp3n+ntJhAPW3atBg4cGCM2PDuYfDgwTF58uTiCPBWclgY&#10;O7YoNUm91bUwAVWz6TXR9rzz8tY1AWx6b3j3+efn7ZqpU3Owfqe0qa+vbyz2t5uGhob45Cc/Gfvv&#10;v3+MHz8+JkyYEPfdd1/8/Oc/j65duxZnba5Xr16xePHiolRNS5cuje7duxel6qpiO6SxoY8deGDe&#10;3/XYYzcLDO/a0Bb7XXNN3lbNihUrokuXLkWpuqraDrVrouPf/328dtZZsfOUKbH6Rz9yTVT8mtAG&#10;TarcDrV7w06f/3zs/cMf5t7plzc8dtqQMff4xS/y9v+qY8eOMWvWrOjdu3fMnj27ZQTqefPmxfDh&#10;w+OsDTfAc889N2677ba46KKL8uPkk08uztpcCtRvZciQITF06NCitGNzk2hSxXbI48A2vOFss+Hf&#10;/a5vfjPWDhpUHAEAtma/+vo8jvr5k07K210GD45O3/tecfTP1yID9fTp02PMmDH50a9fv40Be8CA&#10;ATFy5MjirM3podZDXVPVHuplxx2Xt3uOHh31q1fHum9/Ox+rYi9czbp166Jt27ZFqbqq2g6bruqR&#10;3mymiYmJa6La14Q2aFLldtj03pAC9aY91Hs/8EBx5P+mRQbqNH46DfWoBer58+fHsGHD4pRTTolR&#10;o0YVZ21OoBaoa6raDmmYRwrVKSw0/s3fbAzUXefMycNAqsg10cQ14ZqocU1og5oqt0Pt3pDeaO82&#10;ZEgO00ka7tHuqKPy/v/VloG6RUxKbNeuXd42NjZl+/Xr1+dt+/bt8xb4YykgpN7p9M67FhxSuarB&#10;AVwTwFup3RvSp1a1MJ0mJ77dMP1WWkSg7tSpU97WlstbtWpV3vbs2TNvgbeWJl/VwkK+YVgijIpz&#10;TQBvJd0b6vr0yfspSHcoVvt4p7SIQJ2Gb3Tu3DlmzpyZu82nTp2ae623NvEQaJI+2k6rF6SbRPpY&#10;G6rONQG8lXRvSJP4U5hOQz3eaS0iUNfV1cW4cePyfhozvXLlyhg9enQO2cD/Lt0k2l1/fVECXBPA&#10;W0ljqLdFmE5azBe7pN7oGTNmxMKFC/O3Jfbt27c4AgAALVeLCdQAANAaCdQAAFCCQA0AACUI1AAA&#10;UIJADQAAJQjUAABQgkANAAAlCNQAAFCCQA0AACUI1AAAUIJADQAAJQjUAABQgkANAAAlCNSt2I9/&#10;/ONir9q0gzao0Q5NtIM2qNEO2qBGO2zbNhCoW7Gf/OQnxV61aQdtUKMdmmgHbVCjHbRBjXbYtm0g&#10;UAMAQAkCNQAAlCBQAwBACQI1AACU0Ka+vr6x2G9VvvzlL8fChQuLEgAAbF2vXr1i0qRJRamcjh07&#10;xqxZs6J3794xe/bs1huoAQBge9gyUBvyAQAAb1Na31qgBgCAt2nPPfcUqAEA4O36zGc+I1ADAEAZ&#10;AjUAAJQgUAMAQAkCNQAAlCBQAwBACa3ui12WL18ejz/+eOy///5x8MEHF7XV9PTTT8fDDz8cRx11&#10;VOy0005FbXUsXbo0nnzyyby4+uGHH17UVs+SJUviqaeeigMOOCB69OhR1FbTvffeG+9617visMMO&#10;K2qqY/Xq1fHEE08UpSbpd2KPPfYoStWxZs2a+PWvfx11dXXx0Y9+NG+r4rnnnosVK1YUpTd16tQp&#10;unfvXpSq45FHHomVK1fm6+DQQw8taqsl5YSUF1JmStmparaWlcrmyU2/2GXYsGGtK1BPmzYt/uVf&#10;/iXWr1+fy2eddVace+65eb9qXn/99fiHf/iH+N3vfhdz586NXXbZpThSDePGjYtbb721KEV84AMf&#10;iO9973uVa4dLLrkkbr755qIUccYZZ+Sv5a+ihQsX5n/7kUceGVdccUVRWx3pekjXxabGjBkT/fr1&#10;K0rVcP/998fw4cPjpZdeyuX0JnPKlCmx22675fKOLr1Ojh8/vii96YQTTnjL+h3ZxRdfHLfccktR&#10;ikreG77xjW/EzJkz8356Y/m1r30tPv/5z+dyFWwtK70TeXLTQD106NDWM+SjoaEhJk6cmG+ON9xw&#10;QxxxxBH5Jrls2bLijOpI76i++MUv5l+QKrrvvvtyePj4xz8eN910UwwYMCC3xaY3zipIPS8pTKcX&#10;ynRzSL301113XX7XXTUpPI0dO7YoVVPqnU8uuOCCuPDCC/OjZ8+eua4q0otj+ne3a9cupk6dmsND&#10;ul9u+qZzR5fuA7X///T42Mc+lutPPPHEvK2KlA3Sa0L69991110xcODAmD9//sbrpApSgExhOr1G&#10;ptyU8tOECRMqk5u2lpW2RZ5sVYF6wYIF+WO8Y445JjdC//79c/2iRYvytkpSL2QKEKlXtor22Wef&#10;/E7y7LPPzh9pp9+JJA3/qJKDDjoofvCDH+SPmvbdd994z3vek+vTzaJqLrvssmjTpk20bdu2qKme&#10;3//+97H33nvHBz/4wfzR9mc/+9l8fVTJb37zm3jmmWfi+OOPzx/hnnrqqTFv3rwYMmRIccaOr2vX&#10;rvn/Pj0+9KEP5TY5/fTT89CXKqn1PKY3lTvvvHO8//3vz+U33ngjb6vgnnvuydu+ffvm3DRo0KBc&#10;rtXv6LaWlbZVnmw1gbr28V3tBWLXXXfN24ceeihvq+S8886LG2+8sZJjoZL0704fz7zvfe/L5dmz&#10;Z+dtLVhXRRoLlt5Zd+7cOUaMGBHTp0/PN5B0g6iS22+/PX/slj7arNJY2S2le+ELL7yQQ+Rpp52W&#10;P+ZMLxpV8uyzz+ZtGjOZQnXqnfz+97+f66roO9/5Tn6tPOecc4qa6kjjxdO1cM0118TXv/713CP5&#10;iU98Inr16lWcsePbfffd8zYNe9h0++ijj+btjm5rWWlb5clW8+qzbt26Yq9J7YVzy/oqSOOf0sQr&#10;IiZNmrRx+EefPn2K2mpZtWpVDtcdOnSIBx98ME9Oq4rnn38+906njzSr9EK5pfR//pGPfCR//e2V&#10;V14Zf/u3f5uHRl111VXFGdWwdu3avH3ggQfi/PPPz78XaehHelGtmjT064477sivF1WbW1Lz8ssv&#10;54yQPrVLPdPpDecrr7xSHN3xfepTn8rDn9K48XQdXH311bm+Kr30W8tK2ypPtppAnX4pksbGpjmU&#10;tY9z2rdvn7dUz+WXX57HDKcgVbXJNptKs9cvvfTS3AYpRKU2qYrvfve7+UUzDX9JPfTpvpA+8r/t&#10;ttuKM6ohTY5JL5oXXXRRfmOZhgElaaWLKqm9TqQ32Olj7qq2Q1KbU5KGflRRGi+d7gmplzJdG+ke&#10;mSas/vSnPy3O2PGlXvp//dd/zUPB0ie5n/zkJ3N91XPTtsqTrSZQpyV/krREWJJ65ZKqTbqhSep5&#10;S71OtVnbaYxc1aSPp9Is9rQcUFJbHq32sXcVpPtA6lVIE23SihZpP32cmVY/qZI//OEPuQcq9cwm&#10;tXH06VOLKklzCZJaT3WV3X333Xn411577VXUVEvqjU5qH/fXhsKla6Uq0v0xXQvp3piGvtTa4MMf&#10;/nDeVtW2ypOtJlCnXsg0VjTNWE3vtNKLR3qXUeWPeasqXQQ//OEP836ahJZWd0iz2as0kz9J76pT&#10;L1QKk2kc8be+9a1cf/TRR+dtFaRepzSTvfZI94TUQztjxozijGpIL5rf/va387J5aRJe7Q1FGkdc&#10;JWmFiy5duuTrIb3hTuNmkzTXoErSG6q0wsEhhxxS1FTPgQcemLf/9m//lq+JdH0kadJuVaT1t7/y&#10;la/kTy9TbkqhOr3Jrq38UlXbKk+2mkCdxrjU1lgdNWpU/kUZPXp0bhSqZdPgnEJUmpCWHlWboJpW&#10;chg5cmQ89thjeam01DuZ1mFOH3VXRfqILo0PrT2SNJ68amNG08oO6X6YPp1IazCnF4rBgwfnMcRV&#10;k95YphVv0pCwn/3sZ3kd7jRJs0pqS2fWJltVUbo/1pZNTNfEnDlz8tJ5J598cnHGji+tbJLmU6RV&#10;PVJuSvfG9CazKmuyb822ypOt7psSU69cmqmaXkirPKMfalwT1NR+F1Jvy6bfCFZFr732Wm4DE7ir&#10;LV0TafhHmmdQ1d+F9IlFmmuiA3JzZV87N/1il7Rtda++6R+dep8EB2jimqCm9rtQ9TCdpHkVwjTp&#10;mthzzz0r/buQ/u3C9B97p187vQIDAEAJAjUAAJQgUAMAwNvUpk0bgRoAAMoQqAEAoASBGgAAShCo&#10;AQCghFb3xS4ALU366tr777+/KP2x9I116UsE0peNpG/oSl8k0JyWLl0aX/jCF+Liiy+Oj370o0Xt&#10;trFgwYL87WNXX3119OjRo6gF2LFs+sUu6SvMBWqAki688MJ8Y92aTp06xdq1a+PVV1/NX5ff3F+N&#10;nr6SPoXqX/ziF0XNtnXKKafEfvvtFz/4wQ+KGoAdy5aB2pAPgJLGjh0b8+fPz4+RI0fmuuOPP35j&#10;3X/913/FlVdeGVdddVX+WvDm9NBDD8XChQvjxBNPLGq2vX79+sV9990XDz74YFEDsGMTqAFKSl/1&#10;nb7et/Z4q7o0LOTaa6+NdevW5eNvvPFGDBs2LCZPnhy33357DB48OD7xiU/kISEvvfRSXH755bnc&#10;v3//mDZtWv6ZZM2aNfnYpz71qXw89Y7/4Q9/KI7+sVtuuSVvjzzyyLxNUsA+99xz49hjj82PL33p&#10;SzkA1/yp50h/9zSk43Of+1z++dNPP32zv2PtuWrPDbCjE6gBmkEaW5x6q9NY6iRtU/mmm26Kyy67&#10;LA4++OAcvG+99dYYMGBA/OY3v4kPfehD8dRTT8X48eNj2bJl+edSCL/xxhvjPe95T/Tq1St/5Hjm&#10;mWfG6tWr8/Et3XXXXdG2bds49NBDc3n58uVx3nnn5T+3FpjT+O+vfOUrG0Pzn3qOFPpToE7Buk+f&#10;Pvnn0t9x+vTp+fj73//+/Jx33313LgPs6ARqgO2ovr4+Jk2aFP/8z/8cX/ziF3Nd6t3+0Y9+FN/8&#10;5jfjwx/+cK574okn4t577809yYccckhcc801cemll+afef7553MQ31LqaU7HunTpEnV1Tbf7JUuW&#10;5F7y/fffPwYNGhTf+MY38vOnP2uPPfb4k8+RwnMKzmli5XXXXZePjxkzJgfrF154IT9Heq599903&#10;/0xDQ0OuA9iRCdQA21EKn+9973vzfprkkvTs2XPj0JHdd989b9Okxt/+9rd5/5VXXskrdqTHokWL&#10;ct3DDz+ct5v6n//5n7xN4bnmsMMOiw4dOuQe8FNPPTVOOOGEPDQj1aXn/FPPUfsz00Sc2t/36KOP&#10;zmPEhwwZkstJt27d8rb25wHsyARqgO0oDY3Y0tYmLr788st5m4ZapOEX6ZGW5EvjmGuhfFONjX+8&#10;iFPqhU693wMHDswrcaQe8hkzZsTZZ5+dh6D8qeeoDVn5c73V3wFgRyNQA7QSf/VXf5W3BxxwQEyY&#10;MCE/zjnnnLyCRxoPvaX3ve99eZuGXtQ8/vjjuae5b9++uWc6DeP49Kc/nY/dcccdf/I5Un3yq1/9&#10;Kl5//fW8/8gjj8RJJ52Ue7NrnnnmmbxNPeIAO7LGxsb4/7lbfhb0mrYKAAAAAElFTkSuQmCCUEsD&#10;BBQABgAIAAAAIQBEJg834AAAAAkBAAAPAAAAZHJzL2Rvd25yZXYueG1sTI9Ba4NAEIXvhf6HZQq9&#10;NasRrbGOIYS2p1BoUii5bXSiEndX3I2af9/pqT0Nj/d475t8PetOjDS41hqEcBGAIFPaqjU1wtfh&#10;7SkF4bwyleqsIYQbOVgX93e5yio7mU8a974WXGJcphAa7/tMSlc2pJVb2J4Me2c7aOVZDrWsBjVx&#10;ue7kMggSqVVreKFRPW0bKi/7q0Z4n9S0icLXcXc5b2/HQ/zxvQsJ8fFh3ryA8DT7vzD84jM6FMx0&#10;sldTOdEhpBGTe4TnmC/7qyRKQJwQ4nQZgCxy+f+D4g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iT9SzSQMAANoHAAAOAAAAAAAAAAAAAAAAADoCAABkcnMvZTJv&#10;RG9jLnhtbFBLAQItAAoAAAAAAAAAIQBfy0FPwikAAMIpAAAUAAAAAAAAAAAAAAAAAK8FAABkcnMv&#10;bWVkaWEvaW1hZ2UxLnBuZ1BLAQItABQABgAIAAAAIQBEJg834AAAAAkBAAAPAAAAAAAAAAAAAAAA&#10;AKMvAABkcnMvZG93bnJldi54bWxQSwECLQAUAAYACAAAACEAqiYOvrwAAAAhAQAAGQAAAAAAAAAA&#10;AAAAAACwMAAAZHJzL19yZWxzL2Uyb0RvYy54bWwucmVsc1BLBQYAAAAABgAGAHwBAACjMQAAAAA=&#10;">
                <v:shape id="Picture 1" o:spid="_x0000_s1037" type="#_x0000_t75" style="position:absolute;width:55867;height:28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N5CzAAAAOMAAAAPAAAAZHJzL2Rvd25yZXYueG1sRI/RasJA&#10;FETfC/2H5Rb6VjcJNdXoKlJaKFSRWD/gkr1NQrJ30+xqYr++WxB8HGbmDLNcj6YVZ+pdbVlBPIlA&#10;EBdW11wqOH69P81AOI+ssbVMCi7kYL26v1tipu3AOZ0PvhQBwi5DBZX3XSalKyoy6Ca2Iw7et+0N&#10;+iD7UuoehwA3rUyiKJUGaw4LFXb0WlHRHE5Gwfb37bnZp7t8fvlpPnV9GvLmuFHq8WHcLEB4Gv0t&#10;fG1/aAVJHE/TaJrMXuD/U/gDcvUHAAD//wMAUEsBAi0AFAAGAAgAAAAhANvh9svuAAAAhQEAABMA&#10;AAAAAAAAAAAAAAAAAAAAAFtDb250ZW50X1R5cGVzXS54bWxQSwECLQAUAAYACAAAACEAWvQsW78A&#10;AAAVAQAACwAAAAAAAAAAAAAAAAAfAQAAX3JlbHMvLnJlbHNQSwECLQAUAAYACAAAACEAXxDeQswA&#10;AADjAAAADwAAAAAAAAAAAAAAAAAHAgAAZHJzL2Rvd25yZXYueG1sUEsFBgAAAAADAAMAtwAAAAAD&#10;AAAAAA==&#10;">
                  <v:imagedata r:id="rId23" o:title=""/>
                </v:shape>
                <v:shape id="_x0000_s1038" type="#_x0000_t202" style="position:absolute;top:29476;width:5586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joEzQAAAOMAAAAPAAAAZHJzL2Rvd25yZXYueG1sRI9BT8Mw&#10;DIXvSPyHyEhcEEsHIxtl2TRNIAGXibLLblbjNYUmqZJ0K/8eH5A42u/5vc/L9eg6caKY2uA1TCcF&#10;CPJ1MK1vNOw/X24XIFJGb7ALnjT8UIL16vJiiaUJZ/9Bpyo3gkN8KlGDzbkvpUy1JYdpEnryrB1D&#10;dJh5jI00Ec8c7jp5VxRKOmw9N1jsaWup/q4Gp2E3O+zszXB8ft/M7uPbftiqr6bS+vpq3DyByDTm&#10;f/Pf9ath/Ifpo1JztWBo/okXIFe/AAAA//8DAFBLAQItABQABgAIAAAAIQDb4fbL7gAAAIUBAAAT&#10;AAAAAAAAAAAAAAAAAAAAAABbQ29udGVudF9UeXBlc10ueG1sUEsBAi0AFAAGAAgAAAAhAFr0LFu/&#10;AAAAFQEAAAsAAAAAAAAAAAAAAAAAHwEAAF9yZWxzLy5yZWxzUEsBAi0AFAAGAAgAAAAhACgmOgTN&#10;AAAA4wAAAA8AAAAAAAAAAAAAAAAABwIAAGRycy9kb3ducmV2LnhtbFBLBQYAAAAAAwADALcAAAAB&#10;AwAAAAA=&#10;" stroked="f">
                  <v:textbox style="mso-fit-shape-to-text:t" inset="0,0,0,0">
                    <w:txbxContent>
                      <w:p w14:paraId="6798158D" w14:textId="67AA379D" w:rsidR="00956B8E" w:rsidRPr="00B06DCD" w:rsidRDefault="00956B8E" w:rsidP="00956B8E">
                        <w:pPr>
                          <w:pStyle w:val="Caption"/>
                          <w:bidi w:val="0"/>
                          <w:rPr>
                            <w:rFonts w:cs="B Nazanin"/>
                            <w:sz w:val="24"/>
                            <w:szCs w:val="24"/>
                          </w:rPr>
                        </w:pPr>
                        <w:r>
                          <w:t>Figure</w:t>
                        </w:r>
                        <w:r>
                          <w:rPr>
                            <w:rtl/>
                          </w:rPr>
                          <w:t xml:space="preserve">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Figure \* 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930203">
                          <w:rPr>
                            <w:noProof/>
                            <w:rtl/>
                          </w:rPr>
                          <w:t>5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  <w:r>
                          <w:t>: signal builder properties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C09DC">
        <w:rPr>
          <w:rFonts w:cs="B Nazanin" w:hint="cs"/>
          <w:sz w:val="24"/>
          <w:szCs w:val="24"/>
          <w:rtl/>
        </w:rPr>
        <w:t xml:space="preserve">سپس از </w:t>
      </w:r>
      <w:r w:rsidR="007C09DC">
        <w:rPr>
          <w:rFonts w:cs="B Nazanin"/>
          <w:sz w:val="24"/>
          <w:szCs w:val="24"/>
        </w:rPr>
        <w:t>signal builder</w:t>
      </w:r>
      <w:r w:rsidR="007C09DC">
        <w:rPr>
          <w:rFonts w:cs="B Nazanin" w:hint="cs"/>
          <w:sz w:val="24"/>
          <w:szCs w:val="24"/>
          <w:rtl/>
        </w:rPr>
        <w:t xml:space="preserve"> استفاده می</w:t>
      </w:r>
      <w:r w:rsidR="007C09DC">
        <w:rPr>
          <w:rFonts w:cs="B Nazanin"/>
          <w:sz w:val="24"/>
          <w:szCs w:val="24"/>
          <w:rtl/>
        </w:rPr>
        <w:softHyphen/>
      </w:r>
      <w:r w:rsidR="007C09DC">
        <w:rPr>
          <w:rFonts w:cs="B Nazanin" w:hint="cs"/>
          <w:sz w:val="24"/>
          <w:szCs w:val="24"/>
          <w:rtl/>
        </w:rPr>
        <w:t xml:space="preserve">کنیم تا سیگنال ثابت </w:t>
      </w:r>
      <w:r w:rsidR="007C09DC">
        <w:rPr>
          <w:rFonts w:cs="B Nazanin"/>
          <w:sz w:val="24"/>
          <w:szCs w:val="24"/>
        </w:rPr>
        <w:t>48V</w:t>
      </w:r>
      <w:r w:rsidR="007C09DC">
        <w:rPr>
          <w:rFonts w:cs="B Nazanin" w:hint="cs"/>
          <w:sz w:val="24"/>
          <w:szCs w:val="24"/>
          <w:rtl/>
        </w:rPr>
        <w:t xml:space="preserve"> را تا زمان 3 ثانیه اعمال کنیم</w:t>
      </w:r>
      <w:r w:rsidR="000B10B1">
        <w:rPr>
          <w:rFonts w:cs="B Nazanin" w:hint="cs"/>
          <w:sz w:val="24"/>
          <w:szCs w:val="24"/>
          <w:rtl/>
        </w:rPr>
        <w:t xml:space="preserve"> و پس از آن سیگنال صفر می</w:t>
      </w:r>
      <w:r w:rsidR="000B10B1">
        <w:rPr>
          <w:rFonts w:cs="B Nazanin"/>
          <w:sz w:val="24"/>
          <w:szCs w:val="24"/>
          <w:rtl/>
        </w:rPr>
        <w:softHyphen/>
      </w:r>
      <w:r w:rsidR="000B10B1">
        <w:rPr>
          <w:rFonts w:cs="B Nazanin" w:hint="cs"/>
          <w:sz w:val="24"/>
          <w:szCs w:val="24"/>
          <w:rtl/>
        </w:rPr>
        <w:t>شود.</w:t>
      </w:r>
    </w:p>
    <w:p w14:paraId="141CECE8" w14:textId="069270EF" w:rsidR="00956B8E" w:rsidRDefault="00956B8E" w:rsidP="00440124">
      <w:pPr>
        <w:rPr>
          <w:rFonts w:cs="B Nazanin"/>
          <w:sz w:val="24"/>
          <w:szCs w:val="24"/>
          <w:rtl/>
        </w:rPr>
      </w:pPr>
    </w:p>
    <w:p w14:paraId="03DA3DA9" w14:textId="1291CF77" w:rsidR="00956B8E" w:rsidRDefault="002430D2" w:rsidP="00956B8E">
      <w:pPr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 xml:space="preserve">در نهایت مدل را اجرا کرده و پس از آن با تابع </w:t>
      </w:r>
      <w:r w:rsidR="001D6E07">
        <w:rPr>
          <w:rFonts w:cs="B Nazanin"/>
          <w:sz w:val="24"/>
          <w:szCs w:val="24"/>
        </w:rPr>
        <w:t>“</w:t>
      </w:r>
      <w:proofErr w:type="spellStart"/>
      <w:r w:rsidR="001D6E07">
        <w:rPr>
          <w:rFonts w:cs="B Nazanin"/>
          <w:sz w:val="24"/>
          <w:szCs w:val="24"/>
        </w:rPr>
        <w:t>plott</w:t>
      </w:r>
      <w:proofErr w:type="spellEnd"/>
      <w:r w:rsidR="001D6E07">
        <w:rPr>
          <w:rFonts w:cs="B Nazanin"/>
          <w:sz w:val="24"/>
          <w:szCs w:val="24"/>
        </w:rPr>
        <w:t>”</w:t>
      </w:r>
      <w:r>
        <w:rPr>
          <w:rFonts w:cs="B Nazanin" w:hint="cs"/>
          <w:sz w:val="24"/>
          <w:szCs w:val="24"/>
          <w:rtl/>
        </w:rPr>
        <w:t xml:space="preserve"> </w:t>
      </w:r>
      <w:r w:rsidR="001D6E07">
        <w:rPr>
          <w:rFonts w:cs="B Nazanin"/>
          <w:sz w:val="24"/>
          <w:szCs w:val="24"/>
        </w:rPr>
        <w:t xml:space="preserve"> </w:t>
      </w:r>
      <w:r w:rsidR="001D6E07">
        <w:rPr>
          <w:rFonts w:cs="B Nazanin" w:hint="cs"/>
          <w:sz w:val="24"/>
          <w:szCs w:val="24"/>
          <w:rtl/>
        </w:rPr>
        <w:t>زاویه هر مفصل را رسم می</w:t>
      </w:r>
      <w:r w:rsidR="001D6E07">
        <w:rPr>
          <w:rFonts w:cs="B Nazanin"/>
          <w:sz w:val="24"/>
          <w:szCs w:val="24"/>
          <w:rtl/>
        </w:rPr>
        <w:softHyphen/>
      </w:r>
      <w:r w:rsidR="001D6E07">
        <w:rPr>
          <w:rFonts w:cs="B Nazanin" w:hint="cs"/>
          <w:sz w:val="24"/>
          <w:szCs w:val="24"/>
          <w:rtl/>
        </w:rPr>
        <w:t>کنیم.</w:t>
      </w:r>
      <w:r w:rsidR="001B2473">
        <w:rPr>
          <w:rFonts w:cs="B Nazanin" w:hint="cs"/>
          <w:sz w:val="24"/>
          <w:szCs w:val="24"/>
          <w:rtl/>
        </w:rPr>
        <w:t xml:space="preserve"> تابع </w:t>
      </w:r>
      <w:proofErr w:type="spellStart"/>
      <w:r w:rsidR="001B2473">
        <w:rPr>
          <w:rFonts w:cs="B Nazanin"/>
          <w:sz w:val="24"/>
          <w:szCs w:val="24"/>
        </w:rPr>
        <w:t>plott</w:t>
      </w:r>
      <w:proofErr w:type="spellEnd"/>
      <w:r w:rsidR="001B2473">
        <w:rPr>
          <w:rFonts w:cs="B Nazanin" w:hint="cs"/>
          <w:sz w:val="24"/>
          <w:szCs w:val="24"/>
          <w:rtl/>
        </w:rPr>
        <w:t xml:space="preserve"> </w:t>
      </w:r>
      <w:r w:rsidR="001B2473">
        <w:rPr>
          <w:rFonts w:cs="B Nazanin"/>
          <w:sz w:val="24"/>
          <w:szCs w:val="24"/>
        </w:rPr>
        <w:t xml:space="preserve"> </w:t>
      </w:r>
      <w:r w:rsidR="001B2473">
        <w:rPr>
          <w:rFonts w:cs="B Nazanin" w:hint="cs"/>
          <w:sz w:val="24"/>
          <w:szCs w:val="24"/>
          <w:rtl/>
        </w:rPr>
        <w:t>صرفا خروجی های گرفته شده مفاصل از مدل را ترسیم می</w:t>
      </w:r>
      <w:r w:rsidR="001B2473">
        <w:rPr>
          <w:rFonts w:cs="B Nazanin"/>
          <w:sz w:val="24"/>
          <w:szCs w:val="24"/>
          <w:rtl/>
        </w:rPr>
        <w:softHyphen/>
      </w:r>
      <w:r w:rsidR="001B2473">
        <w:rPr>
          <w:rFonts w:cs="B Nazanin" w:hint="cs"/>
          <w:sz w:val="24"/>
          <w:szCs w:val="24"/>
          <w:rtl/>
        </w:rPr>
        <w:t>کند.</w:t>
      </w:r>
    </w:p>
    <w:p w14:paraId="62BF7DE7" w14:textId="77777777" w:rsidR="001B2473" w:rsidRPr="001B2473" w:rsidRDefault="001B2473" w:rsidP="001B247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B2473">
        <w:rPr>
          <w:rFonts w:ascii="Courier New" w:hAnsi="Courier New" w:cs="Courier New"/>
          <w:color w:val="0E00FF"/>
          <w:kern w:val="0"/>
          <w:lang w:bidi="ar-SA"/>
        </w:rPr>
        <w:t>function</w:t>
      </w:r>
      <w:r w:rsidRPr="001B2473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  <w:proofErr w:type="spellStart"/>
      <w:r w:rsidRPr="001B2473">
        <w:rPr>
          <w:rFonts w:ascii="Courier New" w:hAnsi="Courier New" w:cs="Courier New"/>
          <w:color w:val="000000"/>
          <w:kern w:val="0"/>
          <w:lang w:bidi="ar-SA"/>
        </w:rPr>
        <w:t>plott</w:t>
      </w:r>
      <w:proofErr w:type="spellEnd"/>
      <w:r w:rsidRPr="001B2473">
        <w:rPr>
          <w:rFonts w:ascii="Courier New" w:hAnsi="Courier New" w:cs="Courier New"/>
          <w:color w:val="000000"/>
          <w:kern w:val="0"/>
          <w:lang w:bidi="ar-SA"/>
        </w:rPr>
        <w:t>(out)</w:t>
      </w:r>
    </w:p>
    <w:p w14:paraId="674DDF2E" w14:textId="77777777" w:rsidR="001B2473" w:rsidRPr="001B2473" w:rsidRDefault="001B2473" w:rsidP="001B247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B2473">
        <w:rPr>
          <w:rFonts w:ascii="Courier New" w:hAnsi="Courier New" w:cs="Courier New"/>
          <w:color w:val="000000"/>
          <w:kern w:val="0"/>
          <w:lang w:bidi="ar-SA"/>
        </w:rPr>
        <w:t>t=</w:t>
      </w:r>
      <w:proofErr w:type="spellStart"/>
      <w:proofErr w:type="gramStart"/>
      <w:r w:rsidRPr="001B2473">
        <w:rPr>
          <w:rFonts w:ascii="Courier New" w:hAnsi="Courier New" w:cs="Courier New"/>
          <w:color w:val="000000"/>
          <w:kern w:val="0"/>
          <w:lang w:bidi="ar-SA"/>
        </w:rPr>
        <w:t>out.simout</w:t>
      </w:r>
      <w:proofErr w:type="gramEnd"/>
      <w:r w:rsidRPr="001B2473">
        <w:rPr>
          <w:rFonts w:ascii="Courier New" w:hAnsi="Courier New" w:cs="Courier New"/>
          <w:color w:val="000000"/>
          <w:kern w:val="0"/>
          <w:lang w:bidi="ar-SA"/>
        </w:rPr>
        <w:t>.Time</w:t>
      </w:r>
      <w:proofErr w:type="spellEnd"/>
      <w:r w:rsidRPr="001B2473">
        <w:rPr>
          <w:rFonts w:ascii="Courier New" w:hAnsi="Courier New" w:cs="Courier New"/>
          <w:color w:val="000000"/>
          <w:kern w:val="0"/>
          <w:lang w:bidi="ar-SA"/>
        </w:rPr>
        <w:t>;</w:t>
      </w:r>
    </w:p>
    <w:p w14:paraId="3177E6DE" w14:textId="77777777" w:rsidR="001B2473" w:rsidRPr="001B2473" w:rsidRDefault="001B2473" w:rsidP="001B247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proofErr w:type="gramStart"/>
      <w:r w:rsidRPr="001B2473">
        <w:rPr>
          <w:rFonts w:ascii="Courier New" w:hAnsi="Courier New" w:cs="Courier New"/>
          <w:color w:val="000000"/>
          <w:kern w:val="0"/>
          <w:lang w:bidi="ar-SA"/>
        </w:rPr>
        <w:t>theta1=</w:t>
      </w:r>
      <w:proofErr w:type="spellStart"/>
      <w:r w:rsidRPr="001B2473">
        <w:rPr>
          <w:rFonts w:ascii="Courier New" w:hAnsi="Courier New" w:cs="Courier New"/>
          <w:color w:val="000000"/>
          <w:kern w:val="0"/>
          <w:lang w:bidi="ar-SA"/>
        </w:rPr>
        <w:t>out.simout.Data</w:t>
      </w:r>
      <w:proofErr w:type="spellEnd"/>
      <w:proofErr w:type="gramEnd"/>
      <w:r w:rsidRPr="001B2473">
        <w:rPr>
          <w:rFonts w:ascii="Courier New" w:hAnsi="Courier New" w:cs="Courier New"/>
          <w:color w:val="000000"/>
          <w:kern w:val="0"/>
          <w:lang w:bidi="ar-SA"/>
        </w:rPr>
        <w:t>*180/pi;</w:t>
      </w:r>
    </w:p>
    <w:p w14:paraId="5FE08F7D" w14:textId="77777777" w:rsidR="001B2473" w:rsidRPr="001B2473" w:rsidRDefault="001B2473" w:rsidP="001B247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B2473">
        <w:rPr>
          <w:rFonts w:ascii="Courier New" w:hAnsi="Courier New" w:cs="Courier New"/>
          <w:color w:val="000000"/>
          <w:kern w:val="0"/>
          <w:lang w:bidi="ar-SA"/>
        </w:rPr>
        <w:t>theta2=out.simout</w:t>
      </w:r>
      <w:proofErr w:type="gramStart"/>
      <w:r w:rsidRPr="001B2473">
        <w:rPr>
          <w:rFonts w:ascii="Courier New" w:hAnsi="Courier New" w:cs="Courier New"/>
          <w:color w:val="000000"/>
          <w:kern w:val="0"/>
          <w:lang w:bidi="ar-SA"/>
        </w:rPr>
        <w:t>1.Data</w:t>
      </w:r>
      <w:proofErr w:type="gramEnd"/>
      <w:r w:rsidRPr="001B2473">
        <w:rPr>
          <w:rFonts w:ascii="Courier New" w:hAnsi="Courier New" w:cs="Courier New"/>
          <w:color w:val="000000"/>
          <w:kern w:val="0"/>
          <w:lang w:bidi="ar-SA"/>
        </w:rPr>
        <w:t>*180/pi;</w:t>
      </w:r>
    </w:p>
    <w:p w14:paraId="44ED9B22" w14:textId="77777777" w:rsidR="001B2473" w:rsidRPr="001B2473" w:rsidRDefault="001B2473" w:rsidP="001B247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B2473">
        <w:rPr>
          <w:rFonts w:ascii="Courier New" w:hAnsi="Courier New" w:cs="Courier New"/>
          <w:color w:val="000000"/>
          <w:kern w:val="0"/>
          <w:lang w:bidi="ar-SA"/>
        </w:rPr>
        <w:t>d=</w:t>
      </w:r>
      <w:proofErr w:type="gramStart"/>
      <w:r w:rsidRPr="001B2473">
        <w:rPr>
          <w:rFonts w:ascii="Courier New" w:hAnsi="Courier New" w:cs="Courier New"/>
          <w:color w:val="000000"/>
          <w:kern w:val="0"/>
          <w:lang w:bidi="ar-SA"/>
        </w:rPr>
        <w:t>out.simout2.Data</w:t>
      </w:r>
      <w:proofErr w:type="gramEnd"/>
      <w:r w:rsidRPr="001B2473">
        <w:rPr>
          <w:rFonts w:ascii="Courier New" w:hAnsi="Courier New" w:cs="Courier New"/>
          <w:color w:val="000000"/>
          <w:kern w:val="0"/>
          <w:lang w:bidi="ar-SA"/>
        </w:rPr>
        <w:t>*100;</w:t>
      </w:r>
    </w:p>
    <w:p w14:paraId="6A653054" w14:textId="77777777" w:rsidR="001B2473" w:rsidRPr="001B2473" w:rsidRDefault="001B2473" w:rsidP="001B247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B2473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</w:p>
    <w:p w14:paraId="46FC0392" w14:textId="77777777" w:rsidR="001B2473" w:rsidRPr="001B2473" w:rsidRDefault="001B2473" w:rsidP="001B247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B2473">
        <w:rPr>
          <w:rFonts w:ascii="Courier New" w:hAnsi="Courier New" w:cs="Courier New"/>
          <w:color w:val="000000"/>
          <w:kern w:val="0"/>
          <w:lang w:bidi="ar-SA"/>
        </w:rPr>
        <w:t>plot(</w:t>
      </w:r>
      <w:proofErr w:type="gramStart"/>
      <w:r w:rsidRPr="001B2473">
        <w:rPr>
          <w:rFonts w:ascii="Courier New" w:hAnsi="Courier New" w:cs="Courier New"/>
          <w:color w:val="000000"/>
          <w:kern w:val="0"/>
          <w:lang w:bidi="ar-SA"/>
        </w:rPr>
        <w:t>t,theta</w:t>
      </w:r>
      <w:proofErr w:type="gramEnd"/>
      <w:r w:rsidRPr="001B2473">
        <w:rPr>
          <w:rFonts w:ascii="Courier New" w:hAnsi="Courier New" w:cs="Courier New"/>
          <w:color w:val="000000"/>
          <w:kern w:val="0"/>
          <w:lang w:bidi="ar-SA"/>
        </w:rPr>
        <w:t>1);</w:t>
      </w:r>
    </w:p>
    <w:p w14:paraId="4D21D7F2" w14:textId="77777777" w:rsidR="001B2473" w:rsidRPr="001B2473" w:rsidRDefault="001B2473" w:rsidP="001B247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proofErr w:type="spellStart"/>
      <w:r w:rsidRPr="001B2473">
        <w:rPr>
          <w:rFonts w:ascii="Courier New" w:hAnsi="Courier New" w:cs="Courier New"/>
          <w:color w:val="000000"/>
          <w:kern w:val="0"/>
          <w:lang w:bidi="ar-SA"/>
        </w:rPr>
        <w:t>xlabel</w:t>
      </w:r>
      <w:proofErr w:type="spellEnd"/>
      <w:r w:rsidRPr="001B2473">
        <w:rPr>
          <w:rFonts w:ascii="Courier New" w:hAnsi="Courier New" w:cs="Courier New"/>
          <w:color w:val="000000"/>
          <w:kern w:val="0"/>
          <w:lang w:bidi="ar-SA"/>
        </w:rPr>
        <w:t>(</w:t>
      </w:r>
      <w:r w:rsidRPr="001B2473">
        <w:rPr>
          <w:rFonts w:ascii="Courier New" w:hAnsi="Courier New" w:cs="Courier New"/>
          <w:color w:val="AA04F9"/>
          <w:kern w:val="0"/>
          <w:lang w:bidi="ar-SA"/>
        </w:rPr>
        <w:t>"time_{(S)}"</w:t>
      </w:r>
      <w:r w:rsidRPr="001B2473">
        <w:rPr>
          <w:rFonts w:ascii="Courier New" w:hAnsi="Courier New" w:cs="Courier New"/>
          <w:color w:val="000000"/>
          <w:kern w:val="0"/>
          <w:lang w:bidi="ar-SA"/>
        </w:rPr>
        <w:t>);</w:t>
      </w:r>
    </w:p>
    <w:p w14:paraId="26664BF0" w14:textId="77777777" w:rsidR="001B2473" w:rsidRPr="001B2473" w:rsidRDefault="001B2473" w:rsidP="001B247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proofErr w:type="spellStart"/>
      <w:r w:rsidRPr="001B2473">
        <w:rPr>
          <w:rFonts w:ascii="Courier New" w:hAnsi="Courier New" w:cs="Courier New"/>
          <w:color w:val="000000"/>
          <w:kern w:val="0"/>
          <w:lang w:bidi="ar-SA"/>
        </w:rPr>
        <w:t>ylabel</w:t>
      </w:r>
      <w:proofErr w:type="spellEnd"/>
      <w:r w:rsidRPr="001B2473">
        <w:rPr>
          <w:rFonts w:ascii="Courier New" w:hAnsi="Courier New" w:cs="Courier New"/>
          <w:color w:val="000000"/>
          <w:kern w:val="0"/>
          <w:lang w:bidi="ar-SA"/>
        </w:rPr>
        <w:t>(</w:t>
      </w:r>
      <w:r w:rsidRPr="001B2473">
        <w:rPr>
          <w:rFonts w:ascii="Courier New" w:hAnsi="Courier New" w:cs="Courier New"/>
          <w:color w:val="AA04F9"/>
          <w:kern w:val="0"/>
          <w:lang w:bidi="ar-SA"/>
        </w:rPr>
        <w:t>"\Theta_1_{(deg)}"</w:t>
      </w:r>
      <w:r w:rsidRPr="001B2473">
        <w:rPr>
          <w:rFonts w:ascii="Courier New" w:hAnsi="Courier New" w:cs="Courier New"/>
          <w:color w:val="000000"/>
          <w:kern w:val="0"/>
          <w:lang w:bidi="ar-SA"/>
        </w:rPr>
        <w:t>);</w:t>
      </w:r>
    </w:p>
    <w:p w14:paraId="3D7BF4AE" w14:textId="77777777" w:rsidR="001B2473" w:rsidRPr="001B2473" w:rsidRDefault="001B2473" w:rsidP="001B247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B2473">
        <w:rPr>
          <w:rFonts w:ascii="Courier New" w:hAnsi="Courier New" w:cs="Courier New"/>
          <w:color w:val="000000"/>
          <w:kern w:val="0"/>
          <w:lang w:bidi="ar-SA"/>
        </w:rPr>
        <w:t>title(</w:t>
      </w:r>
      <w:r w:rsidRPr="001B2473">
        <w:rPr>
          <w:rFonts w:ascii="Courier New" w:hAnsi="Courier New" w:cs="Courier New"/>
          <w:color w:val="AA04F9"/>
          <w:kern w:val="0"/>
          <w:lang w:bidi="ar-SA"/>
        </w:rPr>
        <w:t>"\Theta_1_{(time)}"</w:t>
      </w:r>
      <w:r w:rsidRPr="001B2473">
        <w:rPr>
          <w:rFonts w:ascii="Courier New" w:hAnsi="Courier New" w:cs="Courier New"/>
          <w:color w:val="000000"/>
          <w:kern w:val="0"/>
          <w:lang w:bidi="ar-SA"/>
        </w:rPr>
        <w:t>);</w:t>
      </w:r>
    </w:p>
    <w:p w14:paraId="57667D6B" w14:textId="77777777" w:rsidR="001B2473" w:rsidRPr="001B2473" w:rsidRDefault="001B2473" w:rsidP="001B247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B2473">
        <w:rPr>
          <w:rFonts w:ascii="Courier New" w:hAnsi="Courier New" w:cs="Courier New"/>
          <w:color w:val="000000"/>
          <w:kern w:val="0"/>
          <w:lang w:bidi="ar-SA"/>
        </w:rPr>
        <w:t>figure</w:t>
      </w:r>
    </w:p>
    <w:p w14:paraId="11E65348" w14:textId="77777777" w:rsidR="001B2473" w:rsidRPr="001B2473" w:rsidRDefault="001B2473" w:rsidP="001B247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B2473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</w:p>
    <w:p w14:paraId="4C15A9BA" w14:textId="77777777" w:rsidR="001B2473" w:rsidRPr="001B2473" w:rsidRDefault="001B2473" w:rsidP="001B247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B2473">
        <w:rPr>
          <w:rFonts w:ascii="Courier New" w:hAnsi="Courier New" w:cs="Courier New"/>
          <w:color w:val="000000"/>
          <w:kern w:val="0"/>
          <w:lang w:bidi="ar-SA"/>
        </w:rPr>
        <w:t>plot(</w:t>
      </w:r>
      <w:proofErr w:type="gramStart"/>
      <w:r w:rsidRPr="001B2473">
        <w:rPr>
          <w:rFonts w:ascii="Courier New" w:hAnsi="Courier New" w:cs="Courier New"/>
          <w:color w:val="000000"/>
          <w:kern w:val="0"/>
          <w:lang w:bidi="ar-SA"/>
        </w:rPr>
        <w:t>t,theta</w:t>
      </w:r>
      <w:proofErr w:type="gramEnd"/>
      <w:r w:rsidRPr="001B2473">
        <w:rPr>
          <w:rFonts w:ascii="Courier New" w:hAnsi="Courier New" w:cs="Courier New"/>
          <w:color w:val="000000"/>
          <w:kern w:val="0"/>
          <w:lang w:bidi="ar-SA"/>
        </w:rPr>
        <w:t>2);</w:t>
      </w:r>
    </w:p>
    <w:p w14:paraId="761D23BA" w14:textId="77777777" w:rsidR="001B2473" w:rsidRPr="001B2473" w:rsidRDefault="001B2473" w:rsidP="001B247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proofErr w:type="spellStart"/>
      <w:r w:rsidRPr="001B2473">
        <w:rPr>
          <w:rFonts w:ascii="Courier New" w:hAnsi="Courier New" w:cs="Courier New"/>
          <w:color w:val="000000"/>
          <w:kern w:val="0"/>
          <w:lang w:bidi="ar-SA"/>
        </w:rPr>
        <w:t>xlabel</w:t>
      </w:r>
      <w:proofErr w:type="spellEnd"/>
      <w:r w:rsidRPr="001B2473">
        <w:rPr>
          <w:rFonts w:ascii="Courier New" w:hAnsi="Courier New" w:cs="Courier New"/>
          <w:color w:val="000000"/>
          <w:kern w:val="0"/>
          <w:lang w:bidi="ar-SA"/>
        </w:rPr>
        <w:t>(</w:t>
      </w:r>
      <w:r w:rsidRPr="001B2473">
        <w:rPr>
          <w:rFonts w:ascii="Courier New" w:hAnsi="Courier New" w:cs="Courier New"/>
          <w:color w:val="AA04F9"/>
          <w:kern w:val="0"/>
          <w:lang w:bidi="ar-SA"/>
        </w:rPr>
        <w:t>"time_{(S)}"</w:t>
      </w:r>
      <w:r w:rsidRPr="001B2473">
        <w:rPr>
          <w:rFonts w:ascii="Courier New" w:hAnsi="Courier New" w:cs="Courier New"/>
          <w:color w:val="000000"/>
          <w:kern w:val="0"/>
          <w:lang w:bidi="ar-SA"/>
        </w:rPr>
        <w:t>);</w:t>
      </w:r>
    </w:p>
    <w:p w14:paraId="56F08AA2" w14:textId="77777777" w:rsidR="001B2473" w:rsidRPr="001B2473" w:rsidRDefault="001B2473" w:rsidP="001B247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proofErr w:type="spellStart"/>
      <w:r w:rsidRPr="001B2473">
        <w:rPr>
          <w:rFonts w:ascii="Courier New" w:hAnsi="Courier New" w:cs="Courier New"/>
          <w:color w:val="000000"/>
          <w:kern w:val="0"/>
          <w:lang w:bidi="ar-SA"/>
        </w:rPr>
        <w:t>ylabel</w:t>
      </w:r>
      <w:proofErr w:type="spellEnd"/>
      <w:r w:rsidRPr="001B2473">
        <w:rPr>
          <w:rFonts w:ascii="Courier New" w:hAnsi="Courier New" w:cs="Courier New"/>
          <w:color w:val="000000"/>
          <w:kern w:val="0"/>
          <w:lang w:bidi="ar-SA"/>
        </w:rPr>
        <w:t>(</w:t>
      </w:r>
      <w:r w:rsidRPr="001B2473">
        <w:rPr>
          <w:rFonts w:ascii="Courier New" w:hAnsi="Courier New" w:cs="Courier New"/>
          <w:color w:val="AA04F9"/>
          <w:kern w:val="0"/>
          <w:lang w:bidi="ar-SA"/>
        </w:rPr>
        <w:t>"\Theta_2_{(deg)}"</w:t>
      </w:r>
      <w:r w:rsidRPr="001B2473">
        <w:rPr>
          <w:rFonts w:ascii="Courier New" w:hAnsi="Courier New" w:cs="Courier New"/>
          <w:color w:val="000000"/>
          <w:kern w:val="0"/>
          <w:lang w:bidi="ar-SA"/>
        </w:rPr>
        <w:t>);</w:t>
      </w:r>
    </w:p>
    <w:p w14:paraId="650350A0" w14:textId="77777777" w:rsidR="001B2473" w:rsidRPr="001B2473" w:rsidRDefault="001B2473" w:rsidP="001B247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B2473">
        <w:rPr>
          <w:rFonts w:ascii="Courier New" w:hAnsi="Courier New" w:cs="Courier New"/>
          <w:color w:val="000000"/>
          <w:kern w:val="0"/>
          <w:lang w:bidi="ar-SA"/>
        </w:rPr>
        <w:t>title(</w:t>
      </w:r>
      <w:r w:rsidRPr="001B2473">
        <w:rPr>
          <w:rFonts w:ascii="Courier New" w:hAnsi="Courier New" w:cs="Courier New"/>
          <w:color w:val="AA04F9"/>
          <w:kern w:val="0"/>
          <w:lang w:bidi="ar-SA"/>
        </w:rPr>
        <w:t>"\Theta_2_{(time)}"</w:t>
      </w:r>
      <w:r w:rsidRPr="001B2473">
        <w:rPr>
          <w:rFonts w:ascii="Courier New" w:hAnsi="Courier New" w:cs="Courier New"/>
          <w:color w:val="000000"/>
          <w:kern w:val="0"/>
          <w:lang w:bidi="ar-SA"/>
        </w:rPr>
        <w:t>);</w:t>
      </w:r>
    </w:p>
    <w:p w14:paraId="4B38F9EB" w14:textId="77777777" w:rsidR="001B2473" w:rsidRPr="001B2473" w:rsidRDefault="001B2473" w:rsidP="001B247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B2473">
        <w:rPr>
          <w:rFonts w:ascii="Courier New" w:hAnsi="Courier New" w:cs="Courier New"/>
          <w:color w:val="000000"/>
          <w:kern w:val="0"/>
          <w:lang w:bidi="ar-SA"/>
        </w:rPr>
        <w:t>figure</w:t>
      </w:r>
    </w:p>
    <w:p w14:paraId="63D88682" w14:textId="77777777" w:rsidR="001B2473" w:rsidRPr="001B2473" w:rsidRDefault="001B2473" w:rsidP="001B247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B2473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</w:p>
    <w:p w14:paraId="04AD16C7" w14:textId="77777777" w:rsidR="001B2473" w:rsidRPr="001B2473" w:rsidRDefault="001B2473" w:rsidP="001B247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B2473">
        <w:rPr>
          <w:rFonts w:ascii="Courier New" w:hAnsi="Courier New" w:cs="Courier New"/>
          <w:color w:val="000000"/>
          <w:kern w:val="0"/>
          <w:lang w:bidi="ar-SA"/>
        </w:rPr>
        <w:t>plot(</w:t>
      </w:r>
      <w:proofErr w:type="spellStart"/>
      <w:proofErr w:type="gramStart"/>
      <w:r w:rsidRPr="001B2473">
        <w:rPr>
          <w:rFonts w:ascii="Courier New" w:hAnsi="Courier New" w:cs="Courier New"/>
          <w:color w:val="000000"/>
          <w:kern w:val="0"/>
          <w:lang w:bidi="ar-SA"/>
        </w:rPr>
        <w:t>t,d</w:t>
      </w:r>
      <w:proofErr w:type="spellEnd"/>
      <w:proofErr w:type="gramEnd"/>
      <w:r w:rsidRPr="001B2473">
        <w:rPr>
          <w:rFonts w:ascii="Courier New" w:hAnsi="Courier New" w:cs="Courier New"/>
          <w:color w:val="000000"/>
          <w:kern w:val="0"/>
          <w:lang w:bidi="ar-SA"/>
        </w:rPr>
        <w:t>);</w:t>
      </w:r>
    </w:p>
    <w:p w14:paraId="7F4F72D5" w14:textId="77777777" w:rsidR="001B2473" w:rsidRPr="001B2473" w:rsidRDefault="001B2473" w:rsidP="001B247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proofErr w:type="spellStart"/>
      <w:r w:rsidRPr="001B2473">
        <w:rPr>
          <w:rFonts w:ascii="Courier New" w:hAnsi="Courier New" w:cs="Courier New"/>
          <w:color w:val="000000"/>
          <w:kern w:val="0"/>
          <w:lang w:bidi="ar-SA"/>
        </w:rPr>
        <w:t>xlabel</w:t>
      </w:r>
      <w:proofErr w:type="spellEnd"/>
      <w:r w:rsidRPr="001B2473">
        <w:rPr>
          <w:rFonts w:ascii="Courier New" w:hAnsi="Courier New" w:cs="Courier New"/>
          <w:color w:val="000000"/>
          <w:kern w:val="0"/>
          <w:lang w:bidi="ar-SA"/>
        </w:rPr>
        <w:t>(</w:t>
      </w:r>
      <w:r w:rsidRPr="001B2473">
        <w:rPr>
          <w:rFonts w:ascii="Courier New" w:hAnsi="Courier New" w:cs="Courier New"/>
          <w:color w:val="AA04F9"/>
          <w:kern w:val="0"/>
          <w:lang w:bidi="ar-SA"/>
        </w:rPr>
        <w:t>"time_{(S)}"</w:t>
      </w:r>
      <w:r w:rsidRPr="001B2473">
        <w:rPr>
          <w:rFonts w:ascii="Courier New" w:hAnsi="Courier New" w:cs="Courier New"/>
          <w:color w:val="000000"/>
          <w:kern w:val="0"/>
          <w:lang w:bidi="ar-SA"/>
        </w:rPr>
        <w:t>);</w:t>
      </w:r>
    </w:p>
    <w:p w14:paraId="25F54B78" w14:textId="77777777" w:rsidR="001B2473" w:rsidRPr="001B2473" w:rsidRDefault="001B2473" w:rsidP="001B247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proofErr w:type="spellStart"/>
      <w:r w:rsidRPr="001B2473">
        <w:rPr>
          <w:rFonts w:ascii="Courier New" w:hAnsi="Courier New" w:cs="Courier New"/>
          <w:color w:val="000000"/>
          <w:kern w:val="0"/>
          <w:lang w:bidi="ar-SA"/>
        </w:rPr>
        <w:t>ylabel</w:t>
      </w:r>
      <w:proofErr w:type="spellEnd"/>
      <w:r w:rsidRPr="001B2473">
        <w:rPr>
          <w:rFonts w:ascii="Courier New" w:hAnsi="Courier New" w:cs="Courier New"/>
          <w:color w:val="000000"/>
          <w:kern w:val="0"/>
          <w:lang w:bidi="ar-SA"/>
        </w:rPr>
        <w:t>(</w:t>
      </w:r>
      <w:r w:rsidRPr="001B2473">
        <w:rPr>
          <w:rFonts w:ascii="Courier New" w:hAnsi="Courier New" w:cs="Courier New"/>
          <w:color w:val="AA04F9"/>
          <w:kern w:val="0"/>
          <w:lang w:bidi="ar-SA"/>
        </w:rPr>
        <w:t>"d_{(cm)}"</w:t>
      </w:r>
      <w:r w:rsidRPr="001B2473">
        <w:rPr>
          <w:rFonts w:ascii="Courier New" w:hAnsi="Courier New" w:cs="Courier New"/>
          <w:color w:val="000000"/>
          <w:kern w:val="0"/>
          <w:lang w:bidi="ar-SA"/>
        </w:rPr>
        <w:t>);</w:t>
      </w:r>
    </w:p>
    <w:p w14:paraId="4E5CF842" w14:textId="77777777" w:rsidR="001B2473" w:rsidRPr="001B2473" w:rsidRDefault="001B2473" w:rsidP="001B247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B2473">
        <w:rPr>
          <w:rFonts w:ascii="Courier New" w:hAnsi="Courier New" w:cs="Courier New"/>
          <w:color w:val="000000"/>
          <w:kern w:val="0"/>
          <w:lang w:bidi="ar-SA"/>
        </w:rPr>
        <w:t>title(</w:t>
      </w:r>
      <w:r w:rsidRPr="001B2473">
        <w:rPr>
          <w:rFonts w:ascii="Courier New" w:hAnsi="Courier New" w:cs="Courier New"/>
          <w:color w:val="AA04F9"/>
          <w:kern w:val="0"/>
          <w:lang w:bidi="ar-SA"/>
        </w:rPr>
        <w:t>"d_{(time)}"</w:t>
      </w:r>
      <w:r w:rsidRPr="001B2473">
        <w:rPr>
          <w:rFonts w:ascii="Courier New" w:hAnsi="Courier New" w:cs="Courier New"/>
          <w:color w:val="000000"/>
          <w:kern w:val="0"/>
          <w:lang w:bidi="ar-SA"/>
        </w:rPr>
        <w:t>);</w:t>
      </w:r>
    </w:p>
    <w:p w14:paraId="5FACE89F" w14:textId="77777777" w:rsidR="001B2473" w:rsidRPr="001B2473" w:rsidRDefault="001B2473" w:rsidP="001B247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1B2473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2A47AEB6" w14:textId="77777777" w:rsidR="001B2473" w:rsidRDefault="001B2473" w:rsidP="00956B8E">
      <w:pPr>
        <w:rPr>
          <w:rFonts w:cs="B Nazanin"/>
          <w:sz w:val="20"/>
          <w:szCs w:val="20"/>
          <w:rtl/>
        </w:rPr>
      </w:pPr>
    </w:p>
    <w:p w14:paraId="00C91EF3" w14:textId="77777777" w:rsidR="001B2473" w:rsidRDefault="001B2473" w:rsidP="00956B8E">
      <w:pPr>
        <w:rPr>
          <w:rFonts w:cs="B Nazanin"/>
          <w:sz w:val="20"/>
          <w:szCs w:val="20"/>
          <w:rtl/>
        </w:rPr>
      </w:pPr>
    </w:p>
    <w:p w14:paraId="4060E02B" w14:textId="11505203" w:rsidR="001B2473" w:rsidRPr="001B2473" w:rsidRDefault="00990BD3" w:rsidP="00956B8E">
      <w:pPr>
        <w:rPr>
          <w:rFonts w:cs="B Nazanin"/>
          <w:sz w:val="20"/>
          <w:szCs w:val="20"/>
          <w:rtl/>
        </w:rPr>
      </w:pPr>
      <w:r>
        <w:rPr>
          <w:rFonts w:cs="B Nazanin"/>
          <w:noProof/>
          <w:sz w:val="20"/>
          <w:szCs w:val="20"/>
          <w:rtl/>
          <w:lang w:val="fa-IR"/>
        </w:rPr>
        <w:lastRenderedPageBreak/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5166EE2B" wp14:editId="7F13CD00">
                <wp:simplePos x="0" y="0"/>
                <wp:positionH relativeFrom="column">
                  <wp:posOffset>459740</wp:posOffset>
                </wp:positionH>
                <wp:positionV relativeFrom="paragraph">
                  <wp:posOffset>101600</wp:posOffset>
                </wp:positionV>
                <wp:extent cx="4694500" cy="8436030"/>
                <wp:effectExtent l="0" t="0" r="0" b="3175"/>
                <wp:wrapTopAndBottom/>
                <wp:docPr id="832551037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4500" cy="8436030"/>
                          <a:chOff x="0" y="0"/>
                          <a:chExt cx="4694500" cy="8436030"/>
                        </a:xfrm>
                      </wpg:grpSpPr>
                      <pic:pic xmlns:pic="http://schemas.openxmlformats.org/drawingml/2006/picture">
                        <pic:nvPicPr>
                          <pic:cNvPr id="43230431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475" y="0"/>
                            <a:ext cx="3629025" cy="271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790846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3183" y="2918129"/>
                            <a:ext cx="3575685" cy="2679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26567106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9329" y="5709037"/>
                            <a:ext cx="3586480" cy="268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50847490" name="Text Box 1"/>
                        <wps:cNvSpPr txBox="1"/>
                        <wps:spPr>
                          <a:xfrm>
                            <a:off x="0" y="8078525"/>
                            <a:ext cx="1319530" cy="3575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9087BD" w14:textId="28231746" w:rsidR="00990BD3" w:rsidRPr="006F267E" w:rsidRDefault="00990BD3" w:rsidP="00990BD3">
                              <w:pPr>
                                <w:pStyle w:val="Caption"/>
                                <w:bidi w:val="0"/>
                                <w:rPr>
                                  <w:noProof/>
                                </w:rPr>
                              </w:pPr>
                              <w:r>
                                <w:t>Figure</w:t>
                              </w:r>
                              <w:r>
                                <w:rPr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Figure \* 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930203">
                                <w:rPr>
                                  <w:noProof/>
                                  <w:rtl/>
                                </w:rPr>
                                <w:t>6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  <w:r>
                                <w:t>:joints parameters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66EE2B" id="_x0000_s1039" style="position:absolute;left:0;text-align:left;margin-left:36.2pt;margin-top:8pt;width:369.65pt;height:664.25pt;z-index:251695104" coordsize="46945,843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yzo36AwAAVw0AAA4AAABkcnMvZTJvRG9jLnhtbOxXbW/bNhD+PmD/&#10;QdD3Rm/WmxGn8JIlKJC1xpKhn2mKsoRKIkfSltNfv4eUZM92h24d0CHAPkQ5ksfj3cOHd+frt/u2&#10;cXZMqpp3Cze48l2HdZQXdbdZuL8937/JXEdp0hWk4R1buC9MuW9vfvzhuhdzFvKKNwWTDox0at6L&#10;hVtpLeaep2jFWqKuuGAdFksuW6IxlBuvkKSH9bbxQt9PvJ7LQkhOmVKYvRsW3RtrvywZ1R/KUjHt&#10;NAsXvmn7lfa7Nl/v5prMN5KIqqajG+QbvGhJ3eHQg6k7oomzlfWFqbamkite6ivKW4+XZU2ZjQHR&#10;BP5ZNA+Sb4WNZTPvN+IAE6A9w+mbzdL3uwcpnsRKAolebICFHZlY9qVszX946ewtZC8HyNheOxST&#10;sySfxT6QpVjLZlHiRyOotALyF/to9fNXdnrTwd6JO6Kmc/yNGEC6wODrXMEuvZXMHY20f8tGS+Sn&#10;rXiD6xJE1+u6qfWLpR4uxjjV7VY1XclhADhX0qkLABOFkT+LAkDTkRbMh5Y53AkM58xGozvsJCay&#10;R04/KafjtxXpNmypBLiLF2W0vVN1Ozw5dt3U4r5uGnNbRh4DBM/PePIFjAYO3nG6bVmnh0clWYNY&#10;eaeqWijXkXPWrhmCku8K6xCZK0l/hYP2+SgtmaaVObyEE+M87vGwYD0+OmnCUaCcs+5/4QWwIVvN&#10;7fM5o1zgJ/EsjV3nknhREuZ+iCVDvDANcj+1xDvQB6BKpR8Ybx0jwHn4aw8hu0dlPIfqpGJ877iB&#10;0EbUdCcTUDQzNgrj9ygijOEmIbwaXsZBmvvZLDmnZfi6aWnd/260DIIoyCJLyzAPsiDMDXpkPmXF&#10;KE7jJJvImQDxJLYPecptR+b9T06bCIekGaRhEicpnv05PaPXTU/r/nejp5/lEShpsmac+rkfpef0&#10;zJJZNhbtMMnSKPxPcmcv0PSpqVphdFGv/lFf81QRwZDhjdljIU5ipLt0lh8K8bN5pT/x/VCJR2XT&#10;ATl6j+mx5pr5Idcf3+xJI5T5aRajAJ08fOSFPEYHZKuSyQL+v3z3ijd1MZV2U61uG+nsCLrZvqo1&#10;G5PKidZfFK9jQEbS+/V+6FOMCTOz5sULMJAcpRIBKEHva5z3SJReEYmmGJNo9PUHfMqG9wuXj5Lr&#10;VFx+/tK80cedYtV1ejTZC1f9viWmA2vedbhtmNSTICdhPQndtr3liDSw3lgRG6RuJrGUvP2I/n9p&#10;TsES6SjOWrh6Em/10Orj9wNly6VVGhq5x+5JoP0LbENgcH3efyRSjNlYgyLv+cQnMj/rGAbdoUVY&#10;onUpa9tOHFFEg2AG4LaVbPcO6eTnwZ/HVuv4e+jmDwAAAP//AwBQSwMECgAAAAAAAAAhAGP9qvTE&#10;NAAAxDQAABUAAABkcnMvbWVkaWEvaW1hZ2UxLmpwZWf/2P/gABBKRklGAAEBAAABAAEAAP/+ABhN&#10;QVRMQUIgSGFuZGxlIEdyYXBoaWNz//4AHU1BVExBQiwgVGhlIE1hdGhXb3JrcywgSW5jLv/bAEMA&#10;CAYGBwYFCAcHBwkJCAoMFA0MCwsMGRITDxQdGh8eHRocHCAkLicgIiwjHBwoNyksMDE0NDQfJzk9&#10;ODI8LjM0Mv/bAEMBCQkJDAsMGA0NGDIhHCEyMjIyMjIyMjIyMjIyMjIyMjIyMjIyMjIyMjIyMjIy&#10;MjIyMjIyMjIyMjIyMjIyMjIyMv/AABEIAaQCM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f6KKKACiiigAooooAKKKKACiiigAooooAKKKKA&#10;CiiigAooooAKKKKACiiigAooooAKKKKACiiigAooooAKKKKACq15qNlp4iN7eW9sJX2R+dKqb29B&#10;k8n2qzXkvhvUfEUvjDxXqUPhyHVLpdWfTjNPfiBre1THlqiMrfKQS5xjcTnnsAetAggEHINFeb/D&#10;Ka7g17xXpDWf2HT7SW1mhslk8yO0mmi3zwow+Xar/wAK4AycDmvSKACiiigAooooAKKKKACiiigA&#10;ooooAKKKKACiiigAooooAKKKKACiiigAooooAKKKKACiiigAooooAKKKKACiiigAooooAKKKKACi&#10;iigAooooAKKqalcXVtZl7K0+1XBZUSMvsXkgbmPOFAOTgE4HArmb7xlcafBPFcwafFew3qWheS7K&#10;22Wj83JcrlcKDkY649aAOxoqho15NqGlxXUzWTtJkhrKczRMM8FXIGfyqvceKvDtpcSW9zr+lwzR&#10;sVeOS8jVlI6ggnINAGvRWJ/wmXhb/oZNH/8AA6L/AOKo/wCEy8Lf9DJo/wD4HRf/ABVAG3RWJ/wm&#10;Xhb/AKGTR/8AwOi/+Ko/4TLwt/0Mmj/+B0X/AMVQBt0Vif8ACZeFv+hk0f8A8Dov/iqP+Ey8Lf8A&#10;QyaP/wCB0X/xVAG3RWJ/wmXhb/oZNH/8Dov/AIqj/hMvC3/QyaP/AOB0X/xVAG3RWJ/wmXhb/oZN&#10;H/8AA6L/AOKo/wCEy8Lf9DJo/wD4HRf/ABVAG3RWJ/wmXhb/AKGTR/8AwOi/+Ko/4TLwt/0Mmj/+&#10;B0X/AMVQBt0Vif8ACZeFv+hk0f8A8Dov/iqP+Ey8Lf8AQyaP/wCB0X/xVAG3RWJ/wmXhb/oZNH/8&#10;Dov/AIqj/hMvC3/QyaP/AOB0X/xVAG3RWJ/wmXhb/oZNH/8AA6L/AOKo/wCEy8Lf9DJo/wD4HRf/&#10;ABVAG3RWJ/wmXhb/AKGTR/8AwOi/+Ko/4TLwt/0Mmj/+B0X/AMVQBt0Vif8ACZeFv+hk0f8A8Dov&#10;/iqP+Ey8Lf8AQyaP/wCB0X/xVAG3WTceHbGTUptStzNZX86qk9xavsMyrwN45ViBwGILKOhFRf8A&#10;CZeFv+hk0f8A8Dov/iqP+Ey8Lf8AQyaP/wCB0X/xVAC/8I5DZaDPpmhztpTTP5jXUY82UszAu5Z8&#10;lnYZG5snoecYrzvw9e3Nx8P/AIeWEk0rJqGoAXMjOSXWMyyhSe+WRc+oBHevQ/8AhMvC3/QyaP8A&#10;+B0X/wAVWNf3vgi606xs7XxBodilhdR3VqLe6hVYnRs4Cg4wQWU+zGgDibfWdXihWXUL6LUJU8Yz&#10;W0e8OpiCJNyMP935RhTkAZ69Ras/Gvja8sLWcXejobvQpdXB+xOfL8ogFP8AWc7ty89ueDiuz/tH&#10;4eefJN9t8L+bJMLh38233NKARvJzy2GYZ68n1qRNY8BRIiR6l4aREga2RVngAWE4zGOeEOBlenFA&#10;HF6L8TfEGs6pZzJZW0di91a2stsyAMfNjVy4kaQHPzEquw7gp5zXYeCriQX3ifTCzNBY6s4gJOdq&#10;yIkpQewZ2x7EDtSJqHw7jvYL2O88Lpd26LHDOstuHjQDAVWzkADgAdBRous+EtGgulTxTpMst3dS&#10;3c8rXsQLO59N3QKFUeyigDrqKxP+Ey8Lf9DJo/8A4HRf/FUf8Jl4W/6GTR//AAOi/wDiqANuisT/&#10;AITLwt/0Mmj/APgdF/8AFUf8Jl4W/wChk0f/AMDov/iqANuisT/hMvC3/QyaP/4HRf8AxVH/AAmX&#10;hb/oZNH/APA6L/4qgDborE/4TLwt/wBDJo//AIHRf/FUf8Jl4W/6GTR//A6L/wCKoA26KxP+Ey8L&#10;f9DJo/8A4HRf/FUf8Jl4W/6GTR//AAOi/wDiqANuisT/AITLwt/0Mmj/APgdF/8AFUf8Jl4W/wCh&#10;k0f/AMDov/iqANuisT/hMvC3/QyaP/4HRf8AxVH/AAmXhb/oZNH/APA6L/4qgDborE/4TLwt/wBD&#10;Jo//AIHRf/FUf8Jl4W/6GTR//A6L/wCKoA26KxP+Ey8Lf9DJo/8A4HRf/FUf8Jl4W/6GTR//AAOi&#10;/wDiqANuisT/AITLwt/0Mmj/APgdF/8AFUf8Jl4W/wChk0f/AMDov/iqANuisT/hMvC3/QyaP/4H&#10;Rf8AxVH/AAmXhb/oZNH/APA6L/4qgDborE/4TLwt/wBDJo//AIHRf/FVpWOo2OqW/wBo0+9t7uEM&#10;V8y3lWRcjtkEjPNAFmiiigAooooAKKKKACiiigAooooAKKKKAM3Xo9Wm0mSLRXt471yAHncqFXPz&#10;EEK3zY6ZBGeeelZNlper2VjbJBpukwvb3HmFGu3mM25WDOZWiDLJk5zhs8g4zXUUUAZPh/S59Lsr&#10;gXJi8+5upLl0hJKRlznapIBIHrgZOTgVF4U/5A8//YSv/wD0rmrbrE8Kf8gef/sJX/8A6VzUAbdF&#10;FFABRRRQBTk09JNZttSLsHgt5oAmOCJGjYn8PKH51coooAKKKKACqeraemraNfabI7Rpd28kDOoy&#10;VDqVyPzq5RQAUUUUAFFFFABVOPT0j1m51IOxee3hgKY4AjaRgfx80/lVyigAooooAKKKKAKep6em&#10;p2qQO7IEuIJ8gd4pVkA/Epj8auUUUAFFFFABRRRQBTs9PSzutQnV2Y3twJ2BH3SIo48D8Iwfxq5R&#10;RQAUUUUAFU7zT0vLrT52dlNlcGdQB94mKSPB/CQn8KuUUAFFFFABRRRQAVT0nT00nRrHTY3aRLS3&#10;jgV2GCwRQuT+VXKKACiiigAooooApyaekms22pF2DwW80ATHBEjRsT+HlD86uUUUAFFFFABVPVtP&#10;TVtGvtNkdo0u7eSBnUZKh1K5H51cooAKKKKACiiigArE0P8A5DHib/sJJ/6SW9bdYmh/8hjxN/2E&#10;k/8ASS3oA26KKKACiiigAooooAKKKKACiiigAooooAKKKKACsTwp/wAgef8A7CV//wClc1bdYnhT&#10;/kDz/wDYSv8A/wBK5qANuiiigAooooAKKKKACiiigAooooAKKKKACiiigAooooAKKKKACiiigAoo&#10;ooAKKKKACiiigAooooAKKKKACiiigAooooAKKKKACiiigAooooAKKKKACiiigAooooAKKKKACiii&#10;gAooooAKxND/AOQx4m/7CSf+klvW3WJof/IY8Tf9hJP/AEkt6ANuiiigAooooAKKKKACiiigAooo&#10;oAKKKKACiiigArE8Kf8AIHn/AOwlf/8ApXNW3WJ4U/5A8/8A2Er/AP8ASuagDbooooAKKKKACiii&#10;gAooooAKKKKACiiigAooooAKKKCcDJ6UAFFZC6tc6hk6RapNBnH2ueTZE3ugAJf68A9jTvsesycy&#10;6vDH7W9oBj8XZqvkt8TsZ+0v8KuatFZY0u/J+bX77/gMUA/nGaT+yb3/AKGHU/8Av3bf/GqOVfzL&#10;8f8AIfO/5X+H+Zq0Vlf2Rdd9e1L8oP8A43R/ZF1/0HtS/KH/AON0cq/m/MXPL+X8v8zVorK/si6/&#10;6D2pflD/APG6P7Iuv+g9qX5Q/wDxujlX835hzy/l/L/M1aKyv7Iuv+g9qX5Q/wDxuj+yLr/oPal+&#10;UP8A8bo5V/N+Yc8v5fy/zNWisr+yLr/oPal+UP8A8bo/si6/6D2pflD/APG6OVfzfmHPL+X8v8zV&#10;orK/si6/6D2pflD/APG6P7Iuv+g9qX5Q/wDxujlX835hzy/l/L/M1aKyv7Iuv+g9qX5Q/wDxuj+y&#10;Lr/oPal+UP8A8bo5V/N+Yc8v5fy/zNWisr+yLr/oPal+UP8A8bo/si6/6D2pflD/APG6OVfzfmHP&#10;L+X8v8zVorK/si6/6D2pflD/APG6P7Iuv+g9qX5Q/wDxujlX835hzy/l/L/M1aKyv7Iuv+g9qX5Q&#10;/wDxuj+yLr/oPal+UP8A8bo5V/N+Yc8v5fy/zNWisr+yLr/oPal+UP8A8bo/si6/6D2pflD/APG6&#10;OVfzfmHPL+X8v8zVorK/si6/6D2pflD/APG6P7Iuv+g9qX5Q/wDxujlX835hzy/l/L/M1aKyv7Iu&#10;v+g9qX5Q/wDxuj+yLr/oPal+UP8A8bo5V/N+Yc8v5fy/zNWisr+yLr/oPal+UP8A8bo/si6/6D2p&#10;flD/APG6OVfzfmHPL+X8v8zVorK/si6/6D2pflD/APG6P7Iuv+g9qX5Q/wDxujlX835hzy/l/L/M&#10;1aKyv7Iuv+g9qX5Q/wDxuj+yLr/oPal+UP8A8bo5V/N+Yc8v5fy/zNWisr+yLr/oPal+UP8A8bo/&#10;si6/6D2pflD/APG6OVfzfmHPL+X8v8zVrE0P/kMeJv8AsJJ/6SW9Tf2Rdf8AQe1L8of/AI3VTw3E&#10;0F/4iieaSdl1JcyyY3N/otuecADvjgDpScUtmUpNvVHQUUUVJQUUUUAFFFFABRRRQAUUUUAFFFFA&#10;BRSEgAkkADqTTRNEYfNEqeVjO/cMfnQA+sTwp/yB5/8AsJX/AP6VzVtAhgCCCDyCKxfCn/IHn/7C&#10;V/8A+lc1AG3RRRQAUUUUAFFFFABRRRQAUUUUAFFFFABRRRQAVkah/wATPUU0kE/Z0QTXmBwynIWM&#10;/wC8QSfZcfxVqTTR28Ek0zhIo1Lux6KAMk1n6HFL9ha8uEKXN65uJFJyUB4Rf+AoFH1B9auGicjO&#10;fvNRNIAKAAAAOABS0UVBoFFFFABRRRQAUUUUAFFFFABRRRQAUUUUAFFFFABRRRQAUUUUAFFFFABR&#10;RRQAUUUUAFFFFABRRRQAUUUUAFFFFABRRRQAViaH/wAhjxN/2Ek/9JLetusTQ/8AkMeJv+wkn/pJ&#10;b0AbdFFFABRRRQAUUUUAFFFFABRRRQAUUUUAZfiEaadGlOrkmyVkZ05PmEMCqbRy2WwNvfOOc1yc&#10;WkhNT043tlFaafqWpNKNN2r5aFbdggcD5dxKlyBxkDqRk9vfafZanb/Z7+zt7uAkN5U8QkXI6HBG&#10;KqxeHdDt7WS1h0bTo7eVg0kSWqBHI6EgDBIoAo+EAI9PvoYgotYdRuI7YL91Yw54HsG3ADtjHaof&#10;CcepeVdSNd2hsDqN/tgFswlB+1S9ZPMwec/wD+tdHb28Npbpb20McMMY2pHGoVVHoAOBWR4U/wCQ&#10;PP8A9hK//wDSuagDbooooAKKKKACiiigAooooAKKKKACiiigAooooAyNZH22e00pclZ3824x2hQg&#10;kH/ebav0Lela9ZGik3kt3qr4K3L7Lf8A64pwp/4EdzfRh6Vr1c9Pd7GdPW8u/wCX9ahRRRUGgUUU&#10;UAFFFFABRRRQAUUUUAFFFFABRRRQAUUUUAFFFFABRRRQAUUUUAFFFFABRRRQAUUUUAFFFFABRRRQ&#10;AUUUUAFFFFAEVytw1tItrLFFOR8jyxmRQfdQyk/mKwvC6XSXviNb2aGa4GpLvkhiMSH/AEW3xhSz&#10;EcY7n+ldFWJof/IY8Tf9hJP/AEkt6ANuiiigAooooAKKKKACiiigAooooAKKKKACiiigArE8Kf8A&#10;IHn/AOwlf/8ApXNW3WJ4U/5A8/8A2Er/AP8ASuagDbooooAKKKKACiiigAooooAKKKKACiiigArL&#10;12SRrJLGBmWe+cW6suMop5dvwQMR749a1KyLMfbteu708w2o+yQem7gysPx2r/wA1cNHzdjOpquX&#10;uakUUcEKQxKEjjUKqjoAOAKfRRUGgUUUUAFFFFABRRRQAUUUUAFFFFABRRRQAUUUUAFFFFABRRRQ&#10;AUUUUAFFFFABRRRQAUUUUAFFFFABRRRQAUUUUAFFFFABRRRQAViaH/yGPE3/AGEk/wDSS3rbrE0P&#10;/kMeJv8AsJJ/6SW9AG3RRRQAUUUUAFFFFABRRRQAUUUUAFFFFABRRRQAVieFP+QPP/2Er/8A9K5q&#10;26xPCn/IHn/7CV//AOlc1AG3RRRQAUUUUAFFFFABRRRQAUUUUAFFFFAFHV717HTJZYV33DYjgT+9&#10;Ix2qPpkjPoMmprCzSwsILVGLCJApY9WPdj7k5P41QcHUPEir1t9OTeeODO44/FUyf+2grXq5aRS+&#10;f9f11M46ycvl/n/XkFFFFQaBRRRQAUUUUAFFFFABRRRQAUUUUAFFFFABRRRQAUUUUAFFFFABRRRQ&#10;AUUUUAFFFFABRRRQAUUUUAFFFFABRRRQAUUUUAFFFFABWJof/IY8Tf8AYST/ANJLetusTQ/+Qx4m&#10;/wCwkn/pJb0AbdFFFABRRRQAUUUUAFFFFABRRRQAUUUUAFFFFABWJ4U/5A8//YSv/wD0rmrbrE8K&#10;f8gef/sJX/8A6VzUAbdFFFABRRRQAUUUUAFFFFABRRRQAVBe3cdhYz3cufLhQuwHJOB0HvU9ZGoj&#10;7fq1npwP7qP/AEu4GOoU/u1P1fn/ALZmqgrvXYibaWm5Po1rLa6bH9px9rmJmuMf89G5I+g+6PYC&#10;tCiilJ3dyox5VZBRRRSGFFFFABRRRQAUUUUAFFFFABRRRQAUUUUAFFFFABRRRQAUUUUAFFFFABRR&#10;RQAUUUUAFFFFABRRRQAUUUUAFFFFABRRRQAUUUUAFYmh/wDIY8Tf9hJP/SS3rbrE0P8A5DHib/sJ&#10;J/6SW9AG3RRRQAUUUUAFFFFABRRRQAUUUUAFFFFAEN3ci0tZJzFLLsGfLhQu7ewArlpfGksfhey1&#10;V7a1tZ7u8e1Ed5c+XHGVaQEu4B7RnoDzXX1zVlo2qabpNlDALCe4gvZ52SYkKySPIw2vtJVgHHO0&#10;9CO+aANbRrybUNLiupmsnaTJDWU5miYZ4KuQM/lWP4T1bTWiutNXULQ36ajflrUTL5oH2qU5KZz0&#10;IPTvWj4f0ufS7K4FyYvPubqS5dISSkZc52qSASB64GTk4FReFP8AkDz/APYSv/8A0rmoA26KKKAC&#10;iiigAooooAKKKKACiiigBGYIpZiAoGSSeAKytBVpraXU5QRJfP5qhhgrF0jX2+XBI9WNGtt9o+za&#10;Up+a9ciT2hXmQ/Q8J/wMVqgBQAAABwAKvaPr/X9ehn8U/T8/+G/MWiiioNAooooAKKKKACiiigAo&#10;oooAKKKKACiiigAooooAKKKKACiiigAooooAKKKKACiiigAooooAKKKKACiiigAooooAKKKKACii&#10;igAooooAiubm3s7aS4up4oIIxl5ZXCqo9STwKwvC97a6he+I7qyuYbm3fUl2SwyB0bFrbg4I4PII&#10;/CuirE0P/kMeJv8AsJJ/6SW9AG3RRRQAUUUUAFFFFABRRRQAUUUUAVr6e4t7fda2v2iUnAUyBFHH&#10;VmPRfXAJ9jXJ2/jOc3ZD3/hW4icgJBa6uDN7gblCuxPQfL9a7RhlCCSMjqDjFebaZDHq0FlpQ1LT&#10;HtrVJLWzcadKv2lvs+MOGIUqUkD7QTv27gcA0AekRsXjVyjIWAJVsZX2OKdTIo/KhSPcW2KF3MeT&#10;j1p9ABWJ4U/5A8//AGEr/wD9K5q26xPCn/IHn/7CV/8A+lc1AG3RRRQAUUUUAFFFFABRRRQAUUVm&#10;63dS29gIrZtt1dSLbwH+6zdW/wCAqGb/AIDTiuZ2JlLlV2RaVm+v73VGOULG2tv+uaEhm/4E+76g&#10;LWvUVtbx2lrFbQrtiiQIg9ABgVLTm7vQIRstQoooqSgooooAKKKKACiiigAooooAKKKKACiiigAo&#10;oooAKKKKACiiigAooooAKKKKACiiigAooooAKKKKACiiigAooooAKKKKACiiigAooooAKxND/wCQ&#10;x4m/7CSf+klvW3WJof8AyGPE3/YST/0kt6ANuiiigAooooAKKKKACiiigAooooAp6lJdxWZaytYL&#10;mTOGSacxLtwcnIVj+GK898K2Wq22p6LeX4ZtNv5RLZo12jtE4tGVS+IVLnykIHIHc5OK9GvVvGt/&#10;9BlhjnBBHnIWVh3U4IIz69vQ9Dy+n+H7yxv3ubLw7oGm3D8G6S4kn8vj+GPy04PcBl/GgDsKKRAV&#10;RVZixAwWPf3paACsTwp/yB5/+wlf/wDpXNW3WJ4U/wCQPP8A9hK//wDSuagDbooooAKKKKACiiig&#10;AooooAKyIM3/AIhnnJBt7BfIj56ysAXP4KVX8WFW9Uvf7O0ye6Cb3RcRp/fcnCr+LED8aXTLM2Gn&#10;Q27P5kgBaWT++5OWb8SSauOkW/l/n/XmZy96Sj21/wAv68i3RRRUGgUUUUAFFFFABRRRQAUUUUAF&#10;FFFABRRRQAUUUUAFFFFABRRRQAUUUUAFFFFABRRRQAUUUUAFFFFABRRRQAUUUUAFFFFABRRRQAUU&#10;UUAFFFFABWJof/IY8Tf9hJP/AEkt626xND/5DHib/sJJ/wCklvQBt0UUUAFFFFABRRRQAUUUUAFQ&#10;3d5bWFrJdXlxFb28Yy8srhVUe5PFTVka5LBZta397DJLZWzMzhIDKYmx8spA+bCjcOAcb88AEgAy&#10;jrvhzxzZXOk6dreLllJRomeKVGHR1B2lgO+OOx61rWPh3T7C4juYhc+cgOC13M68jB+VnI7981zO&#10;g69purrJYxv/AGhenUpbmHynEvlRmUskhdSQgCnG1iCcbcc4PeUAFFFFABWJ4U/5A8//AGEr/wD9&#10;K5q26xPCn/IHn/7CV/8A+lc1AG3RRRQAUUUUAFFFFABRRUVzcRWlrNczNtihRpHb0UDJNCVwbtqZ&#10;1wRf6/Daggw2Si4lAPWRsiMH6AM2P90+la1Zuh28sdgbi5Tbd3bm4mHdSQML/wABUKv/AAGtKrnv&#10;ZdCKe3M+oUUUVBYUUUUAFFFFABRRRQAUUUUAFFFFABRRRQAUUUUAFFFFABRRRQAUUUUAFFFFABRR&#10;RQAUUUUAFFFFABRRRQAUUUUAFFFFABRRRQAUUUUAFFFFABWJof8AyGPE3/YST/0kt626xND/AOQx&#10;4m/7CSf+klvQBt0UUUAFFFFABRRRQAUUUUAFFFFABgDpRRRQAU0yxqhcuoRc5YngY61Hd25urWSA&#10;TywbxjzISA6/QkHH1rgdHtYG0jwzYXCCSwOqXqtHL86uytcFA2c7uRnnuAetAHoYIYAggg8gisXw&#10;p/yB5/8AsJX/AP6VzVD4QAj0++hiCi1h1G4jtgv3VjDngewbcAO2Mdqh8Jx6l5V1I13aGwOo3+2A&#10;WzCUH7VL1k8zB5z/AAD+tAHT0UUUAFFFFABRRRQAVkaqwvb+z0kYKyH7RcD/AKZIRgH/AHnKj3Aa&#10;tesjRM3f2jV3HN4w8n2gXIT88s//AAOrhpeXYznraPf8v60NeiiioNAooooAKKKKACiiigAooooA&#10;KKKKACiiigAooooAKKKKACiiigAooooAKKKKACiiigAooooAKKKKACiiigAooooAKKKKACiiigAo&#10;oooAKKKKACiiigArE0P/AJDHib/sJJ/6SW9a1ytw1tItrLFFOR8jyxmRQfdQyk/mKwvC6XSXviNb&#10;2aGa4GpLvkhiMSH/AEW3xhSzEcY7n+lAHRUUUUAFFFFABRRRQAUUUUAFFFFABRRRQAVVk0zT5bM2&#10;cljbPali5haJSm4tuJ24xnJJz681aooAjt7eG0t0t7aGOGGMbUjjUKqj0AHArI8Kf8gef/sJX/8A&#10;6VzVt1ieFP8AkDz/APYSv/8A0rmoA26KKKACiiigAooooAytckd7eHToSRLfv5OR1WPBMjf98ggH&#10;1IrTjjSKNY41CooCqoGAAOgrLsR9u1e61BuY4C1pb/gR5jD6sNv/AGzrWq56JRM4atyCiiioNAoo&#10;ooAKKKKACiiigAooooAKKKKACiiigAooooAKKKKACiiigAooooAKKKKACiiigAooooAKKKKACiii&#10;gAooooAKKKKACiiigAooooAKKKKACiiigArE0P8A5DHib/sJJ/6SW9bdYmh/8hjxN/2Ek/8ASS3o&#10;A26KKKACiiigAooooAKKKKACiiigAooooAKKKKACsTwp/wAgef8A7CV//wClc1bdYnhT/kDz/wDY&#10;Sv8A/wBK5qANuiiigAooooAKoaxeSWWnM1uA11Kwht1IzmRjgZ9h1PsDV+skY1HxCeMwaaMD0M7r&#10;/NUP/kSrgle72RFRu1luy9YWUWnWEFnDny4UCAnqfc+561YooqW23dlJJKyCiiikMKKKKACiiigA&#10;ooooAKKKKACiiigAooooAKKKKACiiigAooooAKKKKACiiigAooooAKKKKACiiigAooooAKKKKACi&#10;iigAooooAKKKKACiiigAooooAKxND/5DHib/ALCSf+klvW3WJof/ACGPE3/YST/0kt6ANuiiigAo&#10;oooAKKKKACiiigAooooAKKKKACiiigArE8Kf8gef/sJX/wD6VzVt1ieFP+QPP/2Er/8A9K5qANui&#10;iigAooooAraheJp+nz3cilliQttUZLHsB7k4H41Do9k9jpyJNg3MjGa4YdDIxy34ZOB7AVBen7fr&#10;Vtp45itwt3P9QT5S/wDfQLf8AFa1W9I27ma96TfbT/MKKKKg0CiiigAooooAKKKKACiiigAooooA&#10;KKKKACiiigAooooAKKKKACiiigAooooAKKKKACiiigAooooAKKKKACiiigAooooAKKKKACiiigAo&#10;oooAKKKKACiiigArE0P/AJDHib/sJJ/6SW9bdYmh/wDIY8Tf9hJP/SS3oA26KKKACiiigAooooAK&#10;KKKACiiigAooooAKKKxPE+vHQLG3mX7KJLi4WBGu5/JiUlWYlmwcDCntQBt1ieFP+QPP/wBhK/8A&#10;/SuarmjXk2oaXFdTNZO0mSGspzNEwzwVcgZ/Ksfwnq2mtFdaauoWhv01G/LWomXzQPtUpyUznoQe&#10;negDp6KKKACmySJDE8sjBURSzMegA6mnVka2RePbaMpP+mEtPg9IFwX/AAbKp/wI1UY8zsTOXKrj&#10;9DiZraXUJlKzXz+eVIwUXACL+CgZ9ya1KKKUnzO4RjyqwUUUUigooooAKKKKACiiigAooooAKKKK&#10;ACiiigAooooAKKKKACiiigAooooAKKKKACiiigAooooAKKKKACiiigAooooAKKKKACiiigAooooA&#10;KKKKACiiigAooooAKxND/wCQx4m/7CSf+klvWtc3NvZ20lxdTxQQRjLyyuFVR6kngVheF7211C98&#10;R3Vlcw3Nu+pLslhkDo2LW3BwRweQR+FAHRUUUUAFFFFABRRRQAUUUUAFFFFABRRRQAVnarBfSG0m&#10;sI7OWSCbe0dzlQylSDtcBirDOc4OeR3zWjRQBk+H9Ln0uyuBcmLz7m6kuXSEkpGXOdqkgEgeuBk5&#10;OBUXhT/kDz/9hK//APSuatusTwp/yB5/+wlf/wDpXNQBt0UUUAFZOkH7bc3WrHJSYiG3z/zyQkA/&#10;8CYsfpt9Kk1uaRbIWlu5S6vG+zxMDyuQSzD/AHVDH6gVet4IrW2it4UCRRIERR0CgYAq9o+pm/en&#10;6ElFFFQaBRRRQAUUUUAFFFFABRRRQAUUUUAFFFFABRRRQAUUUUAFFFFABRRRQAUUUUAFFFFABRRR&#10;QAUUUUAFFFFABRRRQAUUUUAFFFFABRRRQAUUUUAFFFFABRRRQAUUUUAFYmh/8hjxN/2Ek/8ASS3r&#10;brE0P/kMeJv+wkn/AKSW9AG3RRRQAUUUUAFFFFABRRRQAUUUUAFFFFABRRRQAVieFP8AkDz/APYS&#10;v/8A0rmrbrE8Kf8AIHn/AOwlf/8ApXNQBt0UVS1W8ax02WaJQ85GyBD/AByNwo+mSM+2aaTbshNp&#10;K7KtqPt+v3F7yYbNTaw+hckGRh+Sr/wFvWtequm2S6dptvaBi5jTDOert1Zj7kkn8atVU2m9NiYJ&#10;pa7sKKKKgsKKKKACiiigAooooAKKKKACiiigAooooAKKKKACiiigAooooAKKKKACiiigAooooAKK&#10;KKACiiigAooooAKKKKACiiigAooooAKKKKACiiigAooooAKKKKACiiigArE0P/kMeJv+wkn/AKSW&#10;9bdYmh/8hjxN/wBhJP8A0kt6ANuiiigAooooAKKKKACiiigAooooAKKKKACiiigArE8Kf8gef/sJ&#10;X/8A6VzVt1ieFP8AkDz/APYSv/8A0rmoA26yGP8AaHiMIDmDTV3MMcGdxwP+Apz/ANtB6Vfv7xLC&#10;xmunBYRrkKOrHoFHuTgfjUWk2klnYIs5DXMhMs7DoZG5bHsOg9gKuOicvkZy96Sj8/6/roXaKKKg&#10;0CiiigAooooAKKKKACiiigAooooAKKKKACiiigAooooAKKKKACiiigAooooAKKKKACiiigAooooA&#10;KKKKACiiigAooooAKKKKACiiigAooooAKKKKACiiigAooooAKKKKACsTQ/8AkMeJv+wkn/pJb1t1&#10;iaH/AMhjxN/2Ek/9JLegDbooooAKKKKACiiigAooooAKKKKACiiigAooprusaF3YKo5JJwBQA6sT&#10;wp/yB5/+wlf/APpXNW0CGAIIIPIIrmdHvhp/hy5lEZllbU75IYl6yObubCj+p7AE9qaTbshNpK7N&#10;C4H9pa5Fajm2sSJ5vRpT/q1/Dl/rsrXqlpdibCyCSOJLiRjLPKBjfIepx2HYDsABV2qm1stkTBO1&#10;3uwoooqCwoqJrmFbuO1aRRPIjSIncqpUMfwLr+dS0AFFFFABRRUVzcw2dpNdXEixwQo0kjt0VQMk&#10;n6AUAS0UUUAFFFFABRRUS3MLXclqsimeNFkdO4ViwU/iUb8qAJaKKKACiiigAoqK4uYbSMSTyLGh&#10;dIwT3Z2CqPxZgPxqWgAooooAKKKKACioormGeSeOKRWeBxHKB/AxVWwf+Asp/GpaACiiigAooqKW&#10;5hgkgjlkVXncxxA/xsFZsD/gKsfwoAlooooAKKKKACiiora5hvLSG6t5FkgmRZI3XoykZBH1BoAl&#10;ooooAKKKKACiomuYVu47VpFE8iNIidyqlQx/Auv51LQAUUUUAFFFRXNzDZ2k11cSLHBCjSSO3RVA&#10;ySfoBQBLRRRQAUUUUAFYmh/8hjxN/wBhJP8A0kt626xND/5DHib/ALCSf+klvQBt0UUUAFFFFABR&#10;RRQAUUUUAFFFFABRRRQAVz3iOKK51Xw/a3aLJZy3b745BlHcQuUDA8HkEgeoHpXQ1DdWdrfQGC8t&#10;obiEkExzIHUkcg4NAGJ4QAj0++hiCi1h1G4jtgv3VjDngewbcAO2MdqiTwcYr1rqDXtTgfzZ5I0j&#10;WBkj82QyNtDxtg5Y89ccdK1b26tPD+kq0dsFhRkhgtrdFXczMFRFHAGSQOwH0pdL1Ual9pje2ltb&#10;m1kEc0EpUlSVDAgqSCCCOfqOopptbCcU9yp/Yeo/9DXrH/fq0/8AjFH9h6j/ANDXrH/fq0/+MVt0&#10;UhmJ/Yeo/wDQ16x/36tP/jFH9h6j/wBDXrH/AH6tP/jFbdFAHOv4Xunvor1vFGsG4iieJH8u04Ry&#10;pYY8jHJRfy+tT/2HqP8A0Nesf9+rT/4xUsPiKyufEb6JB5kk8cDzSSBf3a7WVSu7u3zjIHTvWtQB&#10;if2HqP8A0Nesf9+rT/4xR/Yeo/8AQ16x/wB+rT/4xW3RQBif2HqP/Q16x/36tP8A4xUF74XutQsb&#10;iyuvFGsSW9xE0UqeXaDcjDBGRBkcHtXRVR1PUW09IBFZz3c88nlxxQgDnBJLMSAoAB5J9AMk0AUv&#10;7D1H/oa9Y/79Wn/xij+w9R/6GvWP+/Vp/wDGKu6TqkerWjTJFJC8crwyxS43RupwwOCQfqD0q9QB&#10;if2HqP8A0Nesf9+rT/4xR/Yeo/8AQ16x/wB+rT/4xW3RQBif2HqP/Q16x/36tP8A4xUC+F7pL6W9&#10;XxRrAuJYkid/LtOUQsVGPIxwXb8/pXQk4BJ7egrG07xCL6+itJtPu7N7iBri3+0BQZI1KgkgElSN&#10;68MAefUEAAT+w9R/6GvWP+/Vp/8AGKP7D1H/AKGvWP8Av1af/GK26KAMT+w9R/6GvWP+/Vp/8Yo/&#10;sPUf+hr1j/v1af8AxituigDnbvwvdX0KxXHijWHRZY5QPLtB86OHU8QdmUH8Kn/sPUf+hr1j/v1a&#10;f/GKt63rNtoOkz6hdB2SJciOMZeRuyqPX/65PAq5BKJ4I5VBAdQwB9xmgDI/sPUf+hr1j/v1af8A&#10;xij+w9R/6GvWP+/Vp/8AGK26KAMT+w9R/wChr1j/AL9Wn/xij+w9R/6GvWP+/Vp/8YrbqC9u47Cx&#10;uLybIigiaV8f3VGT/KgDEg8L3VtNcyw+KNYV7qUSzHy7Q7nCKmeYOPlRRx6VP/Yeo/8AQ16x/wB+&#10;rT/4xU+j6pd6mjPcaPc2Ee0MjTyxNvz7IxI/HFalAGJ/Yeo/9DXrH/fq0/8AjFH9h6j/ANDXrH/f&#10;q0/+MVt0UAYn9h6j/wBDXrH/AH6tP/jFQT+F7q5mtpZvFGsM9rKZYT5doNrlGTPEHPyuw59a6Ksa&#10;XxBt1CW3t9NvLqG3lSG4uIVVljdsHG3O5sBlLEA4B9jgAb/Yeo/9DXrH/fq0/wDjFH9h6j/0Nesf&#10;9+rT/wCMVt0UAYn9h6j/ANDXrH/fq0/+MUf2HqP/AENesf8Afq0/+MVt0UAYn9h6j/0Nesf9+rT/&#10;AOMVBZeF7rT7G3srXxRrEdvbxLFEnl2h2oowBkwZPA71s39zcWto0ttYy3soIAhidFY++XIH61R0&#10;HXH1tLtm064s/s0xgbznRgzD72CjEHB4PvkdQaAI/wCw9R/6GvWP+/Vp/wDGKP7D1H/oa9Y/79Wn&#10;/wAYrbooAxP7D1H/AKGvWP8Av1af/GKP7D1H/oa9Y/79Wn/xituigDnX8L3T30V63ijWDcRRPEj+&#10;XacI5UsMeRjkov5fWp/7D1H/AKGvWP8Av1af/GKZD4phm1KO2+x3KW813JZRXRK7Hmj3blwDuA/d&#10;uASP4fcZ3qAMT+w9R/6GvWP+/Vp/8Yo/sPUf+hr1j/v1af8AxituigDE/sPUf+hr1j/v1af/ABio&#10;L3wvdahY3FldeKNYkt7iJopU8u0G5GGCMiDI4PauirO1XVhpv2aNLaa6ubqQxwwRYBYhSxJLEAAA&#10;E5P9aAKv9h6j/wBDXrH/AH6tP/jFH9h6j/0Nesf9+rT/AOMVe0vUotUtDPHG8TJI0UsUmN0bqcMp&#10;wSPxBIIwau0AYn9h6j/0Nesf9+rT/wCMUf2HqP8A0Nesf9+rT/4xW3RQBif2HqP/AENesf8Afq0/&#10;+MVb0rShpa3RN3cXc11N5801xsDM2xUHCKqgbUUcCpNU1S10ixe7u2YIvAVFLO7dlVRySfSs3/hJ&#10;kltNMks7C4urjULX7XHbxsgZIsKSWLEDq6jryT7EgA3qKraffwapp1vfWxYwzxiRNwwQD2I7H2qz&#10;QAUUUUAFFFFABRRRQAUUUUAFFFFABRRRQBkeIrO5u9Oha0j82e2uoblYtwXzAjglQTwCRnGeM4zU&#10;eiWlyNS1bU7q2e1N5JGI4ZGVmCIgXLbSQCTu4BPGO/FbdFABRRRQAUUUUAY8tjcN4ztb8R/6Kmnz&#10;Qs+4cO0kbAY69Fb8q2KKKACiiigArF8S3GsQ2UUejWU08ssm2WWFot0CY5ZRIyhm7DJwOpzjB2qK&#10;AMvw/bpa6RHAmn3NiFZsx3To8jEnJdmRmBLEkk5zmtSiigAooooARt207cbscZ6ZrlNOs9RuPFFt&#10;qs2lvp0otniv3adXSduNqxgMTgEE5IU4IGMk46yigAooooAKKKKAOZ8VaBqGrJLPZXqK6Wc0UVs8&#10;IcM7qQSCWG1iPlyegJ9TW3pkNxb6Xaw3UiyTpGquyrtBOPTJ/nVuigAoopCQoySB25oAWqWsW73e&#10;i3tslvHcNLA6CCVyqSZBG0kcgHpmrUc0UwYxSI4VihKsDhgcEfUGn0Acv4f0lrXXbm9t9H/saye1&#10;SNrX92PNlDE79sbFeAduep+gFdRRRQAUUUUAFcFf+GLk6lqJg0syXdzfx3NpqvmJ/oq/JuHLbxja&#10;3Cghtwz3x3tFABRRRQAUUUUAVdTa7TSrx7CPzbxYHMCEgbpNp2jJ4GTjrUejacmk6NZ2Cc+REqM3&#10;Us2PmY+pJyT7mr1FABRRRQAUUUUAcJZeH7+LW7a5/s2SO/TUJZ7nUjMhjlhbd8oXdnJXYuNoxt69&#10;z3dFFABRRRQAVh+JbKa7ispbe2uZZYLjeHtJkjmiBVlLLv8AlbrgqexJ6gVuUUAYXhTSp9K0ucXK&#10;us1zdS3LJJIHZdx4DMOC2ACccZJxxW7RRQAUUUUAQ3aNLZzxoMs0bKB6kiuWsNP1TRodAuRp0l09&#10;vpAsrm3ikjDo4EZBBZgpGVYHB7g8jNdfRQBleG9Ol0nw7ZWU+3zo48yBTkBiSxAPcAkitWiigAoo&#10;ooAKKKKACiiigAooooAKKKKACiiigAooooAKKKKACiiigAooooAKKKKACiiigAooooAKKKKACiii&#10;gAooooAKKKKACiiigArlPG0M8x0EQXb25/tWIZVFbkhsHkHpj9a6uqWqaTZ6xbLb3sbuiSLKhSVo&#10;2R16MGUgg/Q0AcXaapq9/q9vplpfR2Mc95qolkitkLYhmVUIyMbvmOSQc5Oeeadpmsa/9l0XUrvV&#10;EnS51F9PlthboisqtInmZ+8Gygbg45xiutt9B0y1vEu4bbbPG87q3mMcNMwaQ4JxyQD7dsUqaDps&#10;drbWyW2Iba5N1EvmN8spZmLZzzy7HB45oA4uLxN4gu/N1O2ivXiS9eFLUW8X2cxJKYzmQnfvwCc5&#10;xnjBr0WsWTwno0l8121tJuaYXDRC4kELSg53mLdsLZAOcdeetc/Mr6tpUUjXEAubvV58Wty7pHci&#10;MyxrCxXlcKgbGCNyng5NAHdUVwkdx9h0K+aG3mtbrTNRiY2wuPOjjLeXuSNsD5GR24IBBc8Diu7o&#10;AKKKKACiiigAooooAKKKKACiiigAooooAKKKKACiiigAooooAKKKKACiiigAooooAKKKKACiiigA&#10;ooooAKKKKACiiigAooooAKKKKACiiigAooooAKKKKACiiigAooooAKKKKACiiigAooooAKKKKACi&#10;iigAooooAKKKKACiiigAooooAKx4tKsZn1KxuLaK4tJJhOYJ0DoGYZbAI7sC31Y0UUAFxpVjDHp+&#10;n21rDb2f2oSmCCMIhKAuvAH95VP4VsUUUAFFFFABRRRQAUUUUAFFFFABRRRQAUUUUAFFFFABRRRQ&#10;AUUUUAFFFFABRRRQAUUUUAFFFFABRRRQAUUUUAf/2VBLAwQKAAAAAAAAACEAOERzK2c1AABnNQAA&#10;FQAAAGRycy9tZWRpYS9pbWFnZTIuanBlZ//Y/+AAEEpGSUYAAQEAAAEAAQAA//4AGE1BVExBQiBI&#10;YW5kbGUgR3JhcGhpY3P//gAdTUFUTEFCLCBUaGUgTWF0aFdvcmtzLCBJbmMu/9sAQwAIBgYHBgUI&#10;BwcHCQkICgwUDQwLCwwZEhMPFB0aHx4dGhwcICQuJyAiLCMcHCg3KSwwMTQ0NB8nOT04MjwuMzQy&#10;/9sAQwEJCQkMCwwYDQ0YMiEcITIyMjIyMjIyMjIyMjIyMjIyMjIyMjIyMjIyMjIyMjIyMjIyMjIy&#10;MjIyMjIyMjIyMjIy/8AAEQgBpAIw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9/ooooAKKKKACiiigAooooAKKKKACiiigAooooAKKKKACiii&#10;gAooooAKKKKACiiigAooooAKKKKACiiigAooooAKrXmo2WniI3t5b2wlfZH50qpvb0GTyfarNeS+&#10;G9R8RS+MPFepQ+HIdUul1Z9OM09+IGt7VMeWqIyt8pBLnGNxOeewB60CCAQcg0V5v8MpruDXvFek&#10;NZ/YdPtJbWaGyWTzI7SaaLfPCjD5dqv/AArgDJwOa9IoAKKKKACiiigAooooAKKKKACiiigAoooo&#10;AKKKKACiiigAooooAKKKKACiiigAooooAKKKKACiiigAooooAKKKKACiiigAooooAKKKKACiiigA&#10;oqpqVxdW1mXsrT7VcFlRIy+xeSBuY84UA5OATgcCuZvvGVxp8E8VzBp8V7DepaF5LsrbZaPzclyu&#10;VwoORjrj1oA7GiqGjXk2oaXFdTNZO0mSGspzNEwzwVcgZ/Kq9x4q8O2lxJb3Ov6XDNGxV45LyNWU&#10;jqCCcg0Aa9FYn/CZeFv+hk0f/wADov8A4qj/AITLwt/0Mmj/APgdF/8AFUAbdFYn/CZeFv8AoZNH&#10;/wDA6L/4qj/hMvC3/QyaP/4HRf8AxVAG3RWJ/wAJl4W/6GTR/wDwOi/+Ko/4TLwt/wBDJo//AIHR&#10;f/FUAbdFYn/CZeFv+hk0f/wOi/8AiqP+Ey8Lf9DJo/8A4HRf/FUAbdFYn/CZeFv+hk0f/wADov8A&#10;4qj/AITLwt/0Mmj/APgdF/8AFUAbdFYn/CZeFv8AoZNH/wDA6L/4qj/hMvC3/QyaP/4HRf8AxVAG&#10;3RWJ/wAJl4W/6GTR/wDwOi/+Ko/4TLwt/wBDJo//AIHRf/FUAbdFYn/CZeFv+hk0f/wOi/8AiqP+&#10;Ey8Lf9DJo/8A4HRf/FUAbdFYn/CZeFv+hk0f/wADov8A4qj/AITLwt/0Mmj/APgdF/8AFUAbdFYn&#10;/CZeFv8AoZNH/wDA6L/4qj/hMvC3/QyaP/4HRf8AxVAG3RWJ/wAJl4W/6GTR/wDwOi/+Ko/4TLwt&#10;/wBDJo//AIHRf/FUAbdZNx4dsZNSm1K3M1lfzqqT3Fq+wzKvA3jlWIHAYgso6EVF/wAJl4W/6GTR&#10;/wDwOi/+Ko/4TLwt/wBDJo//AIHRf/FUAZfiLS/Dnh7wPex3NxcaXpSyC4upbaZhNOxYEhnOXdnO&#10;FJzuOcZrjtHe6XR9AsGnZLHVvERlW1F15zWtuqGVLdmyeSUViM8biK7vUNf8D6ta/ZdS1fw9e2+4&#10;N5VzcwyJkdDhiRmsq5f4fmwt7XTtY8PaYLa9jvovsc8EYEqEclQQDlcqfY0Acfb6zq8UKy6hfRah&#10;KnjGa2j3h1MQRJuRh/u/KMKcgDPXqLVn418bXlhazi70dDd6FLq4P2Jz5flEAp/rOd25ee3PBxXZ&#10;/wBo/Dzz5JvtvhfzZJhcO/m2+5pQCN5OeWwzDPXk+tSJrHgKJESPUvDSIkDWyKs8ACwnGYxzwhwM&#10;r04oA4vRfib4g1nVLOZLK2jsXurW1ltmQBj5sauXEjSA5+YlV2HcFPOa7DwVcSC+8T6YWZoLHVnE&#10;BJztWRElKD2DO2PYgdqRNQ+Hcd7Bex3nhdLu3RY4Z1ltw8aAYCq2cgAcADoKNF1nwlo0F0qeKdJl&#10;lu7qW7nla9iBZ3Ppu6BQqj2UUAddRWJ/wmXhb/oZNH/8Dov/AIqj/hMvC3/QyaP/AOB0X/xVAG3R&#10;WJ/wmXhb/oZNH/8AA6L/AOKo/wCEy8Lf9DJo/wD4HRf/ABVAG3RWJ/wmXhb/AKGTR/8AwOi/+Ko/&#10;4TLwt/0Mmj/+B0X/AMVQBt0Vif8ACZeFv+hk0f8A8Dov/iqP+Ey8Lf8AQyaP/wCB0X/xVAG3RWJ/&#10;wmXhb/oZNH/8Dov/AIqj/hMvC3/QyaP/AOB0X/xVAG3RWJ/wmXhb/oZNH/8AA6L/AOKo/wCEy8Lf&#10;9DJo/wD4HRf/ABVAG3RWJ/wmXhb/AKGTR/8AwOi/+Ko/4TLwt/0Mmj/+B0X/AMVQBt0Vif8ACZeF&#10;v+hk0f8A8Dov/iqP+Ey8Lf8AQyaP/wCB0X/xVAG3RWJ/wmXhb/oZNH/8Dov/AIqj/hMvC3/QyaP/&#10;AOB0X/xVAG3RWJ/wmXhb/oZNH/8AA6L/AOKo/wCEy8Lf9DJo/wD4HRf/ABVAG3RWJ/wmXhb/AKGT&#10;R/8AwOi/+Ko/4TLwt/0Mmj/+B0X/AMVQBt0Vif8ACZeFv+hk0f8A8Dov/iq0rHUbHVLf7Rp97b3c&#10;IYr5lvKsi5HbIJGeaALNFFFABRRRQAUUUUAFFFFABRRRQAUUUUAZuvR6tNpMkWivbx3rkAPO5UKu&#10;fmIIVvmx0yCM889KybLS9XsrG2SDTdJhe3uPMKNdvMZtysGcytEGWTJznDZ5BxmuoooAyfD+lz6X&#10;ZXAuTF59zdSXLpCSUjLnO1SQCQPXAycnAqLwp/yB5/8AsJX/AP6VzVt1ieFP+QPP/wBhK/8A/Sua&#10;gDbooooAKKKKAKcmnpJrNtqRdg8FvNAExwRI0bE/h5Q/OrlFFABRRRQAVT1bT01bRr7TZHaNLu3k&#10;gZ1GSodSuR+dXKKACiiigAooooAKpx6ekes3OpB2Lz28MBTHAEbSMD+Pmn8quUUAFFFFABRRRQBT&#10;1PT01O1SB3ZAlxBPkDvFKsgH4lMfjVyiigAooooAKKKKAKdnp6Wd1qE6uzG9uBOwI+6RFHHgfhGD&#10;+NXKKKACiiigAqneael5dafOzspsrgzqAPvExSR4P4SE/hVyigAooooAKKKKACqek6emk6NY6bG7&#10;SJaW8cCuwwWCKFyfyq5RQAUUUUAFFFFAFOTT0k1m21IuweC3mgCY4IkaNifw8ofnVyiigAooooAK&#10;p6tp6ato19psjtGl3byQM6jJUOpXI/OrlFABRRRQAUUUUAFYmh/8hjxN/wBhJP8A0kt626xND/5D&#10;Hib/ALCSf+klvQBt0UUUAFFFFABRRRQAUUUUAFFFFABRRRQAUUUUAFYnhT/kDz/9hK//APSuatus&#10;Twp/yB5/+wlf/wDpXNQBt0UUUAFFFFABRRRQAUUUUAFFFFABRRRQAUUUUAFFFFABRRRQAUUUUAFF&#10;FFABRRRQAUUUUAFFFFABRRRQAUUUUAFFFFABRRRQAUUUUAFFFFABRRRQAUUUUAFFFFABRRRQAUUU&#10;UAFFFFABWJof/IY8Tf8AYST/ANJLetusTQ/+Qx4m/wCwkn/pJb0AbdFFFABRRRQAUUUUAFFFFABR&#10;RRQAUUUUAFFFFABWJ4U/5A8//YSv/wD0rmrbrE8Kf8gef/sJX/8A6VzUAbdFFFABRRRQAUUUUAFF&#10;FFABRRRQAUUUUAFFFFABRRRQAUUUUAFFFFABRRRQAUUUUAFFFFABRRRQAUUUUAFFFFABRRRQAUUU&#10;UAFFFFABRRRQAUUUUAFFFFABRRRQAUUUUAFFFFABRRRQAViaH/yGPE3/AGEk/wDSS3rbrE0P/kMe&#10;Jv8AsJJ/6SW9AG3RRRQAUUUUAFFFFABRRRQAUUUUAFFFFABRSEgAkkADqTTRNEYfNEqeVjO/cMfn&#10;QA+sTwp/yB5/+wlf/wDpXNW0CGAIIIPIIrF8Kf8AIHn/AOwlf/8ApXNQBt0UUUAFFFFABRRRQAUU&#10;UUAFFFFABRRRQAUUUUAFFFZGoySahfro8EjRpsEt5KhwVjJIVAexYg89gp7kVUY8zJlLlQ99bieV&#10;4rG2uL90JVzbgbFIOCN7ELkdwCSKT7ZrJ5XR4QP9u8wf0Q1owwxW0CQwxrHEihVRRgADtUlPmitk&#10;Tyye7Mo3usKedHiI/wBm8B/moo/tTUF+/oN4f+uU0LfzcVq0Ucy/lX4/5j5H/M/w/wAjK/tp1/1m&#10;kamn/bJX/wDQWNH/AAkFkv8ArIr+I/7dhMP124rVoovHsLln0f4GV/wkmjj79/HH/wBdQU/9CAqW&#10;PXdHmOItVsXP+zcIf61oVFJbQTDEsEbj/aQGi8Oz+/8A4AWn3X3f8EdHNFMMxSI49VYGn1nSeH9G&#10;l/1mk2LH1Numf5VH/wAI3pA+5ZrF/wBcXaP/ANBIotDu/u/4I7z7L7/+AatFZf8AYFqBiO41CPHQ&#10;LfzYH4FiKT+xpV/1Ws6nH6fOj4/76Q0cse4c0+q/H/hjVorKGm6mg+TXZ2P/AE1t4j/6Cq0fZtdT&#10;7up2Lj/ppYtn8xKP5Uci/mX4/wCQud/yv8P8zVorK/4n6dtMl/GSP/4qj7Vri/f0uyb/AK53zE/r&#10;GKOR9GvvD2i6p/catFZX9p6iv39Bum/65Twn/wBCdaP7adf9bo+pp/2yV/8A0FjR7OX9NB7SP9Jm&#10;rRWV/wAJBZj/AFkOoR/72nz4/MJij/hJdHH375Iv+uqsn/oQFHs59mHtYd0atFZ0fiDRpgDFq9g+&#10;f7tyh/rVyK5gn/1U0cn+4wNJxkt0UpxezJaKKKkoKKKKACiiigAooooAKKKKACiiigAooooAKxND&#10;/wCQx4m/7CSf+klvW3WJof8AyGPE3/YST/0kt6ANuiiigAooooAKKKKACiiigAooooAKKKKAMvxC&#10;NNOjSnVyTZKyM6cnzCGBVNo5bLYG3vnHOa5OLSQmp6cb2yitNP1LUmlGm7V8tCtuwQOB8u4lS5A4&#10;yB1Iye3vtPstTt/s9/Z293ASG8qeISLkdDgjFVYvDuh29rJaw6Np0dvKwaSJLVAjkdCQBgkUAUfC&#10;AEen30MQUWsOo3EdsF+6sYc8D2DbgB2xjtUPhOPUvKupGu7Q2B1G/wBsAtmEoP2qXrJ5mDzn+Af1&#10;ro7e3htLdLe2hjhhjG1I41Cqo9ABwKyPCn/IHn/7CV//AOlc1AG3RRRQAUUUUAFFFFABRRRQAUUU&#10;UAFFFFABRRRQAyWWOCF5pWCRxqWZj0AHJNZ+iQy/ZZb24UrcXshnZW6opACJ+Chc++T3qPWR9tuL&#10;PSRkrO3m3GO0KEEg/wC8xVfoW9K16v4Y+pn8U/T8woooqDQKKKKACiiigAooooAKKKKACiiigAoo&#10;ooAKKKKACiiigAooooAjkghl/wBZFG/+8oNU5dB0eb/W6VYufVrdD/StCiqUmtmS4xe6Mr/hG9HH&#10;3LCOP/rkSn/oJFA8PWa/6ubUI/ZL+bH5FsVq0U/aT7sn2UOyMr+xXX/V6vqaf9tVf/0JTR/ZupL9&#10;zXblv+ukEJ/korVoo9pL+kg9nH+mzK+y64n3NUs39pbI/wBJBR/xP076ZL+Ekf8A8VWrRRzvql9w&#10;ezXRv7zLNzrife0yycesd63P4GMfzpP7R1NPv6FO3/XK4ib8tzLWrRRzL+Vfj/mPkf8AM/w/yMo6&#10;zKv+s0fUkHrsR/8A0FzR/wAJBar/AKy31GM/7VhMf1CkVq0UXj1Qcs+j/D/hjK/4STSB9+8EX/XV&#10;GT/0ICpI9f0aY4j1axc+i3CE/wA60ajkgilGJIkcf7Sg0Xh2f3/8AVp9193/AARIrmCb/VTxyf7j&#10;g1LWfLoWjzf63SrF/wDet0P9Ki/4RvRx9ywii/645j/9BIotDu/u/wCCF59l9/8AwDQuVuGtpFtZ&#10;YopyPkeWMyKD7qGUn8xWF4XS6S98RrezQzXA1Jd8kMRiQ/6Lb4wpZiOMdz/Srv8Awj9mP9XNqEfs&#10;l/MB+W/FVPDUIt7/AMRQh5JAmpL88jFmObW3PJPXrSaj0ZScr6o6CiiipKCiiigAooooAKKKKACi&#10;iigAooooAKKKKACsTwp/yB5/+wlf/wDpXNW3WJ4U/wCQPP8A9hK//wDSuagDbooooAKKKKACiiig&#10;AooooAKKKKACiiigAoorK112mt4tMibEt+xiJHVY8Zkb/vngH1YVUY8zsTKXKrjdEzeG41dxzdkC&#10;D2gXOz/vrJf/AIFWvTY40ijWONQqKAqqBgADoKdRKXM7hCPKrBRRRUlBRRRQAUUUUAFFFFABRRRQ&#10;AUUUUAFFFFABRRRQAUUUUAFFFFABRRRQAUUUUAFFFFABRRRQAUUUUAFFFFABRRRQAUUUUAFYmh/8&#10;hjxN/wBhJP8A0kt626xND/5DHib/ALCSf+klvQBt0UUUAFFFFABRRRQAUUUUAFFFFABRRRQAUUUU&#10;AFYnhT/kDz/9hK//APSuatusTwp/yB5/+wlf/wDpXNQBt0UUUAFFFFABRRRQAUUUUAFFFFABRRRQ&#10;AVkaaBf6rd6ocGNM2lsf9lT87fi/H0jB71NrdzNb6cY7U4u7lhBbnGcO38X/AAEZY+ymrdpbRWVp&#10;DawgiKFAignJwBirXuxv3/r+vmZv3p27f1/XyJqKKKg0CiiigAooooAKKKKACiiigAooooAKKKKA&#10;CiiigAooooAKKKKACiiigAooooAKKKKACiiigAooooAKKKKACiiigAooooAKKKKACsTQ/wDkMeJv&#10;+wkn/pJb1t1iaH/yGPE3/YST/wBJLegDbooooAKKKKACiiigAooooAKKKKACiiigAooooAKxPCn/&#10;ACB5/wDsJX//AKVzVt1ieFP+QPP/ANhK/wD/AErmoA26KKKACiiigAooooAKKKKACiiigAooqnql&#10;9/Z+nS3Cp5kvCRR/35GOFX8SRTSbdkJtJXZUtz/aGvz3HJgsB5EXoZWALn8BtX67hWvVTTbIafp8&#10;Vtu3uoLSOeruTlmPuWJP41bqptN6bEwTS13YUUUVBYUUUUAFFFFABRRRQAUUUUAFFFFABRRRQAUU&#10;UUAFFFFABRRRQAUUUUAFFFFABRRRQAUUUUAFFFFABRRRQAUUUUAFFFFABRRRQAViaH/yGPE3/YST&#10;/wBJLetusTQ/+Qx4m/7CSf8ApJb0AbdFFFABRRRQAUUUUAFFFFABRRRQAUUUUAQ3dyLS1knMUsuw&#10;Z8uFC7t7ACuWl8aSx+F7LVXtrW1nu7x7UR3lz5ccZVpAS7gHtGegPNdfXNWWjappuk2UMAsJ7iC9&#10;nnZJiQrJI8jDa+0lWAcc7T0I75oA1tGvJtQ0uK6maydpMkNZTmaJhngq5Az+VY/hPVtNaK601dQt&#10;DfpqN+WtRMvmgfapTkpnPQg9O9aPh/S59LsrgXJi8+5upLl0hJKRlznapIBIHrgZOTgVF4U/5A8/&#10;/YSv/wD0rmoA26KKKACiiigAooooAKKKKACiiigArIlH9oeIYowQYNOHmP7zMMKP+AqWP/A1PatC&#10;8u4rGynu5s+XChdgoySAOgHc+1VtFtJLTTlNwP8ASp2M9xzn943JH0HCj2UVcdE5fIzl70lH5mhR&#10;RRUGgUUUUAFFFFABRRRQAUUUUAFFFFABRRRQAUUUUAFFFFABRRRQAUUUUAFFFFABRRRQAUUUUAFF&#10;FFABRRRQAUUUUAFFFFABRRRQAUUUUARXNzb2dtJcXU8UEEYy8srhVUepJ4FYXhe9tdQvfEd1ZXMN&#10;zbvqS7JYZA6Ni1twcEcHkEfhXRViaH/yGPE3/YST/wBJLegDbooooAKKKKACiiigAooooAKKKKAK&#10;19PcW9vutbX7RKTgKZAijjqzHovrgE+xrk7fxnObsh7/AMK3ETkBILXVwZvcDcoV2J6D5frXaMMo&#10;QSRkdQcYrzbTIY9WgstKGpaY9tapJa2bjTpV+0t9nxhwxClSkgfaCd+3cDgGgD0iNi8auUZCwBKt&#10;jK+xxTqZFH5UKR7i2xQu5jycetPoAKxPCn/IHn/7CV//AOlc1bdYnhT/AJA8/wD2Er//ANK5qANu&#10;iiigAooooAKKKKACiiigAoopksscELzSsEjjUszHoAOSaAMu/wA3+sWunAZhhAu7n0ODiNT9WBb/&#10;ALZ1r1l6JCxgl1CZds98/nMCOVTACL+CgZ9yfWtSrnp7q6GdPVcz6hRRRUGgUUUUAFFFFABRRRQA&#10;UUUUAFFFFABRRRQAUUUUAFFFFABRRRQAUUUUAFFFFABRRRQAUUUUAFFFFABRRRQAUUUUAFFFFABR&#10;RRQAUUUUAFYmh/8AIY8Tf9hJP/SS3rbrE0P/AJDHib/sJJ/6SW9AG3RRRQAUUUUAFFFFABRRRQAU&#10;UUUAU9Sku4rMtZWsFzJnDJNOYl24OTkKx/DFee+FbLVbbU9FvL8M2m38ols0a7R2icWjKpfEKlz5&#10;SEDkDucnFegavcPZ6c9yl7aWgiIZpbv/AFWOmGORtznr2OOD0PK6Xpxt7qK903R/DNhJe/LDexXj&#10;XAPyk4ijEaA5VSSFZeATzigDuKKRAVRVZixAwWPf3paACsTwp/yB5/8AsJX/AP6VzVt1ieFP+QPP&#10;/wBhK/8A/SuagDbooooAKKKKACiiigAooooAKyNa/wBNltdIXBFy2+4BGf3CEFh/wI7V+jH0rXrI&#10;0X/TJLrV2OVum22/tAmQpH+8Sz/Rh6VcNPe7fmZ1NbR7/l/Whr0UUVBoFFFFABRRRQAUUUUAFFFF&#10;ABRRRQAUUUUAFFFFABRRRQAUUUUAFFFFABRRRQAUUUUAFFFFABRRRQAUUUUAFFFFABRRRQAUUUUA&#10;FFFFABRRRQAViaH/AMhjxN/2Ek/9JLetusTQ/wDkMeJv+wkn/pJb0AbdFFFABRRRQAUUUUAFFFFA&#10;BUN3eW1hayXV5cRW9vGMvLK4VVHuTxU1ZGuSwWbWt/ewyS2VszM4SAymJsfLKQPmwo3DgHG/PABI&#10;AMj/AISDQ/GPl22ia1bG/tpluIkmiYhiuesbbS4wTyDwcHtVyXwy0fiKxv7GdIbOO5a6uLTZw0pi&#10;kj3of4SfM+YYwSM8HO7F0HXtN1dZLGN/7QvTqUtzD5TiXyozKWSQupIQBTjaxBONuOcHvKACiiig&#10;ArE8Kf8AIHn/AOwlf/8ApXNW3WJ4U/5A8/8A2Er/AP8ASuagDbooooAKKKKACiiigAooooAytcld&#10;7eLToWKzXz+SGU4KJjLt7YUHB9StaccaQxJFGoVEUKqjoAOgrK0/GoatdakRmKHNpbH2B/eMPqwA&#10;/wCACternolEzhq3IKKKKg0CiiigAooooAKKKKACiiigAooooAKKKKACiiigAooooAKKKKACiiig&#10;AooooAKKKKACiiigAooooAKKKKACiiigAooooAKKKKACiiigAooooAKxND/5DHib/sJJ/wCklvW3&#10;WJof/IY8Tf8AYST/ANJLegDbooooAKKKKACiiigAooooAKKKKADAHSiiigAppljVC5dQi5yxPAx1&#10;qO7tzdWskAnlg3jHmQkB1+hIOPrXA6PawNpHhmwuEElgdUvVaOX51dla4KBs53cjPPcA9aAPQwQw&#10;BBBB5BFYvhT/AJA8/wD2Er//ANK5qh8IAR6ffQxBRaw6jcR2wX7qxhzwPYNuAHbGO1Q+E49S8q6k&#10;a7tDYHUb/bALZhKD9ql6yeZg85/gH9aAOnooooAKKKKACiiigArP1m6ktdPZbcgXc5EFv/10bofo&#10;OWPsprQrIiH9oeI5ZjnyNOXyk9GmcAuf+ArtH/AmHargtbvoRUbtZdTQsrSOwsYLSLPlwoEUnknA&#10;6n3qeiipbu7spJJWQUUUUhhRRRQAUUUUAFFFFABRRRQAUUUUAFFFFABRRRQAUUUUAFFFFABRRRQA&#10;UUUUAFFFFABRRRQAUUUUAFFFFABRRRQAUUUUAFFFFABRRRQAUUUUAFYmh/8AIY8Tf9hJP/SS3rWu&#10;VuGtpFtZYopyPkeWMyKD7qGUn8xWF4XS6S98RrezQzXA1Jd8kMRiQ/6Lb4wpZiOMdz/SgDoqKKKA&#10;CiiigAooooAKKKKACiiigAooooAKqyaZp8tmbOSxtntSxcwtEpTcW3E7cYzkk59eatUUAR29vDaW&#10;6W9tDHDDGNqRxqFVR6ADgVkeFP8AkDz/APYSv/8A0rmrbrE8Kf8AIHn/AOwlf/8ApXNQBt0UUUAF&#10;FFFABRRRQBT1S9OnaZPdKhkkUARxj+NyQqr+LED8aXTLL+z9Pity2+TlpX/vyMcs34kk1Tn/AOJj&#10;r8VvwYLACeT3lYEIPwG5vxU1r1ctIpfP/Izj70nLtp/n/XkFFFFQaBRRRQAUUUUAFFFFABRRRQAU&#10;UUUAFFFFABRRRQAUUUUAFFFFABRRRQAUUUUAFFFFABRRRQAUUUUAFFFFABRRRQAUUUUAFFFFABRR&#10;RQAUUUUAFFFFABWJof8AyGPE3/YST/0kt626xND/AOQx4m/7CSf+klvQBt0UUUAFFFFABRRRQAUU&#10;UUAFFFFABRRRQAUUUUAFYnhT/kDz/wDYSv8A/wBK5q26xPCn/IHn/wCwlf8A/pXNQBt0UUUAFFFF&#10;ABUN3dRWNnNdTttiiQux9h6e9TVkan/p+p2emAZiU/arnn+FT8in6vg/RGHeqgrvUmcrLTcm0W0k&#10;trEyXAxdXLm4n9nb+H6KAqj2UVo0UUpPmd2OMeVWQUUUUhhRRRQAUUUUAFFFFABRRRQAUUUUAFFF&#10;FABRRRQAUUUUAFFFFABRRRQAUUUUAFFFFABRRRQAUUUUAFFFFABRRRQAUUUUAFFFFABRRRQAUUUU&#10;AFFFFABWJof/ACGPE3/YST/0kt626xND/wCQx4m/7CSf+klvQBt0UUUAFFFFABRRRQAUUUUAFFFF&#10;ABRRRQAUUUUAFYnhT/kDz/8AYSv/AP0rmrbrE8Kf8gef/sJX/wD6VzUAbdFFFABRRRQA13WNGd2C&#10;ooJZmOAB6mszQlea2k1KYYlvm84A9Vi6Rr/3zgn3JpNbP2trfSFPN4SZvaBcb/zyqf8AA61gMDA6&#10;Ve0fX8v6/Iz+Kfp+f9fmFFFFQaBRRRQAUUUUAFFFFABRRRQAUUUUAFFFFABRRRQAUUUUAFFFFABR&#10;RRQAUUUUAFFFFABRRRQAUUUUAFFFFABRRRQAUUUUAFFFFABRRRQAUUUUAFFFFABRRRQAViaH/wAh&#10;jxN/2Ek/9JLetusTQ/8AkMeJv+wkn/pJb0AbdFFFABRRRQAUUUUAFFFFABRRRQAUUUUAFFFYnifX&#10;joFjbzL9lElxcLAjXc/kxKSrMSzYOBhT2oA26xPCn/IHn/7CV/8A+lc1XNGvJtQ0uK6maydpMkNZ&#10;TmaJhngq5Az+VY/hPVtNaK601dQtDfpqN+WtRMvmgfapTkpnPQg9O9AHT0UUUAFFFZeuyy/Yls7Z&#10;ytzev5EbDqgPLv8A8BUMfrgd6cVzOxMpcquM0jF9dXWrnJWY+Tb5/wCeSE8/8CYsfpt9K16ZDDHb&#10;wRwwoEijUIijooAwBT6cnd3CEeVWYUUUVJQUUUUAFFFFABRRRQAUUUUAFFFFABRRRQAUUUUAFFFF&#10;ABRRRQAUUUUAFFFFABRRRQAUUUUAFFFFABRRRQAUUUUAFFFFABRRRQAUUUUAFFFFABRRRQAUUUUA&#10;FYmh/wDIY8Tf9hJP/SS3rWubm3s7aS4up4oIIxl5ZXCqo9STwKwvC97a6he+I7qyuYbm3fUl2Swy&#10;B0bFrbg4I4PII/CgDoqKKKACiiigAooooAKKKKACiiigAooooAKztVgvpDaTWEdnLJBNvaO5yoZS&#10;pB2uAxVhnOcHPI75rRooAyfD+lz6XZXAuTF59zdSXLpCSUjLnO1SQCQPXAycnAqLwp/yB5/+wlf/&#10;APpXNW3WJ4U/5A8//YSv/wD0rmoA26KKKACsix/4mGt3d+TmG2zaQcfxAgysP+BAL/wA+tWNYvJL&#10;LT2aBd1zKywwLjrIxwPwHU+wNT2NpHYWMNrESViXbknJY9yfcnn8ate7G/czfvSS7a/5FiiiioNA&#10;ooooAKKKKACiiigAooooAKKKKACiiigAooooAKKKKACiiigAooooAKKKKACiiigAooooAKKKKACi&#10;iigAooooAKKKKACiiigAooooAKKKKACiiigAooooAKKKKACsTQ/+Qx4m/wCwkn/pJb1t1iaH/wAh&#10;jxN/2Ek/9JLegDbooooAKKKKACiiigAooooAKKKKACiiigAooooAKxPCn/IHn/7CV/8A+lc1bdYn&#10;hT/kDz/9hK//APSuagDbooqrqN6un6fNdFDIY1+WMdXY8Ko9ySB+NNJt2Qm0ldlNR/aPiHzM5t9O&#10;BUc8Gdxyf+Aocf8AbQ1rVS0mybT9NihkYNOcyTuP45GO5z9Mk49sCrtVNq9lsiYJpXe7CiiioLCi&#10;iigAooooAKKKKACiiigAooooAKKKKACiiigAooooAKKKKACiiigAooooAKKKKACiiigAooooAKKK&#10;KACiiigAooooAKKKKACiiigAooooAKKKKACiiigAooooAKxND/5DHib/ALCSf+klvW3WJof/ACGP&#10;E3/YST/0kt6ANuiiigAooooAKKKKACiiigAooooAKKKKACiiigArE8Kf8gef/sJX/wD6VzVt1ieF&#10;P+QPP/2Er/8A9K5qANusicjUdfitRkw2AE8voZWyEX8Blsf7taF7eRafYzXc5IihQu2OScdgO5PQ&#10;DuaraNaS21hvuVAvLlzPcYOcO3b6KAFHsorSOicjOXvNR+ZoUUUVmaBRRRQAUUUUAFFFFABRRRQA&#10;UUUUAFFFFABRRRQAUUUUAFFFFABRRRQAUUUUAFFFFABRRRQAUUUUAFFFFABRRRQAUUUUAFFFFABR&#10;RRQAUUUUAFFFFABRRRQAUUUUAFFFFABWJof/ACGPE3/YST/0kt626xND/wCQx4m/7CSf+klvQBt0&#10;UUUAFFFFABRRRQAUUUUAFFFFABRRRQAUUU13WNC7sFUckk4AoAdWJ4U/5A8//YSv/wD0rmraBDAE&#10;EEHkEVzOj366d4buZihlkbU75IYV6yyG7m2qPr69hk9BTSbdkJtJXZfvD/aetQ2CkG3sytxdf7T9&#10;Yk/Mbz6bU9a2KpaXZPY2e2Z1kuZGMtxIowHkPUj2HAHsBV2qm1stkTBPd7sKKKKgsKKia5hW7jtW&#10;kUTyI0iJ3KqVDH8C6/nUtABRRRQAUUVFc3MNnaTXVxIscEKNJI7dFUDJJ+gFAEtFFFABRRRQAUUV&#10;EtzC13JarIpnjRZHTuFYsFP4lG/KgCWiiigAooooAKKiuLmG0jEk8ixoXSME92dgqj8WYD8aloAK&#10;KKKACiiigAoqKK5hnknjikVngcRygfwMVVsH/gLKfxqWgAooooAKKKiluYYJII5ZFV53McQP8bBW&#10;bA/4CrH8KAJaKKKACiiigAooqK2uYby0hureRZIJkWSN16MpGQR9QaAJaKKKACiiigAoqJrmFbuO&#10;1aRRPIjSIncqpUMfwLr+dS0AFFFFABRRUVzcw2dpNdXEixwQo0kjt0VQMkn6AUAS0UUUAFFFFABW&#10;Jof/ACGPE3/YST/0kt626xND/wCQx4m/7CSf+klvQBt0UUUAFFFFABRRRQAUUUUAFFFFABRRRQAV&#10;z3iOKK51Xw/a3aLJZy3b745BlHcQuUDA8HkEgeoHpXQ1DdWdrfQGC8tobiEkExzIHUkcg4NAGJ4Q&#10;Aj0++hiCi1h1G4jtgv3VjDngewbcAO2MdqhTwcYr5ruHXdTgcSzyRpGsDJF5sjSNtDxtg5Y89ccd&#10;OK1r26tPD+kq0dsFhRkhgtrdFXczMFRFHAGSQOwH0pdL1Ual9pje2ltbm1kEc0EpUlSVDAgqSCCC&#10;OfqOopptbCcU9yp/Yeo/9DXrH/fq0/8AjFH9h6j/ANDXrH/fq0/+MVt0UhmJ/Yeo/wDQ16x/36tP&#10;/jFH9h6j/wBDXrH/AH6tP/jFbdFAHOv4Xunvor1vFGsG4iieJH8u04RypYY8jHJRfy+tT/2HqP8A&#10;0Nesf9+rT/4xUsPiKyufEb6JB5kk8cDzSSBf3a7WVSu7u3zjIHTvWtQBif2HqP8A0Nesf9+rT/4x&#10;R/Yeo/8AQ16x/wB+rT/4xW3RQBif2HqP/Q16x/36tP8A4xUF74XutQsbiyuvFGsSW9xE0UqeXaDc&#10;jDBGRBkcHtXRVR1PUW09IBFZz3c88nlxxQgDnBJLMSAoAB5J9AMk0AUv7D1H/oa9Y/79Wn/xij+w&#10;9R/6GvWP+/Vp/wDGKu6TqkerWjTJFJC8crwyxS43RupwwOCQfqD0q9QBif2HqP8A0Nesf9+rT/4x&#10;R/Yeo/8AQ16x/wB+rT/4xW3RQBif2HqP/Q16x/36tP8A4xUC+F7pL6W9XxRrAuJYkid/LtOUQsVG&#10;PIxwXb8/pXQk4BJ7egrG07xCL6+itJtPu7N7iBri3+0BQZI1KgkgElSN68MAefUEAAT+w9R/6GvW&#10;P+/Vp/8AGKP7D1H/AKGvWP8Av1af/GK26KAMT+w9R/6GvWP+/Vp/8Yo/sPUf+hr1j/v1af8Axitu&#10;igDnbvwvdX0KxXHijWHRZY5QPLtB86OHU8QdmUH8Kn/sPUf+hr1j/v1af/GKt63rNtoOkz6hdB2S&#10;JciOMZeRuyqPX/65PAq5BKJ4I5VBAdQwB9xmgDI/sPUf+hr1j/v1af8Axij+w9R/6GvWP+/Vp/8A&#10;GK26KAMT+w9R/wChr1j/AL9Wn/xij+w9R/6GvWP+/Vp/8YrbqC9u47CxuLybIigiaV8f3VGT/KgD&#10;Eg8L3VtNcyw+KNYV7qUSzHy7Q7nCKmeYOPlRRx6VP/Yeo/8AQ16x/wB+rT/4xU+j6pd6mjPcaPc2&#10;Ee0MjTyxNvz7IxI/HFalAGJ/Yeo/9DXrH/fq0/8AjFH9h6j/ANDXrH/fq0/+MVt0UAYn9h6j/wBD&#10;XrH/AH6tP/jFQT+F7q5mtpZvFGsM9rKZYT5doNrlGTPEHPyuw59a6KsaXxBt1CW3t9NvLqG3lSG4&#10;uIVVljdsHG3O5sBlLEA4B9jgAb/Yeo/9DXrH/fq0/wDjFH9h6j/0Nesf9+rT/wCMVt0UAYn9h6j/&#10;ANDXrH/fq0/+MUf2HqP/AENesf8Afq0/+MVt0UAYn9h6j/0Nesf9+rT/AOMVBZeF7rT7G3srXxRr&#10;EdvbxLFEnl2h2oowBkwZPA71s39zcWto0ttYy3soIAhidFY++XIH61R0HXH1tLtm064s/s0xgbzn&#10;RgzD72CjEHB4PvkdQaAI/wCw9R/6GvWP+/Vp/wDGKP7D1H/oa9Y/79Wn/wAYrbooAxP7D1H/AKGv&#10;WP8Av1af/GKP7D1H/oa9Y/79Wn/xituigDnX8L3T30V63ijWDcRRPEj+XacI5UsMeRjkov5fWp/7&#10;D1H/AKGvWP8Av1af/GKZD4phm1KO2+x3KW813JZRXRK7Hmj3blwDuA/duASP4fcZ3qAMT+w9R/6G&#10;vWP+/Vp/8Yo/sPUf+hr1j/v1af8AxituigDE/sPUf+hr1j/v1af/ABioL3wvdahY3FldeKNYkt7i&#10;JopU8u0G5GGCMiDI4PauirO1XVhpv2aNLaa6ubqQxwwRYBYhSxJLEAAAE5P9aAKv9h6j/wBDXrH/&#10;AH6tP/jFH9h6j/0Nesf9+rT/AOMVe0vUotUtDPHG8TJI0UsUmN0bqcMpwSPxBIIwau0AYn9h6j/0&#10;Nesf9+rT/wCMUf2HqP8A0Nesf9+rT/4xW3RQBif2HqP/AENesf8Afq0/+MVb0rShpa3RN3cXc11N&#10;5801xsDM2xUHCKqgbUUcCpNU1S10ixe7u2YIvAVFLO7dlVRySfSs3/hJkltNMks7C4urjULX7XHb&#10;xsgZIsKSWLEDq6jryT7EgA3qKraffwapp1vfWxYwzxiRNwwQD2I7H2qzQAUUUUAFFFFABRRRQAUU&#10;UUAFFFFABRRRQBkeIrO5u9Oha0j82e2uoblYtwXzAjglQTwCRnGeM4zUeiWlyNS1bU7q2e1N5JGI&#10;4ZGVmCIgXLbSQCTu4BPGO/FbdFABRRRQAUUUUAY8tjcN4ztb8R/6KmnzQs+4cO0kbAY69Fb8q2KK&#10;KACiiigArF8S3GsQ2UUejWU08ssm2WWFot0CY5ZRIyhm7DJwOpzjB2qKAMvw/bpa6RHAmn3NiFZs&#10;x3To8jEnJdmRmBLEkk5zmtSiigAooooARt207cbscZ6ZrlNOs9RuPFFtqs2lvp0otniv3adXSduN&#10;qxgMTgEE5IU4IGMk46yigAooooAKKKKAOZ8VaBqGrJLPZXqK6Wc0UVs8IcM7qQSCWG1iPlyegJ9T&#10;W3pkNxb6Xaw3UiyTpGquyrtBOPTJ/nVuigAoopCQoySB25oAWqWsW73ei3tslvHcNLA6CCVyqSZB&#10;G0kcgHpmrUc0UwYxSI4VihKsDhgcEfUGn0Acv4f0lrXXbm9t9H/saye1SNrX92PNlDE79sbFeAdu&#10;ep+gFdRRRQAUUUUAFcFf+GLk6lqJg0syXdzfx3NpqvmJ/oq/JuHLbxja3Cghtwz3x3tFABRRRQAU&#10;UUUAVdTa7TSrx7CPzbxYHMCEgbpNp2jJ4GTjrUejacmk6NZ2Cc+REqM3Us2PmY+pJyT7mr1FABRR&#10;RQAUUUUAcJZeH7+LW7a5/s2SO/TUJZ7nUjMhjlhbd8oXdnJXYuNoxt69z3dFFABRRRQAVh+JbKa7&#10;ispbe2uZZYLjeHtJkjmiBVlLLv8AlbrgqexJ6gVuUUAYXhTSp9K0ucXKus1zdS3LJJIHZdx4DMOC&#10;2ACccZJxxW7RRQAUUUUAQ3aNLZzxoMs0bKB6kiuWsNP1TRodAuRp0l09vpAsrm3ikjDo4EZBBZgp&#10;GVYHB7g8jNdfRQBleG9Ol0nw7ZWU+3zo48yBTkBiSxAPcAkitWiigAooooAKKKKACiiigAooooAK&#10;KKKACiiigAooooAKKKKACiiigAooooAKKKKACiiigAooooAKKKKACiiigAooooAKKKKACiiigArl&#10;PG0M8x0EQXb25/tWIZVFbkhsHkHpj9a6uqWqaTZ6xbLb3sbuiSLKhSVo2R16MGUgg/Q0AcXaapq9&#10;/q9vplpfR2Mc95qolkitkLYhmVUIyMbvmOSQc5Oeeadpmsa/9l0XUrvVEnS51F9PlthboisqtInm&#10;Z+8Gygbg45xiutt9B0y1vEu4bbbPG87q3mMcNMwaQ4JxyQD7dsUqaDpsdrbWyW2Iba5N1EvmN8sp&#10;ZmLZzzy7HB45oA4uLxN4gu/N1O2ivXiS9eFLUW8X2cxJKYzmQnfvwCc5xnjBr0WsWTwno0l8121t&#10;JuaYXDRC4kELSg53mLdsLZAOcdeetc/Mr6tpUUjXEAubvV58Wty7pHciMyxrCxXlcKgbGCNyng5N&#10;AHdUVwkdx9h0K+aG3mtbrTNRiY2wuPOjjLeXuSNsD5GR24IBBc8Diu7oAKKKKACiiigAooooAKKK&#10;KACiiigAooooAKKKKACiiigAooooAKKKKACiiigAooooAKKKKACiiigAooooAKKKKACiiigAoooo&#10;AKKKKACiiigAooooAKKKKACiiigAooooAKKKKACiiigAooooAKKKKACiiigAooooAKKKKACiiigA&#10;ooooAKx4tKsZn1KxuLaK4tJJhOYJ0DoGYZbAI7sC31Y0UUAFxpVjDHp+n21rDb2f2oSmCCMIhKAu&#10;vAH95VP4VsUUUAFFFFABRRRQAUUUUAFFFFABRRRQAUUUUAFFFFABRRRQAUUUUAFFFFABRRRQAUUU&#10;UAFFFFABRRRQAUUUUAf/2VBLAwQKAAAAAAAAACEAvPpmesg3AADINwAAFQAAAGRycy9tZWRpYS9p&#10;bWFnZTMuanBlZ//Y/+AAEEpGSUYAAQEAAAEAAQAA//4AGE1BVExBQiBIYW5kbGUgR3JhcGhpY3P/&#10;/gAdTUFUTEFCLCBUaGUgTWF0aFdvcmtzLCBJbmMu/9sAQwAIBgYHBgUIBwcHCQkICgwUDQwLCwwZ&#10;EhMPFB0aHx4dGhwcICQuJyAiLCMcHCg3KSwwMTQ0NB8nOT04MjwuMzQy/9sAQwEJCQkMCwwYDQ0Y&#10;MiEcITIyMjIyMjIyMjIyMjIyMjIyMjIyMjIyMjIyMjIyMjIyMjIyMjIyMjIyMjIyMjIyMjIy/8AA&#10;EQgBpAIw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/ooooAKKKKACiiigAooooAKKKKACiiigAooooAKKKKACiiigAooooAKKKKACiiigAoo&#10;ooAKKKKACiiigAooooAKKK5T4jeI7zwt4KvNT08Rfaw8cUTyjKRl3C7j9M5oA6U3dsLsWhuIhclP&#10;MEO8byucbtvXGe9TV5LpVpqtj8ebO31fV01S4Hh9iLgW6wnBmPBVeOueeOCPrXrVABRRRQAUUUUA&#10;FFFFABRRRQAUUUUAFFFFABRRRQAUUUUAFFFFABRRRQAUUUUAFFFFABRRRQAUUUUAFFFFABRRRQAU&#10;UUUAFFFFABRRRQAUUUUAFFVNSuLq2sy9lafargsqJGX2LyQNzHnCgHJwCcDgVgr4ovjdPpf2G2bV&#10;Rdi2G2djBjyvNLFtuRheCuM5I7HNAHU0VnaLqbapZSSSwrDcQTSW88avuCujYODgZB4I4HBqG48V&#10;eHbS4kt7nX9LhmjYq8cl5GrKR1BBOQaANeisT/hMvC3/AEMmj/8AgdF/8VR/wmXhb/oZNH/8Dov/&#10;AIqgDborE/4TLwt/0Mmj/wDgdF/8VR/wmXhb/oZNH/8AA6L/AOKoA26KxP8AhMvC3/QyaP8A+B0X&#10;/wAVR/wmXhb/AKGTR/8AwOi/+KoA26KxP+Ey8Lf9DJo//gdF/wDFUf8ACZeFv+hk0f8A8Dov/iqA&#10;NuisT/hMvC3/AEMmj/8AgdF/8VR/wmXhb/oZNH/8Dov/AIqgDborE/4TLwt/0Mmj/wDgdF/8VR/w&#10;mXhb/oZNH/8AA6L/AOKoA26KxP8AhMvC3/QyaP8A+B0X/wAVR/wmXhb/AKGTR/8AwOi/+KoA26Kx&#10;P+Ey8Lf9DJo//gdF/wDFUf8ACZeFv+hk0f8A8Dov/iqANuisT/hMvC3/AEMmj/8AgdF/8VR/wmXh&#10;b/oZNH/8Dov/AIqgDborE/4TLwt/0Mmj/wDgdF/8VR/wmXhb/oZNH/8AA6L/AOKoA26KxP8AhMvC&#10;3/QyaP8A+B0X/wAVR/wmXhb/AKGTR/8AwOi/+KoA26qanpllrOmz6dqNslzZ3C7JYn6MP6euexrP&#10;/wCEy8Lf9DJo/wD4HRf/ABVH/CZeFv8AoZNH/wDA6L/4qgDmtZ8K6F4F8N6x4i0LTmh1W002ZIbh&#10;riSRgNvGdzHIBA69AMDFc1qc2o6Rf6pp6akJNNtPBZnS0lD/ALw4cElg4O4lclhzjjjGa9DvPE/h&#10;DULG4srnxDo0lvcRtFKhvosMrDBH3vQ1mWl14DjsbOG+1nw7qNxbWn2MXVzNbtI8W3aVJJ6EE5HQ&#10;5PHNAHKW/jXxV5GbF9LS1t7+x05IZbd3LefFH8xbzAflLj3PrxzFN8SPFK6jdaIgsjeWM14sl59l&#10;+SdYdhA2GVQnD5Y7jgAHFd2ur+AUUqmo+GlUypMQJ4ADImNj9fvLgYPUYGOlRXV78OL5GS7uvCs6&#10;tMbhhLJbsDKQAXOf4iAMnqcUAU9M1a5m8daLO0Zh/tnQTPc26yBlSSNkKkEcH/WsuR1GPSu7rkIt&#10;X8IR+I5NZPifSDL9kWzhjF7EFijDFmx838R25/3BWp/wmXhb/oZNH/8AA6L/AOKoA26KxP8AhMvC&#10;3/QyaP8A+B0X/wAVR/wmXhb/AKGTR/8AwOi/+KoA26KxP+Ey8Lf9DJo//gdF/wDFUf8ACZeFv+hk&#10;0f8A8Dov/iqANuisT/hMvC3/AEMmj/8AgdF/8VR/wmXhb/oZNH/8Dov/AIqgDborE/4TLwt/0Mmj&#10;/wDgdF/8VR/wmXhb/oZNH/8AA6L/AOKoA26KxP8AhMvC3/QyaP8A+B0X/wAVR/wmXhb/AKGTR/8A&#10;wOi/+KoA26KxP+Ey8Lf9DJo//gdF/wDFUf8ACZeFv+hk0f8A8Dov/iqANuisT/hMvC3/AEMmj/8A&#10;gdF/8VR/wmXhb/oZNH/8Dov/AIqgDborE/4TLwt/0Mmj/wDgdF/8VR/wmXhb/oZNH/8AA6L/AOKo&#10;A26KxP8AhMvC3/QyaP8A+B0X/wAVR/wmXhb/AKGTR/8AwOi/+KoA26KxP+Ey8Lf9DJo//gdF/wDF&#10;Uf8ACZeFv+hk0f8A8Dov/iqANuisT/hMvC3/AEMmj/8AgdF/8VR/wmXhb/oZNH/8Dov/AIqgDbor&#10;E/4TLwt/0Mmj/wDgdF/8VWlY6jY6pb/aNPvbe7hDFfMt5VkXI7ZBIzzQBZooooAKKKKACiiigAoo&#10;ooAKKKKACiiigDN16PVptJki0V7eO9cgB53KhVz8xBCt82OmQRnnnpWJbaFqdvBp8kFjp9tPYXLS&#10;rGL2SUXAdGVy8hiDB8sGzhskc9a62igDL0HTZtOs5vtRjN1c3ElzMIiSis7Z2gkAkAYGcDOM4HSo&#10;PCn/ACB5/wDsJX//AKVzVt1ieFP+QPP/ANhK/wD/AErmoA26KKKACiiigCnJp6SazbakXYPBbzQB&#10;McESNGxP4eUPzq5RRQAUUUUAFU9W09NW0a+02R2jS7t5IGdRkqHUrkfnVyigAooooAKKKKACqcen&#10;pHrNzqQdi89vDAUxwBG0jA/j5p/KrlFABRRRQAUUUUAU9T09NTtUgd2QJcQT5A7xSrIB+JTH41co&#10;ooAKKKKACiiigCnZ6elndahOrsxvbgTsCPukRRx4H4Rg/jVyiigAooooAKp3mnpeXWnzs7KbK4M6&#10;gD7xMUkeD+EhP4VcooAKKKKACiiigAqnpOnppOjWOmxu0iWlvHArsMFgihcn8quUUAFFFFABRRRQ&#10;BTk09JNZttSLsHgt5oAmOCJGjYn8PKH51coooAKKKKACqeraemraNfabI7Rpd28kDOoyVDqVyPzq&#10;5RQAUUUUAFFFFABWJof/ACGPE3/YST/0kt626xND/wCQx4m/7CSf+klvQBt0UUUAFFFFABRRRQAU&#10;UUUAFFFFABRRRQAUU2SSOGJpZXVI0BZmY4CgdyayV8T6VLpNvqcMzz21zK0Nv5MTO0zgsCFUDJ+4&#10;x+gz0oA2KxPCn/IHn/7CV/8A+lc1aOn6hbapZrdWrloyzKdylWVlJVlIPIIIIIPpWd4U/wCQPP8A&#10;9hK//wDSuagDbooooAKKKKACiiigAooooAKKKKACiiigAooooAKZNNFbwvNNIscUalndzgKB1JNP&#10;rHvV/tTWYtPJBtLVVuLlf77Eny0Pt8pYj2XsaqMbvXYmcrLTcVJ9S1QB7XFhaNyskseZnHqEPCD/&#10;AHsn2FO/sQtzNq2pyk9T54j/APQAorVop+0a+HQn2afxamV/YFr/AM/Wpf8Agwm/+Ko/sC27XepA&#10;+v8AaEx/m1atFHtJ9w9lDsZQ0KIdL7Uh/wBvjn+Zo/sTH3dU1Nf+3jP8wa1aKPaS7j9lDsZX9jSj&#10;prOpj/gaH+aUf2RdD7uvakPwgP8AOOtWij2kv6SF7OP9NmV/ZV8OniDUD/vRW/8ASIUf2bqQ6a7c&#10;n/egiP8AJRWrRR7R+X3IPZrz+9mV9g1UdNbY/wC9apR9j1kdNXhP+9Z/4PWrRR7R+X3IPZrz+9/5&#10;mV9l1wdNVsz/AL1if6SUeRr4/wCYjpje32CQf+1jWrRR7R+X3IPZrz+9mV5fiAf8vWmN/wBu0g/9&#10;nNLjXhj59NPr8kg/rWpRRz+SH7Nd395lbtfH/LPTG/7aSDP6GjzdfH/Lppjf9vUg/wDaZrVoo512&#10;QuR92ZXn6+P+Ybpp9xfuP08mj7Vrg66VZn/dvj/WOtWijmX8q/H/ADDkf8z/AA/yMr7brI66PD+F&#10;4Mf+g0f2hqo66Ix/3blP64rVoo5l/Kvx/wAw5H/M/wAP8jK/tLUh10K4/CeLH/oVH9q3w6+H9QP+&#10;7Lb/ANZRWrRRzL+Vfj/mHI/5n+H+Rlf2vdd9B1IH03QH+UtH9syjro2pj/gEZ/k9atFHNHt+Ycsv&#10;5vyMr+2yPvaVqY/7YA/yJo/t2MdbDUx/25uf5CtWijmj2Dln3/Ayv7ftx1tNSH/bhMf5LR/wkNj3&#10;i1Ef72m3A/mlatFF4dvx/wCAFp9193/BMr/hItO7m7H+9ZTD/wBko/4SPS+9w49zBIB/6DWrRReH&#10;Z/f/AMALT7r7v+CZX/CSaR3vUH+8rD+Yo/4SXRO+qWq/70gGPzrVoovDs/v/AOAFp9193/BMr/hJ&#10;tB761pw/3rlB/M08eItEbGNY0856Yuk/xrSphijbOY1OeuRReHZ/f/wAtPuvu/4JUXWtKYErqdmQ&#10;OuJ1/wAaz/Dssc+peJJYZEkjbUk2ujZB/wBFtxwR7itdrO1b71tCfqgrJ0BFj1TxIiKFRdSTCqMA&#10;f6Jb0ny9ClzX1N2iiipKCiiigAooooAKKKKACiiigAooooAjnghuYWhniSWJsZSRQwODnoa4RbC6&#10;Xw9o8Vxb30MMWq3Msz20LGeIGSbYygAsFbcASAflb0JNd/RQBgeDrea20R4pYpkj+1TNC1whWaSM&#10;uSHkBAO4kknIB9RVfwnpkCxXWoCS785tRvwVN3KYv+PqUcRbtg6dl9+tdPWJ4U/5A8//AGEr/wD9&#10;K5qANuiiigAooooAKKKKACiiigAooooAKKKKACiiigBksscELzSsEjjUszHoAOSaztCikFg13OpW&#10;e9kNy6k5KhvuL+CBR+FM1wC8NrpGMi8fMv8A1xTDP+B+VP8Agda9XtD1/r+vQz+Kfp/X9eoUUUVB&#10;oFFFFABRRRQAUUUUAFFFFABRRRQAUUUUAFFFFABRRRQAUUUUAFFFFABRRRQAUUUUAFFFFABRRRQA&#10;UUUUAFFFFABRRRQBFc26XdtJBI0qo4wTFK0bD6MpBH4GsLwvaR2N74jt4mmZE1JcGaZ5X5tbc8s5&#10;LHr3PtXRViaH/wAhjxN/2Ek/9JLegDbooooAKKKKACiiigAooooAKKKKACiiigAooppkQIXLqEXO&#10;WzwMdaAHVieFP+QPP/2Er/8A9K5q2lYMoZSCCMgjvWL4U/5A8/8A2Er/AP8ASuagDbooooAKKKKA&#10;CiiigAooooAKKKKACiiigAooqjrF3JZabI8G03MhWKAN0MjkKv4AnJ9gaaV3ZCk1FXZX0z/TdTvt&#10;SzmPd9ltz22IfmI+rlh7hRWtUFjaR2FjBaRZKQxqgJ6nAxk+5qenN3ehME1HXcKKKKksKKKKACii&#10;igAooooAKKKKACiiigAooooAKKKKACiiigAooooAKKKKACiiigAooooAKKKKACiiigAooooAKKKK&#10;ACiiigArE0P/AJDHib/sJJ/6SW9bdYmh/wDIY8Tf9hJP/SS3oA26KKKACiiigAooooAKKKKACiii&#10;gAooooAhu7c3VrJAJ5YN4x5kJAdfoSDj615xaW0r6D4a02BYDbSapeoftgaWPcrzlN65BfoSAWGS&#10;Ac8V6bVWTTNPlszZyWNs9qWLmFolKFi24nbjGckn680AZXhB1/sieBbeGD7NeTwsLfcImYOcsgJO&#10;1SSflzgHI7VX8Jx6l5V1I13aGwOo3+2AWzCUH7VL1k8zB5z/AAD+tdFb20Fnbpb2sEcEEYwkcSBV&#10;UegA4FZPhT/kDz/9hK//APSuagDbooooAKKKKACiiigAooooAKKKKACiiigArJf/AE7xJGgOYdPj&#10;Ltz1mcYX8k3f99itG5uIrS1muZm2xQo0jt6KBkmqWh27xad586FLm7c3M6nqrNjC/wDAVCr/AMBq&#10;46Jy+RnLWSj8/wCvmaVFFFQaBRRRQAUUUUAFFFFABRRRQAUUUUAFFFFABRRRQAUUUUAFFFFABRRR&#10;QAUUUUAFFFFABRRRQAUUUUAFFFFABRRRQAUUUUAFFFFAEVytw1tItrLFFOR8jyxmRQfdQyk/mKwv&#10;C6XSXviNb2aGa4GpLvkhiMSH/RbfGFLMRxjuf6V0VYmh/wDIY8Tf9hJP/SS3oA26KKKACiiigAoo&#10;ooAKKKKACiiigAooooAKKKKACsTwp/yB5/8AsJX/AP6VzVt1ieFP+QPP/wBhK/8A/SuagDbooooA&#10;KKKKACiiigAooooAKKKKACiiigDJ1g/a7iy0tT/r5PNnA/54xkE/mxRfoxrWrJ0oG7vr3U2+67/Z&#10;oP8ArnGSCfxcuc+m2tarnpaPYzhreXf8v61CiiioNAooooAKKKKACiiigAooooAKKKKACiiigAoo&#10;ooAKKKKACiiigAooooAKKKKACiiigAooooAKKKKACiiigAooooAKKKKACiiigArE0P8A5DHib/sJ&#10;J/6SW9bdYmh/8hjxN/2Ek/8ASS3oA26KKKACiiigAooooAKKKKACiiigAooooAhuzci1k+xiI3GP&#10;k84kJn1OOf8APbrXKaZr95H4UtTc3MU+r3VzcW8TuAiFlmdd5HZFVc4z2AzkiuxrKt/DumQ2CWUt&#10;rHdxRyyyr9qjWQqZHLtjj1b8gKAI/Cl5Nf8AhbTrm4uPtE7wjzJePmbuTjgVR8J3k5iurU6ZdrCN&#10;RvyLwtF5Tf6VKcAb9/tyvb05rZ0fSLTQ9Mh0+yTbDEMDgAsfU4ABNUvCn/IHn/7CV/8A+lc1AG3R&#10;RRQAUUUUAFFFFABRRRQAUUUUAFZ2t3Ultprrbti6uGEEB9HbgH6Dlj7Ka0ayP+P/AMS4wTDpqZHo&#10;ZpB/NU/9GVcFrd9CKj0supo2lrFZWkNrAu2KFAiD2AxU1FFQ3fUpK2iCiiigYUUUUAFFFFABRRRQ&#10;AUUUUAFFFFABRRRQAUUUUAFFFFABRRRQAUUUUAFFFFABRRRQAUUUUAFFFFABRRRQAUUUUAFFFFAB&#10;RRRQBFcyvBbSSx28tw6jIiiKhn9huIH5kVheF55Lm98RzS2k1o7akuYZihdf9FtxzsZl568E9a6K&#10;sTQ/+Qx4m/7CSf8ApJb0AbdFFFABRRRQAUUUUAFFFFABRRRQAUUUUAFFFFABWJ4U/wCQPP8A9hK/&#10;/wDSuatusTwp/wAgef8A7CV//wClc1AG3RRRQAUUUUAFFFFABRRRQAUUUUAQ3d1FY2c13O22GFDI&#10;59ABk1U0S1mttMQ3X/H1Mxnn9nY5I+g4UewFRatm7vbHTB9yR/tE/wD1zjIIH4uUHuA1a1W9IW7m&#10;a1nfsFFFFQaBRRRQAUUUUAFFFFABRRRQAUUUUAFFFFABRRRQAUUUUAFFFFABRRRQAUUUUAFFFFAB&#10;RRRQAUUUUAFFFFABRRRQAUUUUAFFFFABRRRQAViaH/yGPE3/AGEk/wDSS3rbrE0P/kMeJv8AsJJ/&#10;6SW9AG3RRRQAUUUUAFFFFABRRRQAUUUUAFFFFAEN3ci0tZJzFLLsGfLhQu7ewArDsNe1PVdCtLyz&#10;0pRc3FxLE8cs2EtwjupZ2AOfuAYAPJ9Oa6KuRk0TX7Xw3Bpmny2m9rueS5b7S8JMTyu4VHEbFSdw&#10;BOOOcHOCADb0LVH1awkmlhWKWGeS3kCPvQsjFSVbAyOPQenasvwnq2mtFdaauoWhv01G/LWomXzQ&#10;PtUpyUznoQenetjRrea00yK2lsrSy8obEgtJjIiqOnJRTn8Kp+FP+QPP/wBhK/8A/SuagDbooooA&#10;KKKKACiiigAooooAKKKztbuJYdP8q2bbdXLrbwkdVZjy3/AV3N/wGnFczsKUuVXItHxd3F7qpBxc&#10;P5cBP/PJOB+bb2+jCtaora3itLWG2hXbFCixovooGAKlpzd3dChG0bMKKKKkoKKKKACiiigAoooo&#10;AKKKKACiiigAooooAKKKKACiiigAooooAKKKKACiiigAooooAKKKKACiiigAooooAKKKKACiiigA&#10;ooooAKKKKAIrm5t7O2kuLqeKCCMZeWVwqqPUk8CsLwve2uoXviO6srmG5t31JdksMgdGxa24OCOD&#10;yCPwroqxND/5DHib/sJJ/wCklvQBt0UUUAFFFFABRRRQAUUUUAFFFFABRVa+iuJrfZbXYtST88vl&#10;h2Vcc7c8A9OSCPY1yelSLe3aS6dr/iWR7lQ6SXlg32ZwFyCd0KqFI/ulSfXNAHa0U2PeI1EhUyYG&#10;4qMAnvgU6gArE8Kf8gef/sJX/wD6VzVt1ieFP+QPP/2Er/8A9K5qANuiiigAooooAKKKKACiiigA&#10;rIT/AE/xI8mQYdOTyxx1mcAn8k2/99mtC+u47Cxnu5clIY2cgdTgZwPc1X0a0ktNMjE6gXUpM1xj&#10;/noxy34AnA9gKuOkXL5f1/XUzlrJR+f+X9eRfoooqDQKKKKACiiigAooooAKKKKACiiigAooooAK&#10;KKKACiiigAooooAKKKKACiiigAooooAKKKKACiiigAooooAKKKKACiiigAooooAKKKKACiiigArE&#10;0P8A5DHib/sJJ/6SW9bdYmh/8hjxN/2Ek/8ASS3oA26KKKACiiigAooooAKKKKACiiigBrgmNgOu&#10;DivPvBlpNb3WlpPJ4hEywMGjmv7d7XKrtfCI5O1WIAwODtziu6v7uGytTLceaIs7WaONn2A9ztBI&#10;Hqeg6njmuH0y706CXSIZPEmiXkGlf8ekOmxb7iX900eNqOx6MSQq8kDoBigDv5JI4YmlldUjQFmZ&#10;jgKB3JrJTxPpcukQanBM89tcytDb+VEztM4LAhVAyfuMfoCelackUV5beXcQK8bgFopVDD15HTg1&#10;xWn2t1YWGhXc1lclLTUr0zRpAzSIsjzBXCAbiPmXoOjZ6UAdjYX9tqdmt1auWiYsvzKVZWUkMpB5&#10;BBBBB9KzfCn/ACB5/wDsJX//AKVzUnheCaOyvLiWKWIXd9NcRxyoVdUZvlyp5BIGcHkZ55qp4T0y&#10;BYrrUBJd+c2o34Km7lMX/H1KOIt2wdOy+/WgDp6KKKACiiigAooooAKKKKAMnUx9t1Gx00Z2B/tU&#10;/wDuIflB+r7T7hTWtWTov+lyXeqkg/an2wn0hQkJj2J3P/wOtarnp7vYzp6+93/IKKKKg0CiiigA&#10;ooooAKKKKACiiigAooooAKKKKACiiigAooooAKKKKACiiigAooooAKKKKACiiigAooooAKKKKACi&#10;iigAooooAKKKKACiiigAooooAKxND/5DHib/ALCSf+klvWtc26XdtJBI0qo4wTFK0bD6MpBH4GsL&#10;wvaR2N74jt4mmZE1JcGaZ5X5tbc8s5LHr3PtQB0VFFFABRRRQAUUUUAFFFFABWN4ln1Oy0me/wBP&#10;u7eFbSGSaVJbQzmQKuQFxImDwfXrWzRQBxkmo+JLGy0m/utW0W4hurm2ikit7RxuErqv7pzKd33s&#10;5x0BOOMV2QVQSQACepxWVZ+F9B0+9F7ZaNYW9yudssVuqsueDggcZBPStagAooooAKxPCn/IHn/7&#10;CV//AOlc1bdYnhT/AJA8/wD2Er//ANK5qANuiiigAooooAKKKKACszXZZBp32WAkXF64toyP4dwO&#10;5v8AgKhm/CtOsmHN94jmmIzBYR+TGexlfDOR9F2D8WFXDe/YiptyrqacUUcEKQxKEjjUKqjoAOAK&#10;fRRUFhRRRQAUUUUAFFFFABRRRQAUUUUAFFFFABRRRQAUUUUAFFFFABRRRQAUUUUAFFFFABRRRQAU&#10;UUUAFFFFABRRRQAUUUUAFFFFABRRRQAUUUUAFFFFABWJof8AyGPE3/YST/0kt626xND/AOQx4m/7&#10;CSf+klvQBt0UUUAFFFFABRRRQAUUUUAFFFFABRRRQAU13WNC7sFUdSxwBTq5jxhG13JollHHBJLL&#10;f7lS6GYG2xuSHH8XHIH94A9qAOmBDAEEEHkEVi+FP+QPP/2Er/8A9K5qr+CB5Wgy2zBVkt7y4ikW&#10;P/VK3mMSI/RBnAHbGO1R+E49S8q6ka7tDYHUb/bALZhKD9ql6yeZg85/gH9aAOnooooAKKKKACii&#10;igCtqF7Hp2nXF5KCUhQuQOrY6Ae5PH41FpFm9jpscUx3XDEyzt/ekYlm/DJOPbFV9R3Xmr2Onrgx&#10;IftVx9FP7sfi/P8AwA1rVb0il3M1rNvtoFFFFQaBRRRQAUUUUAFFFFABRRRQAUUUUAFFFFABRRRQ&#10;AUUUUAFFFFABRRRQAUUUUAFFFFABRRRQAUUUUAFFFFABRRRQAUUUUAFFFFABRRRQAUUUUAFFFFAB&#10;WJof/IY8Tf8AYST/ANJLeta5W4a2kW1liinI+R5YzIoPuoZSfzFYXhdLpL3xGt7NDNcDUl3yQxGJ&#10;D/otvjClmI4x3P8ASgDoqKKKACiiigAooooAKKKKACiiigAooooAKgu7K0v4PIvLWG5hyG8uaMOu&#10;R0ODU9FAEVtbW9nbpb2sEUEEYwkcSBVUewHArJ8Kf8gef/sJX/8A6VzVt1ieFP8AkDz/APYSv/8A&#10;0rmoA26KKKACiiigAoorL16RzYrYwuVnvnFuhU8qp++w9MIGOfXFVGPM7Eylyq4zQsXS3OrEc3z5&#10;jPH+pX5Y/wACMv8A8DNa9NjjSGJIo1CoihVUdAB0FOolLmdwhHljYKKKKkoKKKKACiiigAooooAK&#10;KKKACiiigAooooAKKKKACiiigAooooAKKKKACiiigAooooAKKKKACiiigAooooAKKKKACiiigAoo&#10;ooAKKKKACiiigAooooAKxND/AOQx4m/7CSf+klvW3WJof/IY8Tf9hJP/AEkt6ANuiiigAooooAKK&#10;KKACiiigAooooAKKKKACiiuc8VandWkul2Np9qEl7OysbRVMpVUZiql/lUkgcsRgZ70AdHWJ4U/5&#10;A8//AGEr/wD9K5qf4avGvNJJkuZ55YppIn+0RKksZVj8jhSVLAYG4cHg96oeE7ycxXVqdMu1hGo3&#10;5F4Wi8pv9KlOAN+/25Xt6c0AdPRRRQAUUUUAFZNvm98QXFwceTYp9nj93YKzn8BsH/fXvV3Ub1NO&#10;0+e7dSwiXIQdXPQKPcnA/Go9Ism0/S4YJGDz43zOP45GOXP4sTVx0i38v6/rqZy1ko/P/L+vIu0U&#10;UVBoFFFFABRRRQAUUUUAFFFFABRRRQAUUUUAFFFFABRRRQAUUUUAFFFFABRRRQAUUUUAFFFFABRR&#10;RQAUUUUAFFFFABRRRQAUUUUAFFFFABRRRQAUUUUAFFFFABWJof8AyGPE3/YST/0kt61rmV4LaSWO&#10;3luHUZEURUM/sNxA/MisLwvPJc3viOaW0mtHbUlzDMULr/otuOdjMvPXgnrQB0VFFFABRRRQAUUU&#10;UAFFFFABRRRQAUUUUAFUNT0qLUxbsZpree2l82GeErvRsFT94EEEMQQQev0q/RQBS0vTIdKtGgie&#10;SVnkaWWWUgvI7HJY4AH5AAcAVR8Kf8gef/sJX/8A6VzVt1ieFP8AkDz/APYSv/8A0rmoA26KKKAC&#10;iikJCgkkADkk0AZV/wD6brVlp/Jjh/0yfrj5TiMH6tlv+2da1ZOgg3ENxqjHP2+TzI+OkIGIx+IG&#10;76sa1quej5exnT1XN3/pBRRRUGgUUUUAFFFFABRRRQAUUUUAFFFFABRRRQAUUUUAFFFFABRRRQAU&#10;UUUAFFFFABRRRQAUUUUAFFFFABRRRQAUUUUAFFFFABRRRQAUUUUAFFFFABRRRQAUUUUAFYmh/wDI&#10;Y8Tf9hJP/SS3rbrE0P8A5DHib/sJJ/6SW9AG3RRRQAUUUUAFFFFABRRRQAUUUUAFFFFABRRVTUr+&#10;LTLF7qUM2MKkactI5OFRR6kkAfWgC3WJ4U/5A8//AGEr/wD9K5qt6FqL6voVlqEkIhe4iDtGG3BS&#10;e2e9ZHhPVtNaK601dQtDfpqN+WtRMvmgfapTkpnPQg9O9AHT0UUUAFZWvu0lnHp8WfMv5Bb5BwVQ&#10;gmRvbCBsH1IrVrJtf9O8QXV3yYrRfssXoXOGkI/8cX6q1XT0fN2M6mq5e5qIixoqIoVVAAA6AU6i&#10;ioNAooooAKKKKACiiigAooooAKKKKACiiigAooooAKKKKACiiigAooooAKKKKACiiigAooooAKKK&#10;KACiiigAooooAKKKKACiiigAooooAKKKKACiiigAooooAKKKKACsTQ/+Qx4m/wCwkn/pJb1rXNzb&#10;2dtJcXU8UEEYy8srhVUepJ4FYXhe9tdQvfEd1ZXMNzbvqS7JYZA6Ni1twcEcHkEfhQB0VFFFABRR&#10;RQAUUUUAFFFFABRRRQAUUUUAFZmraLHq0lpK13dW0lq7PG1uyj5iNuSGBGcEj8T61p0UAZHhnSZ9&#10;E8P2un3Fy08sS4Zicgew4HH4VH4U/wCQPP8A9hK//wDSuatusTwp/wAgef8A7CV//wClc1AG3RRR&#10;QBU1O8/s/TLi627mjQ7E/vueFX6kkD8aNMsv7P06K3Zt8gBaV/78jHLN+LEn8aqXn+m67Z2WMx2o&#10;+2TcdTysY/Pc3/ABWtVvSKXfUzWsm+2n+YUUUVBoFFFFABRRRQAUUUUAFFFFABRRRQAUUUUAFFFF&#10;ABRRRQAUUUUAFFFFABRRRQAUUUUAFFFFABRRRQAUUUUAFFFFABRRRQAUUUUAFFFFABRRRQAUUUUA&#10;FFFFABRRRQAViaH/AMhjxN/2Ek/9JLetusTQ/wDkMeJv+wkn/pJb0AbdFFFABRRRQAUUUUAFFFFA&#10;BRRRQAUUUUAFFFUtS1W10uOJrgyFpn8uKKKNpHkbBOFVQSeAT7AUAXaxPCn/ACB5/wDsJX//AKVz&#10;Vo6dqNtqloLm1dim5kYOhRkZThlZSAQQR0NZ3hT/AJA8/wD2Er//ANK5qANukZgilmICgZJJ4Apa&#10;ydeY3EEOloSHv38tsHGIhzIf++fl+rCqiuZ2JnLlVw0BWmtZdTkQrLfyGYAjBEfSMH/gIBx6k1rU&#10;gAUAAAAcAClolLmdwhHlVgoooqSgooooAKKKKACiiigAooooAKKKKACiiigAooooAKKKKACiiigA&#10;ooooAKKKKACiiigAooooAKKKKACiiigAooooAKKKKACiiigAooooAKKKKACiiigAooooAKKKKACs&#10;TQ/+Qx4m/wCwkn/pJb1t1iaH/wAhjxN/2Ek/9JLegDbooooAKKKKACiiigAooooAKKKKACiiigAr&#10;E8TatPpVpA1pYzXNzNJ5aSJayTrBxy7CMFsAdh1JAyBkjbooAx/DUNtDpAFu125aR5Jpbu3eGSWR&#10;jlmKuqkZJ44xjgdKoeE9MgWK61ASXfnNqN+Cpu5TF/x9SjiLdsHTsvv1rp6xPCn/ACB5/wDsJX//&#10;AKVzUAbdZNh/p2sXmoEHy4c2dvk8YBzIw+rjb/2zqxq949lpzvDtNzIRDArd5GO1fwycn2BqaxtI&#10;7CxhtIs7IkCgnqfUn3J5/GrWkb9zN+9JLt/SLFFFFQaBRRRQAUUUUAFFFFABRRRQAUUUUAFFFFAB&#10;RRRQAUUUUAFFFFABRRRQAUUUUAFFFFABRRRQAUUUUAFFFFABRRRQAUUUUAFFFFABRRRQAUUUUAFF&#10;FFABRRRQAUUUUAFFFFAEVzbpd20kEjSqjjBMUrRsPoykEfgawvC9pHY3viO3iaZkTUlwZpnlfm1t&#10;zyzksevc+1dFWJof/IY8Tf8AYST/ANJLegDbooooAKKKKACiiigAooooAKKKKACiiigAooprusaF&#10;3YKo5JJwBQA6sTwp/wAgef8A7CV//wClc1bQIYAggg8giuX0q/Nh4cnMSCS6l1S/itoiceZIbubA&#10;+g5JPYA00m3ZCk1FXZpA/wBpa+T1t9N4B7NOy8/98ocf8DPpWvVTTbEafYR24cyOMtJIesjk5Zj9&#10;SSat05tN2WyJgmld7sKKKKksKKia5hW7jtWkUTyI0iJ3KqVDH8C6/nUtABRRRQAUUVFc3MNnaTXV&#10;xIscEKNJI7dFUDJJ+gFAEtFFFABRRRQAUUVEtzC13JarIpnjRZHTuFYsFP4lG/KgCWiiigAooooA&#10;KKiuLmG0jEk8ixoXSME92dgqj8WYD8aloAKKKKACiiigAoqKK5hnknjikVngcRygfwMVVsH/AICy&#10;n8aloAKKKKACiiopbmGCSCOWRVedzHED/GwVmwP+Aqx/CgCWiiigAooooAKKKitrmG8tIbq3kWSC&#10;ZFkjdejKRkEfUGgCWiiigAooooAKKia5hW7jtWkUTyI0iJ3KqVDH8C6/nUtABRRRQAUUVFc3MNna&#10;TXVxIscEKNJI7dFUDJJ+gFAEtFFFABRRRQAViaH/AMhjxN/2Ek/9JLetusTQ/wDkMeJv+wkn/pJb&#10;0AbdFFFABRRRQAUUUUAFFFFABRRRQAUUUUAFc94jiiudV8P2t2iyWct2++OQZR3ELlAwPB5BIHqB&#10;6V0NQ3Vna30BgvLaG4hJBMcyB1JHIODQBieEAI9PvoYgotYdRuI7YL91Yw54HsG3ADtjHao4/CLQ&#10;Xclzba9qduzSTOqRrAyp5sjSMFDxMRy3XNal7dWnh/SVaO2CwoyQwW1uiruZmCoijgDJIHYD6Uul&#10;6qNS+0xvbS2tzayCOaCUqSpKhgQVJBBBHP1HUU02thNJ7lT+w9R/6GvWP+/Vp/8AGKP7D1H/AKGv&#10;WP8Av1af/GK26KQzE/sPUf8Aoa9Y/wC/Vp/8Yo/sPUf+hr1j/v1af/GK26KAOdfwvdPfRXreKNYN&#10;xFE8SP5dpwjlSwx5GOSi/l9an/sPUf8Aoa9Y/wC/Vp/8YqWHxFZXPiN9Eg8ySeOB5pJAv7tdrKpX&#10;d3b5xkDp3rWoAxP7D1H/AKGvWP8Av1af/GKP7D1H/oa9Y/79Wn/xituigDE/sPUf+hr1j/v1af8A&#10;xioL3wvdahY3FldeKNYkt7iJopU8u0G5GGCMiDI4Pauiqjqeotp6QCKznu555PLjihAHOCSWYkBQ&#10;ADyT6AZJoApf2HqP/Q16x/36tP8A4xR/Yeo/9DXrH/fq0/8AjFXdJ1SPVrRpkikheOV4ZYpcbo3U&#10;4YHBIP1B6VeoAxP7D1H/AKGvWP8Av1af/GKP7D1H/oa9Y/79Wn/xituigDE/sPUf+hr1j/v1af8A&#10;xioF8L3SX0t6vijWBcSxJE7+XacohYqMeRjgu35/SuhJwCT29BWNp3iEX19FaTafd2b3EDXFv9oC&#10;gyRqVBJAJKkb14YA8+oIAAn9h6j/ANDXrH/fq0/+MUf2HqP/AENesf8Afq0/+MVt0UAYn9h6j/0N&#10;esf9+rT/AOMUf2HqP/Q16x/36tP/AIxW3RQBzt34Xur6FYrjxRrDosscoHl2g+dHDqeIOzKD+FT/&#10;ANh6j/0Nesf9+rT/AOMVb1vWbbQdJn1C6DskS5EcYy8jdlUev/1yeBVyCUTwRyqCA6hgD7jNAGR/&#10;Yeo/9DXrH/fq0/8AjFH9h6j/ANDXrH/fq0/+MVt0UAYn9h6j/wBDXrH/AH6tP/jFH9h6j/0Nesf9&#10;+rT/AOMVt1Be3cdhY3F5NkRQRNK+P7qjJ/lQBiQeF7q2muZYfFGsK91KJZj5dodzhFTPMHHyoo49&#10;Kn/sPUf+hr1j/v1af/GKn0fVLvU0Z7jR7mwj2hkaeWJt+fZGJH44rUoAxP7D1H/oa9Y/79Wn/wAY&#10;o/sPUf8Aoa9Y/wC/Vp/8YrbooAxP7D1H/oa9Y/79Wn/xioJ/C91czW0s3ijWGe1lMsJ8u0G1yjJn&#10;iDn5XYc+tdFWNL4g26hLb2+m3l1DbypDcXEKqyxu2Djbnc2AyliAcA+xwAN/sPUf+hr1j/v1af8A&#10;xij+w9R/6GvWP+/Vp/8AGK26KAMT+w9R/wChr1j/AL9Wn/xij+w9R/6GvWP+/Vp/8YrbooAxP7D1&#10;H/oa9Y/79Wn/AMYqCy8L3Wn2NvZWvijWI7e3iWKJPLtDtRRgDJgyeB3rZv7m4tbRpbaxlvZQQBDE&#10;6Kx98uQP1qjoOuPraXbNp1xZ/ZpjA3nOjBmH3sFGIODwffI6g0AR/wBh6j/0Nesf9+rT/wCMUf2H&#10;qP8A0Nesf9+rT/4xW3RQBif2HqP/AENesf8Afq0/+MUf2HqP/Q16x/36tP8A4xW3RQBzr+F7p76K&#10;9bxRrBuIoniR/LtOEcqWGPIxyUX8vrU/9h6j/wBDXrH/AH6tP/jFMh8UwzalHbfY7lLea7ksorol&#10;djzR7ty4B3Afu3AJH8PuM71AGJ/Yeo/9DXrH/fq0/wDjFH9h6j/0Nesf9+rT/wCMVt0UAYn9h6j/&#10;ANDXrH/fq0/+MVBe+F7rULG4srrxRrElvcRNFKnl2g3IwwRkQZHB7V0VZ2q6sNN+zRpbTXVzdSGO&#10;GCLALEKWJJYgAAAnJ/rQBV/sPUf+hr1j/v1af/GKP7D1H/oa9Y/79Wn/AMYq9pepRapaGeON4mSR&#10;opYpMbo3U4ZTgkfiCQRg1doAxP7D1H/oa9Y/79Wn/wAYo/sPUf8Aoa9Y/wC/Vp/8YrbooAxP7D1H&#10;/oa9Y/79Wn/xirelaUNLW6Ju7i7mupvPmmuNgZm2Kg4RVUDaijgVJqmqWukWL3d2zBF4CopZ3bsq&#10;qOST6Vm/8JMktppklnYXF1caha/a47eNkDJFhSSxYgdXUdeSfYkAG9RVbT7+DVNOt762LGGeMSJu&#10;GCAexHY+1WaACiiigAooooAKKKKACiiigAooooAKKKKAMjxFZ3N3p0LWkfmz211DcrFuC+YEcEqC&#10;eASM4zxnGaj0S0uRqWrandWz2pvJIxHDIyswREC5baSASd3AJ4x34rbooAKKKKACiiigDHlsbhvG&#10;drfiP/RU0+aFn3Dh2kjYDHXorflWxRRQAUUUUAFYviW41iGyij0aymnllk2yywtFugTHLKJGUM3Y&#10;ZOB1OcYO1RQBl+H7dLXSI4E0+5sQrNmO6dHkYk5LsyMwJYkknOc1qUUUAFFFFACNu2nbjdjjPTNc&#10;pp1nqNx4ottVm0t9OlFs8V+7Tq6TtxtWMBicAgnJCnBAxknHWUUAFFFFABRRRQBzPirQNQ1ZJZ7K&#10;9RXSzmiitnhDhndSCQSw2sR8uT0BPqa29MhuLfS7WG6kWSdI1V2VdoJx6ZP86t0UAFFFISFGSQO3&#10;NAC1S1i3e70W9tkt47hpYHQQSuVSTII2kjkA9M1ajmimDGKRHCsUJVgcMDgj6g0+gDl/D+kta67c&#10;3tvo/wDY1k9qkbWv7sebKGJ37Y2K8A7c9T9AK6iiigAooooAK4K/8MXJ1LUTBpZku7m/jubTVfMT&#10;/RV+TcOW3jG1uFBDbhnvjvaKACiiigAooooAq6m12mlXj2Efm3iwOYEJA3SbTtGTwMnHWo9G05NJ&#10;0azsE58iJUZupZsfMx9STkn3NXqKACiiigAooooA4Sy8P38Wt21z/Zskd+moSz3OpGZDHLC275Qu&#10;7OSuxcbRjb17nu6KKACiiigArD8S2U13FZS29tcyywXG8PaTJHNECrKWXf8AK3XBU9iT1ArcooAw&#10;vCmlT6Vpc4uVdZrm6luWSSQOy7jwGYcFsAE44yTjit2iigAooooAhu0aWznjQZZo2UD1JFctYafq&#10;mjQ6BcjTpLp7fSBZXNvFJGHRwIyCCzBSMqwOD3B5Ga6+igDK8N6dLpPh2ysp9vnRx5kCnIDEliAe&#10;4BJFatFFABRRRQAUUUUAFFFFABRRRQAUUUUAFFFFABRRRQAUUUUAFFFFABRRRQAUUUUAFFFFABRR&#10;RQAUUUUAFFFFABRRRQAUUUUAFFFFABXKeNoZ5joIgu3tz/asQyqK3JDYPIPTH611dUtU0mz1i2W3&#10;vY3dEkWVCkrRsjr0YMpBB+hoA4u01TV7/V7fTLS+jsY57zVRLJFbIWxDMqoRkY3fMckg5yc8807T&#10;NY1/7LoupXeqJOlzqL6fLbC3RFZVaRPMz94NlA3BxzjFdbb6DplreJdw222eN53VvMY4aZg0hwTj&#10;kgH27YpU0HTY7W2tktsQ21ybqJfMb5ZSzMWznnl2ODxzQBxcXibxBd+bqdtFevEl68KWot4vs5iS&#10;UxnMhO/fgE5zjPGDXotYsnhPRpL5rtraTc0wuGiFxIIWlBzvMW7YWyAc4689a5+ZX1bSopGuIBc3&#10;erz4tbl3SO5EZljWFivK4VA2MEblPByaAO6orhI7j7DoV80NvNa3WmajExthcedHGW8vckbYHyMj&#10;twQCC54HFd3QAUUUUAFFFFABRRRQAUUUUAFFFFABRRRQAUUUUAFFFFABRRRQAUUUUAFFFFABRRRQ&#10;AUUUUAFFFFABRRRQAUUUUAFFFFABRRRQAUUUUAFFFFABRRRQAUUUUAFFFFABRRRQAUUUUAFFFFAB&#10;RRRQAUUUUAFFFFABRRRQAUUUUAFFFFABRRRQAVjxaVYzPqVjcW0VxaSTCcwToHQMwy2AR3YFvqxo&#10;ooALjSrGGPT9PtrWG3s/tQlMEEYRCUBdeAP7yqfwrYoooAKKKKACiiigAooooAKKKKACiiigAooo&#10;oAKKKKACiiigAooooAKKKKACiiigAooooAKKKKACiiigAooooA//2VBLAwQUAAYACAAAACEAyGOn&#10;H+EAAAAKAQAADwAAAGRycy9kb3ducmV2LnhtbEyPzWrDMBCE74W+g9hCb43sxPnBsRxCaHsKhSaF&#10;ktvG2tgmlmQsxXbevttTe9yZYfabbDOaRvTU+dpZBfEkAkG2cLq2pYKv49vLCoQPaDU2zpKCO3nY&#10;5I8PGabaDfaT+kMoBZdYn6KCKoQ2ldIXFRn0E9eSZe/iOoOBz66UusOBy00jp1G0kAZryx8qbGlX&#10;UXE93IyC9wGH7Sx+7ffXy+5+Os4/vvcxKfX8NG7XIAKN4S8Mv/iMDjkznd3Nai8aBctpwknWFzyJ&#10;/VUcL0GcWZglyRxknsn/E/IfAAAA//8DAFBLAwQUAAYACAAAACEAoKYnq84AAAAsAgAAGQAAAGRy&#10;cy9fcmVscy9lMm9Eb2MueG1sLnJlbHO8kctqwzAQRfeF/IOYfSw/IIQSOZtQyLakHzBIY1mJ9UBS&#10;S/P3FRRKDSbZeTkz3HMPzOH4bSf2RTEZ7wQ0VQ2MnPTKOC3g4/K23QNLGZ3CyTsScKcEx37zcnin&#10;CXMJpdGExArFJQFjzuGV8yRHspgqH8iVy+CjxVzGqHlAeUNNvK3rHY//GdDPmOysBMSz6oBd7qE0&#10;P2f7YTCSTl5+WnJ5oYIbW7oLEKOmLMCSMvi77KprIA18WaJdR6J9KNGsI9H8SfDZj/sfAAAA//8D&#10;AFBLAQItABQABgAIAAAAIQCKFT+YDAEAABUCAAATAAAAAAAAAAAAAAAAAAAAAABbQ29udGVudF9U&#10;eXBlc10ueG1sUEsBAi0AFAAGAAgAAAAhADj9If/WAAAAlAEAAAsAAAAAAAAAAAAAAAAAPQEAAF9y&#10;ZWxzLy5yZWxzUEsBAi0AFAAGAAgAAAAhAI2yzo36AwAAVw0AAA4AAAAAAAAAAAAAAAAAPAIAAGRy&#10;cy9lMm9Eb2MueG1sUEsBAi0ACgAAAAAAAAAhAGP9qvTENAAAxDQAABUAAAAAAAAAAAAAAAAAYgYA&#10;AGRycy9tZWRpYS9pbWFnZTEuanBlZ1BLAQItAAoAAAAAAAAAIQA4RHMrZzUAAGc1AAAVAAAAAAAA&#10;AAAAAAAAAFk7AABkcnMvbWVkaWEvaW1hZ2UyLmpwZWdQSwECLQAKAAAAAAAAACEAvPpmesg3AADI&#10;NwAAFQAAAAAAAAAAAAAAAADzcAAAZHJzL21lZGlhL2ltYWdlMy5qcGVnUEsBAi0AFAAGAAgAAAAh&#10;AMhjpx/hAAAACgEAAA8AAAAAAAAAAAAAAAAA7qgAAGRycy9kb3ducmV2LnhtbFBLAQItABQABgAI&#10;AAAAIQCgpierzgAAACwCAAAZAAAAAAAAAAAAAAAAAPypAABkcnMvX3JlbHMvZTJvRG9jLnhtbC5y&#10;ZWxzUEsFBgAAAAAIAAgAAwIAAAGrAAAAAA==&#10;">
                <v:shape id="Picture 1" o:spid="_x0000_s1040" type="#_x0000_t75" style="position:absolute;left:10654;width:36291;height:27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2DfyAAAAOIAAAAPAAAAZHJzL2Rvd25yZXYueG1sRI9da8Iw&#10;FIbvB/sP4Qy8GTOxlTE6ozinsitBV3Z9aE6bsuakNJnWf28uhF2+vF88i9XoOnGmIbSeNcymCgRx&#10;5U3LjYbye/fyBiJEZIOdZ9JwpQCr5ePDAgvjL3yk8yk2Io1wKFCDjbEvpAyVJYdh6nvi5NV+cBiT&#10;HBppBrykcdfJTKlX6bDl9GCxp42l6vf05zRssv3nD+5q78vD80e9jmO5VVbrydO4fgcRaYz/4Xv7&#10;y2iY51mu5vksQSSkhANyeQMAAP//AwBQSwECLQAUAAYACAAAACEA2+H2y+4AAACFAQAAEwAAAAAA&#10;AAAAAAAAAAAAAAAAW0NvbnRlbnRfVHlwZXNdLnhtbFBLAQItABQABgAIAAAAIQBa9CxbvwAAABUB&#10;AAALAAAAAAAAAAAAAAAAAB8BAABfcmVscy8ucmVsc1BLAQItABQABgAIAAAAIQBAv2DfyAAAAOIA&#10;AAAPAAAAAAAAAAAAAAAAAAcCAABkcnMvZG93bnJldi54bWxQSwUGAAAAAAMAAwC3AAAA/AIAAAAA&#10;">
                  <v:imagedata r:id="rId27" o:title=""/>
                </v:shape>
                <v:shape id="Picture 2" o:spid="_x0000_s1041" type="#_x0000_t75" style="position:absolute;left:11131;top:29181;width:35757;height:26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fK9ygAAAOEAAAAPAAAAZHJzL2Rvd25yZXYueG1sRI9Ba8JA&#10;FITvQv/D8gredKNYtamrWLHSi4qx9PzIviap2bdpdhujv74rFDwOM/MNM1u0phQN1a6wrGDQj0AQ&#10;p1YXnCn4OL71piCcR9ZYWiYFF3KwmD90Zhhre+YDNYnPRICwi1FB7n0VS+nSnAy6vq2Ig/dla4M+&#10;yDqTusZzgJtSDqNoLA0WHBZyrGiVU3pKfo2C/aT55LXcrX+s3Z421+92lzSvSnUf2+ULCE+tv4f/&#10;2+9awdNg8hxNR2O4PQpvQM7/AAAA//8DAFBLAQItABQABgAIAAAAIQDb4fbL7gAAAIUBAAATAAAA&#10;AAAAAAAAAAAAAAAAAABbQ29udGVudF9UeXBlc10ueG1sUEsBAi0AFAAGAAgAAAAhAFr0LFu/AAAA&#10;FQEAAAsAAAAAAAAAAAAAAAAAHwEAAF9yZWxzLy5yZWxzUEsBAi0AFAAGAAgAAAAhAM7V8r3KAAAA&#10;4QAAAA8AAAAAAAAAAAAAAAAABwIAAGRycy9kb3ducmV2LnhtbFBLBQYAAAAAAwADALcAAAD+AgAA&#10;AAA=&#10;">
                  <v:imagedata r:id="rId28" o:title=""/>
                </v:shape>
                <v:shape id="Picture 3" o:spid="_x0000_s1042" type="#_x0000_t75" style="position:absolute;left:10893;top:57090;width:35865;height:26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cwoyQAAAOMAAAAPAAAAZHJzL2Rvd25yZXYueG1sRE87b8Iw&#10;EN4r8R+sQ+qCigMVIUoxiL6kLgxAGdiu8RFHxOcodkP673ElJMb73rdY9bYWHbW+cqxgMk5AEBdO&#10;V1wq+N5/PmUgfEDWWDsmBX/kYbUcPCww1+7CW+p2oRQxhH2OCkwITS6lLwxZ9GPXEEfu5FqLIZ5t&#10;KXWLlxhuazlNklRarDg2GGzozVBx3v1aBeuRmW1GtTbH8ufjkL0+v3dZs1fqcdivX0AE6sNdfHN/&#10;6Th/Pk1n6XySpPD/UwRALq8AAAD//wMAUEsBAi0AFAAGAAgAAAAhANvh9svuAAAAhQEAABMAAAAA&#10;AAAAAAAAAAAAAAAAAFtDb250ZW50X1R5cGVzXS54bWxQSwECLQAUAAYACAAAACEAWvQsW78AAAAV&#10;AQAACwAAAAAAAAAAAAAAAAAfAQAAX3JlbHMvLnJlbHNQSwECLQAUAAYACAAAACEAnB3MKMkAAADj&#10;AAAADwAAAAAAAAAAAAAAAAAHAgAAZHJzL2Rvd25yZXYueG1sUEsFBgAAAAADAAMAtwAAAP0CAAAA&#10;AA==&#10;">
                  <v:imagedata r:id="rId29" o:title=""/>
                </v:shape>
                <v:shape id="_x0000_s1043" type="#_x0000_t202" style="position:absolute;top:80785;width:13195;height:3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0rUygAAAOIAAAAPAAAAZHJzL2Rvd25yZXYueG1sRI/LSsNA&#10;FIb3gu8wHKEbaScttdbYaelFwYUueqHrQ+aYBDNnwsy0Sd/esxBc/vw3vsWqd426Uoi1ZwPjUQaK&#10;uPC25tLA6fg+nIOKCdli45kM3CjCanl/t8Dc+o73dD2kUskIxxwNVCm1udaxqMhhHPmWWLxvHxwm&#10;kaHUNmAn467RkyybaYc1y0OFLW0rKn4OF2dgtguXbs/bx93p7RO/2nJy3tzOxgwe+vUrqER9+g//&#10;tT+s9J6y+fR5+iIQgiQ4oJe/AAAA//8DAFBLAQItABQABgAIAAAAIQDb4fbL7gAAAIUBAAATAAAA&#10;AAAAAAAAAAAAAAAAAABbQ29udGVudF9UeXBlc10ueG1sUEsBAi0AFAAGAAgAAAAhAFr0LFu/AAAA&#10;FQEAAAsAAAAAAAAAAAAAAAAAHwEAAF9yZWxzLy5yZWxzUEsBAi0AFAAGAAgAAAAhAK7rStTKAAAA&#10;4gAAAA8AAAAAAAAAAAAAAAAABwIAAGRycy9kb3ducmV2LnhtbFBLBQYAAAAAAwADALcAAAD+AgAA&#10;AAA=&#10;" stroked="f">
                  <v:textbox inset="0,0,0,0">
                    <w:txbxContent>
                      <w:p w14:paraId="6E9087BD" w14:textId="28231746" w:rsidR="00990BD3" w:rsidRPr="006F267E" w:rsidRDefault="00990BD3" w:rsidP="00990BD3">
                        <w:pPr>
                          <w:pStyle w:val="Caption"/>
                          <w:bidi w:val="0"/>
                          <w:rPr>
                            <w:noProof/>
                          </w:rPr>
                        </w:pPr>
                        <w:r>
                          <w:t>Figure</w:t>
                        </w:r>
                        <w:r>
                          <w:rPr>
                            <w:rtl/>
                          </w:rPr>
                          <w:t xml:space="preserve">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Figure \* 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930203">
                          <w:rPr>
                            <w:noProof/>
                            <w:rtl/>
                          </w:rPr>
                          <w:t>6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  <w:r>
                          <w:t>:joints parameters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143F77D7" w14:textId="0D1F0EC7" w:rsidR="00AD01F5" w:rsidRDefault="00934EB7" w:rsidP="00956B8E">
      <w:pPr>
        <w:rPr>
          <w:rFonts w:cs="B Nazanin"/>
          <w:sz w:val="24"/>
          <w:szCs w:val="24"/>
          <w:rtl/>
        </w:rPr>
      </w:pPr>
      <w:r w:rsidRPr="00934EB7">
        <w:rPr>
          <w:rFonts w:cs="B Nazanin" w:hint="cs"/>
          <w:sz w:val="24"/>
          <w:szCs w:val="24"/>
          <w:rtl/>
        </w:rPr>
        <w:lastRenderedPageBreak/>
        <w:t>همان</w:t>
      </w:r>
      <w:r w:rsidR="00C9755D">
        <w:rPr>
          <w:rFonts w:cs="B Nazanin" w:hint="cs"/>
          <w:sz w:val="24"/>
          <w:szCs w:val="24"/>
          <w:rtl/>
        </w:rPr>
        <w:t>طور</w:t>
      </w:r>
      <w:r>
        <w:rPr>
          <w:rFonts w:cs="B Nazanin" w:hint="cs"/>
          <w:sz w:val="24"/>
          <w:szCs w:val="24"/>
          <w:rtl/>
        </w:rPr>
        <w:t xml:space="preserve"> که در تصویر بالا مشاهده می</w:t>
      </w:r>
      <w:r>
        <w:rPr>
          <w:rFonts w:cs="B Nazanin"/>
          <w:sz w:val="24"/>
          <w:szCs w:val="24"/>
          <w:rtl/>
        </w:rPr>
        <w:softHyphen/>
      </w:r>
      <w:r>
        <w:rPr>
          <w:rFonts w:cs="B Nazanin" w:hint="cs"/>
          <w:sz w:val="24"/>
          <w:szCs w:val="24"/>
          <w:rtl/>
        </w:rPr>
        <w:t>شود ، تا زمان 3 ثانیه ، هر سه موتور مقادیر مفاصل را افزایش می</w:t>
      </w:r>
      <w:r>
        <w:rPr>
          <w:rFonts w:cs="B Nazanin"/>
          <w:sz w:val="24"/>
          <w:szCs w:val="24"/>
          <w:rtl/>
        </w:rPr>
        <w:softHyphen/>
      </w:r>
      <w:r>
        <w:rPr>
          <w:rFonts w:cs="B Nazanin" w:hint="cs"/>
          <w:sz w:val="24"/>
          <w:szCs w:val="24"/>
          <w:rtl/>
        </w:rPr>
        <w:t xml:space="preserve">دهند تا زمانی که در انتهای 3 ثانیه، سیگنال ورودی دوباره صفر شود. در این زمان </w:t>
      </w:r>
      <w:r w:rsidR="00C9755D">
        <w:rPr>
          <w:rFonts w:cs="B Nazanin" w:hint="cs"/>
          <w:sz w:val="24"/>
          <w:szCs w:val="24"/>
          <w:rtl/>
        </w:rPr>
        <w:t>موتورها قطع می</w:t>
      </w:r>
      <w:r w:rsidR="00C9755D">
        <w:rPr>
          <w:rFonts w:cs="B Nazanin"/>
          <w:sz w:val="24"/>
          <w:szCs w:val="24"/>
          <w:rtl/>
        </w:rPr>
        <w:softHyphen/>
      </w:r>
      <w:r w:rsidR="00C9755D">
        <w:rPr>
          <w:rFonts w:cs="B Nazanin" w:hint="cs"/>
          <w:sz w:val="24"/>
          <w:szCs w:val="24"/>
          <w:rtl/>
        </w:rPr>
        <w:t>شوند و مفاصل تحت بار، به آرامی تغییر می</w:t>
      </w:r>
      <w:r w:rsidR="00C9755D">
        <w:rPr>
          <w:rFonts w:cs="B Nazanin"/>
          <w:sz w:val="24"/>
          <w:szCs w:val="24"/>
          <w:rtl/>
        </w:rPr>
        <w:softHyphen/>
      </w:r>
      <w:r w:rsidR="00C9755D">
        <w:rPr>
          <w:rFonts w:cs="B Nazanin" w:hint="cs"/>
          <w:sz w:val="24"/>
          <w:szCs w:val="24"/>
          <w:rtl/>
        </w:rPr>
        <w:t>کنند تا پتانسیل گرانشی به مینیمم برسد.</w:t>
      </w:r>
    </w:p>
    <w:p w14:paraId="37F353DF" w14:textId="1C0EC8BC" w:rsidR="00AD109D" w:rsidRDefault="00961E08" w:rsidP="004A2397">
      <w:pPr>
        <w:pStyle w:val="Heading1"/>
        <w:rPr>
          <w:rtl/>
        </w:rPr>
      </w:pPr>
      <w:bookmarkStart w:id="3" w:name="_Toc155753453"/>
      <w:r w:rsidRPr="00961E08">
        <w:rPr>
          <w:rFonts w:cs="Arial"/>
          <w:noProof/>
          <w:rtl/>
        </w:rPr>
        <w:drawing>
          <wp:anchor distT="0" distB="0" distL="114300" distR="114300" simplePos="0" relativeHeight="251696128" behindDoc="0" locked="0" layoutInCell="1" allowOverlap="1" wp14:anchorId="14B1DF99" wp14:editId="35AC6B0B">
            <wp:simplePos x="0" y="0"/>
            <wp:positionH relativeFrom="margin">
              <wp:posOffset>330200</wp:posOffset>
            </wp:positionH>
            <wp:positionV relativeFrom="paragraph">
              <wp:posOffset>520065</wp:posOffset>
            </wp:positionV>
            <wp:extent cx="6290310" cy="2759075"/>
            <wp:effectExtent l="0" t="0" r="0" b="3175"/>
            <wp:wrapTopAndBottom/>
            <wp:docPr id="115913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37835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397">
        <w:rPr>
          <w:rFonts w:hint="cs"/>
          <w:rtl/>
        </w:rPr>
        <w:t>سوال</w:t>
      </w:r>
      <w:r w:rsidR="00477840">
        <w:rPr>
          <w:rFonts w:hint="cs"/>
          <w:rtl/>
        </w:rPr>
        <w:t xml:space="preserve"> </w:t>
      </w:r>
      <w:r w:rsidR="004A2397">
        <w:rPr>
          <w:rFonts w:hint="cs"/>
          <w:rtl/>
        </w:rPr>
        <w:t>3</w:t>
      </w:r>
      <w:bookmarkEnd w:id="3"/>
    </w:p>
    <w:p w14:paraId="2EA0BF93" w14:textId="61460D2A" w:rsidR="004A2397" w:rsidRDefault="004A2397" w:rsidP="004A239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rtl/>
        </w:rPr>
      </w:pPr>
    </w:p>
    <w:p w14:paraId="6C726670" w14:textId="6F1482A3" w:rsidR="004A2397" w:rsidRDefault="00CC48D5" w:rsidP="004A2397">
      <w:pPr>
        <w:rPr>
          <w:rFonts w:eastAsiaTheme="minorEastAsia" w:cs="B Nazanin"/>
          <w:sz w:val="24"/>
          <w:szCs w:val="24"/>
          <w:rtl/>
        </w:rPr>
      </w:pPr>
      <w:r w:rsidRPr="00CC48D5">
        <w:rPr>
          <w:rFonts w:cs="B Nazanin" w:hint="cs"/>
          <w:sz w:val="24"/>
          <w:szCs w:val="24"/>
          <w:rtl/>
        </w:rPr>
        <w:t xml:space="preserve">با توجه به رابطه اوورشوت برای مقدار </w:t>
      </w:r>
      <w:r w:rsidRPr="00CC48D5">
        <w:rPr>
          <w:rFonts w:cs="B Nazanin"/>
          <w:sz w:val="24"/>
          <w:szCs w:val="24"/>
        </w:rPr>
        <w:t>M=</w:t>
      </w:r>
      <w:r w:rsidR="008F0377">
        <w:rPr>
          <w:rFonts w:cs="B Nazanin"/>
          <w:sz w:val="24"/>
          <w:szCs w:val="24"/>
        </w:rPr>
        <w:t>0</w:t>
      </w:r>
      <w:r w:rsidRPr="00CC48D5">
        <w:rPr>
          <w:rFonts w:cs="B Nazanin"/>
          <w:sz w:val="24"/>
          <w:szCs w:val="24"/>
        </w:rPr>
        <w:t>.05</w:t>
      </w:r>
      <w:r w:rsidRPr="00CC48D5">
        <w:rPr>
          <w:rFonts w:cs="B Nazanin" w:hint="cs"/>
          <w:sz w:val="24"/>
          <w:szCs w:val="24"/>
          <w:rtl/>
        </w:rPr>
        <w:t xml:space="preserve">، پارامتر </w:t>
      </w:r>
      <m:oMath>
        <m:r>
          <w:rPr>
            <w:rFonts w:ascii="Cambria Math" w:hAnsi="Cambria Math" w:cs="B Nazanin"/>
            <w:sz w:val="24"/>
            <w:szCs w:val="24"/>
          </w:rPr>
          <m:t xml:space="preserve">ξ </m:t>
        </m:r>
      </m:oMath>
      <w:r w:rsidRPr="00CC48D5">
        <w:rPr>
          <w:rFonts w:eastAsiaTheme="minorEastAsia" w:cs="B Nazanin" w:hint="cs"/>
          <w:sz w:val="24"/>
          <w:szCs w:val="24"/>
          <w:rtl/>
        </w:rPr>
        <w:t xml:space="preserve"> برابر با</w:t>
      </w:r>
      <w:r w:rsidR="008F0377">
        <w:rPr>
          <w:rFonts w:eastAsiaTheme="minorEastAsia" w:cs="B Nazanin" w:hint="cs"/>
          <w:sz w:val="24"/>
          <w:szCs w:val="24"/>
          <w:rtl/>
        </w:rPr>
        <w:t xml:space="preserve"> 0.690 </w:t>
      </w:r>
      <w:r w:rsidRPr="00CC48D5">
        <w:rPr>
          <w:rFonts w:eastAsiaTheme="minorEastAsia" w:cs="B Nazanin" w:hint="cs"/>
          <w:sz w:val="24"/>
          <w:szCs w:val="24"/>
          <w:rtl/>
        </w:rPr>
        <w:t xml:space="preserve">آمده و با توجه به رابطه زمان نشست به مدت 1 ثانیه،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24"/>
                <w:szCs w:val="24"/>
              </w:rPr>
              <m:t>ω</m:t>
            </m:r>
          </m:e>
          <m:sub>
            <m:r>
              <w:rPr>
                <w:rFonts w:ascii="Cambria Math" w:eastAsiaTheme="minorEastAsia" w:hAnsi="Cambria Math" w:cs="B Nazanin"/>
                <w:sz w:val="24"/>
                <w:szCs w:val="24"/>
              </w:rPr>
              <m:t>n</m:t>
            </m:r>
          </m:sub>
        </m:sSub>
      </m:oMath>
      <w:r w:rsidRPr="00CC48D5">
        <w:rPr>
          <w:rFonts w:eastAsiaTheme="minorEastAsia" w:cs="B Nazanin" w:hint="cs"/>
          <w:sz w:val="24"/>
          <w:szCs w:val="24"/>
          <w:rtl/>
        </w:rPr>
        <w:t xml:space="preserve"> برابر با </w:t>
      </w:r>
      <w:r w:rsidR="008F0377">
        <w:rPr>
          <w:rFonts w:eastAsiaTheme="minorEastAsia" w:cs="B Nazanin" w:hint="cs"/>
          <w:sz w:val="24"/>
          <w:szCs w:val="24"/>
          <w:rtl/>
        </w:rPr>
        <w:t>6.67</w:t>
      </w:r>
      <w:r w:rsidRPr="00CC48D5">
        <w:rPr>
          <w:rFonts w:eastAsiaTheme="minorEastAsia" w:cs="B Nazanin" w:hint="cs"/>
          <w:sz w:val="24"/>
          <w:szCs w:val="24"/>
          <w:rtl/>
        </w:rPr>
        <w:t xml:space="preserve"> به دست می</w:t>
      </w:r>
      <w:r w:rsidRPr="00CC48D5">
        <w:rPr>
          <w:rFonts w:eastAsiaTheme="minorEastAsia" w:cs="B Nazanin"/>
          <w:sz w:val="24"/>
          <w:szCs w:val="24"/>
          <w:rtl/>
        </w:rPr>
        <w:softHyphen/>
      </w:r>
      <w:r w:rsidRPr="00CC48D5">
        <w:rPr>
          <w:rFonts w:eastAsiaTheme="minorEastAsia" w:cs="B Nazanin" w:hint="cs"/>
          <w:sz w:val="24"/>
          <w:szCs w:val="24"/>
          <w:rtl/>
        </w:rPr>
        <w:t>آید.</w:t>
      </w:r>
      <w:r>
        <w:rPr>
          <w:rFonts w:eastAsiaTheme="minorEastAsia" w:cs="B Nazanin" w:hint="cs"/>
          <w:sz w:val="24"/>
          <w:szCs w:val="24"/>
          <w:rtl/>
        </w:rPr>
        <w:t xml:space="preserve"> حال ضریب </w:t>
      </w:r>
      <w:r>
        <w:rPr>
          <w:rFonts w:eastAsiaTheme="minorEastAsia" w:cs="B Nazanin"/>
          <w:sz w:val="24"/>
          <w:szCs w:val="24"/>
        </w:rPr>
        <w:t>K</w:t>
      </w:r>
      <w:r>
        <w:rPr>
          <w:rFonts w:eastAsiaTheme="minorEastAsia" w:cs="B Nazanin"/>
          <w:sz w:val="24"/>
          <w:szCs w:val="24"/>
          <w:vertAlign w:val="subscript"/>
        </w:rPr>
        <w:t>i</w:t>
      </w:r>
      <w:r>
        <w:rPr>
          <w:rFonts w:eastAsiaTheme="minorEastAsia" w:cs="B Nazanin"/>
          <w:sz w:val="24"/>
          <w:szCs w:val="24"/>
        </w:rPr>
        <w:t xml:space="preserve"> </w:t>
      </w:r>
      <w:r>
        <w:rPr>
          <w:rFonts w:eastAsiaTheme="minorEastAsia" w:cs="B Nazanin" w:hint="cs"/>
          <w:sz w:val="24"/>
          <w:szCs w:val="24"/>
          <w:rtl/>
        </w:rPr>
        <w:t xml:space="preserve"> را فعلا صرف در نظر می</w:t>
      </w:r>
      <w:r>
        <w:rPr>
          <w:rFonts w:eastAsiaTheme="minorEastAsia" w:cs="B Nazanin"/>
          <w:sz w:val="24"/>
          <w:szCs w:val="24"/>
          <w:rtl/>
        </w:rPr>
        <w:softHyphen/>
      </w:r>
      <w:r>
        <w:rPr>
          <w:rFonts w:eastAsiaTheme="minorEastAsia" w:cs="B Nazanin" w:hint="cs"/>
          <w:sz w:val="24"/>
          <w:szCs w:val="24"/>
          <w:rtl/>
        </w:rPr>
        <w:t xml:space="preserve">گیریم و کنترلر </w:t>
      </w:r>
      <w:r>
        <w:rPr>
          <w:rFonts w:eastAsiaTheme="minorEastAsia" w:cs="B Nazanin"/>
          <w:sz w:val="24"/>
          <w:szCs w:val="24"/>
        </w:rPr>
        <w:t>PD</w:t>
      </w:r>
      <w:r>
        <w:rPr>
          <w:rFonts w:eastAsiaTheme="minorEastAsia" w:cs="B Nazanin" w:hint="cs"/>
          <w:sz w:val="24"/>
          <w:szCs w:val="24"/>
          <w:rtl/>
        </w:rPr>
        <w:t xml:space="preserve"> طراحی می</w:t>
      </w:r>
      <w:r>
        <w:rPr>
          <w:rFonts w:eastAsiaTheme="minorEastAsia" w:cs="B Nazanin"/>
          <w:sz w:val="24"/>
          <w:szCs w:val="24"/>
          <w:rtl/>
        </w:rPr>
        <w:softHyphen/>
      </w:r>
      <w:r>
        <w:rPr>
          <w:rFonts w:eastAsiaTheme="minorEastAsia" w:cs="B Nazanin" w:hint="cs"/>
          <w:sz w:val="24"/>
          <w:szCs w:val="24"/>
          <w:rtl/>
        </w:rPr>
        <w:t>کنیم. برای این هدف از رابطه زیر استفاده می</w:t>
      </w:r>
      <w:r>
        <w:rPr>
          <w:rFonts w:eastAsiaTheme="minorEastAsia" w:cs="B Nazanin"/>
          <w:sz w:val="24"/>
          <w:szCs w:val="24"/>
          <w:rtl/>
        </w:rPr>
        <w:softHyphen/>
      </w:r>
      <w:r>
        <w:rPr>
          <w:rFonts w:eastAsiaTheme="minorEastAsia" w:cs="B Nazanin" w:hint="cs"/>
          <w:sz w:val="24"/>
          <w:szCs w:val="24"/>
          <w:rtl/>
        </w:rPr>
        <w:t>کنیم:</w:t>
      </w:r>
    </w:p>
    <w:p w14:paraId="5148DA70" w14:textId="790C9317" w:rsidR="00467499" w:rsidRPr="00467499" w:rsidRDefault="00467499" w:rsidP="00467499">
      <w:pPr>
        <w:rPr>
          <w:rFonts w:eastAsiaTheme="minorEastAsia" w:cs="B Nazanin"/>
          <w:i/>
        </w:rPr>
      </w:pPr>
    </w:p>
    <w:p w14:paraId="75C59DE6" w14:textId="29322612" w:rsidR="00467499" w:rsidRDefault="00467499" w:rsidP="00467499">
      <w:pPr>
        <w:tabs>
          <w:tab w:val="left" w:pos="1220"/>
          <w:tab w:val="left" w:pos="6006"/>
        </w:tabs>
        <w:bidi w:val="0"/>
        <w:rPr>
          <w:rFonts w:eastAsiaTheme="minorEastAsia" w:cs="B Nazanin"/>
          <w:sz w:val="36"/>
          <w:szCs w:val="36"/>
        </w:rPr>
      </w:pPr>
      <w:r>
        <w:rPr>
          <w:rFonts w:eastAsiaTheme="minorEastAsia" w:cs="B Nazanin"/>
          <w:rtl/>
        </w:rPr>
        <w:tab/>
      </w:r>
      <m:oMath>
        <m:r>
          <w:rPr>
            <w:rFonts w:ascii="Cambria Math" w:eastAsiaTheme="minorEastAsia" w:hAnsi="Cambria Math"/>
            <w:sz w:val="32"/>
            <w:szCs w:val="32"/>
          </w:rPr>
          <m:t>ω=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p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J</m:t>
                    </m:r>
                  </m:den>
                </m:f>
              </m:e>
            </m:d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den>
            </m:f>
          </m:sup>
        </m:sSup>
      </m:oMath>
      <w:r>
        <w:rPr>
          <w:rFonts w:eastAsiaTheme="minorEastAsia" w:cs="B Nazanin"/>
          <w:rtl/>
        </w:rPr>
        <w:tab/>
      </w:r>
      <m:oMath>
        <m:r>
          <w:rPr>
            <w:rFonts w:ascii="Cambria Math" w:eastAsiaTheme="minorEastAsia" w:hAnsi="Cambria Math" w:cs="B Nazanin"/>
            <w:sz w:val="36"/>
            <w:szCs w:val="36"/>
          </w:rPr>
          <m:t>ξ=</m:t>
        </m:r>
        <m:f>
          <m:fPr>
            <m:ctrlPr>
              <w:rPr>
                <w:rFonts w:ascii="Cambria Math" w:eastAsiaTheme="minorEastAsia" w:hAnsi="Cambria Math" w:cs="B Nazanin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="B Nazanin"/>
                <w:sz w:val="36"/>
                <w:szCs w:val="36"/>
              </w:rPr>
              <m:t>1</m:t>
            </m:r>
          </m:num>
          <m:den>
            <m:r>
              <w:rPr>
                <w:rFonts w:ascii="Cambria Math" w:eastAsiaTheme="minorEastAsia" w:hAnsi="Cambria Math" w:cs="B Nazanin"/>
                <w:sz w:val="36"/>
                <w:szCs w:val="36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 w:cs="B Nazanin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="B Nazanin"/>
                <w:sz w:val="36"/>
                <w:szCs w:val="36"/>
              </w:rPr>
              <m:t>B+</m:t>
            </m:r>
            <m:sSub>
              <m:sSubPr>
                <m:ctrlPr>
                  <w:rPr>
                    <w:rFonts w:ascii="Cambria Math" w:eastAsiaTheme="minorEastAsia" w:hAnsi="Cambria Math" w:cs="B Nazani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B Nazanin"/>
                    <w:sz w:val="36"/>
                    <w:szCs w:val="36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B Nazanin"/>
                    <w:sz w:val="36"/>
                    <w:szCs w:val="36"/>
                  </w:rPr>
                  <m:t>d</m:t>
                </m:r>
              </m:sub>
            </m:sSub>
          </m:num>
          <m:den>
            <m:r>
              <w:rPr>
                <w:rFonts w:ascii="Cambria Math" w:eastAsiaTheme="minorEastAsia" w:hAnsi="Cambria Math" w:cs="B Nazanin"/>
                <w:sz w:val="36"/>
                <w:szCs w:val="36"/>
              </w:rPr>
              <m:t>J</m:t>
            </m:r>
          </m:den>
        </m:f>
        <m:sSup>
          <m:sSupPr>
            <m:ctrlPr>
              <w:rPr>
                <w:rFonts w:ascii="Cambria Math" w:eastAsiaTheme="minorEastAsia" w:hAnsi="Cambria Math" w:cs="B Nazanin"/>
                <w:i/>
                <w:sz w:val="36"/>
                <w:szCs w:val="3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B Nazanin"/>
                    <w:i/>
                    <w:sz w:val="36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B Nazanin"/>
                        <w:i/>
                        <w:sz w:val="36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B Nazanin"/>
                        <w:sz w:val="36"/>
                        <w:szCs w:val="36"/>
                      </w:rPr>
                      <m:t>J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B Nazanin"/>
                            <w:i/>
                            <w:sz w:val="36"/>
                            <w:szCs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B Nazanin"/>
                            <w:sz w:val="36"/>
                            <w:szCs w:val="36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B Nazanin"/>
                            <w:sz w:val="36"/>
                            <w:szCs w:val="36"/>
                          </w:rPr>
                          <m:t>p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="B Nazanin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eastAsiaTheme="minorEastAsia" w:hAnsi="Cambria Math" w:cs="B Nazanin"/>
                    <w:sz w:val="36"/>
                    <w:szCs w:val="36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B Nazanin"/>
                    <w:sz w:val="36"/>
                    <w:szCs w:val="36"/>
                  </w:rPr>
                  <m:t>2</m:t>
                </m:r>
              </m:den>
            </m:f>
          </m:sup>
        </m:sSup>
      </m:oMath>
    </w:p>
    <w:p w14:paraId="0933FC59" w14:textId="77777777" w:rsidR="009E0462" w:rsidRPr="009E0462" w:rsidRDefault="009E0462" w:rsidP="009E0462">
      <w:pPr>
        <w:bidi w:val="0"/>
        <w:rPr>
          <w:rFonts w:eastAsiaTheme="minorEastAsia" w:cs="B Nazanin"/>
        </w:rPr>
      </w:pPr>
    </w:p>
    <w:p w14:paraId="695357ED" w14:textId="07BA2A17" w:rsidR="009E0462" w:rsidRDefault="009E0462" w:rsidP="008F0377">
      <w:pPr>
        <w:rPr>
          <w:rFonts w:eastAsiaTheme="minorEastAsia" w:cs="B Nazanin"/>
          <w:sz w:val="24"/>
          <w:szCs w:val="24"/>
          <w:rtl/>
        </w:rPr>
      </w:pPr>
      <w:r>
        <w:rPr>
          <w:rFonts w:eastAsiaTheme="minorEastAsia" w:cs="B Nazanin" w:hint="cs"/>
          <w:sz w:val="24"/>
          <w:szCs w:val="24"/>
          <w:rtl/>
        </w:rPr>
        <w:t xml:space="preserve">با توجه به این مقادیر، به </w:t>
      </w:r>
      <w:proofErr w:type="spellStart"/>
      <w:r>
        <w:rPr>
          <w:rFonts w:eastAsiaTheme="minorEastAsia" w:cs="B Nazanin"/>
          <w:sz w:val="24"/>
          <w:szCs w:val="24"/>
        </w:rPr>
        <w:t>K</w:t>
      </w:r>
      <w:r>
        <w:rPr>
          <w:rFonts w:eastAsiaTheme="minorEastAsia" w:cs="B Nazanin"/>
          <w:sz w:val="24"/>
          <w:szCs w:val="24"/>
          <w:vertAlign w:val="subscript"/>
        </w:rPr>
        <w:t>p</w:t>
      </w:r>
      <w:proofErr w:type="spellEnd"/>
      <w:r>
        <w:rPr>
          <w:rFonts w:eastAsiaTheme="minorEastAsia" w:cs="B Nazanin"/>
          <w:sz w:val="24"/>
          <w:szCs w:val="24"/>
        </w:rPr>
        <w:t>=</w:t>
      </w:r>
      <w:r w:rsidR="008F0377">
        <w:rPr>
          <w:rFonts w:eastAsiaTheme="minorEastAsia" w:cs="B Nazanin"/>
          <w:sz w:val="24"/>
          <w:szCs w:val="24"/>
        </w:rPr>
        <w:t>6.67</w:t>
      </w:r>
      <w:r w:rsidR="008F0377">
        <w:rPr>
          <w:rFonts w:eastAsiaTheme="minorEastAsia" w:cs="B Nazanin" w:hint="cs"/>
          <w:sz w:val="24"/>
          <w:szCs w:val="24"/>
          <w:rtl/>
        </w:rPr>
        <w:t xml:space="preserve"> و </w:t>
      </w:r>
      <w:proofErr w:type="spellStart"/>
      <w:r w:rsidR="008F0377">
        <w:rPr>
          <w:rFonts w:eastAsiaTheme="minorEastAsia" w:cs="B Nazanin"/>
          <w:sz w:val="24"/>
          <w:szCs w:val="24"/>
        </w:rPr>
        <w:t>K</w:t>
      </w:r>
      <w:r w:rsidR="008F0377">
        <w:rPr>
          <w:rFonts w:eastAsiaTheme="minorEastAsia" w:cs="B Nazanin"/>
          <w:sz w:val="24"/>
          <w:szCs w:val="24"/>
          <w:vertAlign w:val="subscript"/>
        </w:rPr>
        <w:t>d</w:t>
      </w:r>
      <w:proofErr w:type="spellEnd"/>
      <w:r w:rsidR="008F0377">
        <w:rPr>
          <w:rFonts w:eastAsiaTheme="minorEastAsia" w:cs="B Nazanin"/>
          <w:sz w:val="24"/>
          <w:szCs w:val="24"/>
        </w:rPr>
        <w:t>=0.246</w:t>
      </w:r>
      <w:r w:rsidR="008F0377">
        <w:rPr>
          <w:rFonts w:eastAsiaTheme="minorEastAsia" w:cs="B Nazanin" w:hint="cs"/>
          <w:sz w:val="24"/>
          <w:szCs w:val="24"/>
          <w:rtl/>
        </w:rPr>
        <w:t xml:space="preserve"> می</w:t>
      </w:r>
      <w:r w:rsidR="008F0377">
        <w:rPr>
          <w:rFonts w:eastAsiaTheme="minorEastAsia" w:cs="B Nazanin"/>
          <w:sz w:val="24"/>
          <w:szCs w:val="24"/>
          <w:rtl/>
        </w:rPr>
        <w:softHyphen/>
      </w:r>
      <w:r w:rsidR="008F0377">
        <w:rPr>
          <w:rFonts w:eastAsiaTheme="minorEastAsia" w:cs="B Nazanin" w:hint="cs"/>
          <w:sz w:val="24"/>
          <w:szCs w:val="24"/>
          <w:rtl/>
        </w:rPr>
        <w:t xml:space="preserve">شود. (با توجه به داده های مسئله، </w:t>
      </w:r>
      <w:r w:rsidR="008F0377">
        <w:rPr>
          <w:rFonts w:eastAsiaTheme="minorEastAsia" w:cs="B Nazanin"/>
          <w:sz w:val="24"/>
          <w:szCs w:val="24"/>
        </w:rPr>
        <w:t>J=0.15</w:t>
      </w:r>
      <w:r w:rsidR="008F0377">
        <w:rPr>
          <w:rFonts w:eastAsiaTheme="minorEastAsia" w:cs="B Nazanin" w:hint="cs"/>
          <w:sz w:val="24"/>
          <w:szCs w:val="24"/>
          <w:rtl/>
        </w:rPr>
        <w:t xml:space="preserve"> و </w:t>
      </w:r>
      <w:r w:rsidR="008F0377">
        <w:rPr>
          <w:rFonts w:eastAsiaTheme="minorEastAsia" w:cs="B Nazanin"/>
          <w:sz w:val="24"/>
          <w:szCs w:val="24"/>
        </w:rPr>
        <w:t>B=1.135</w:t>
      </w:r>
      <w:r w:rsidR="008F0377">
        <w:rPr>
          <w:rFonts w:eastAsiaTheme="minorEastAsia" w:cs="B Nazanin" w:hint="cs"/>
          <w:sz w:val="24"/>
          <w:szCs w:val="24"/>
          <w:rtl/>
        </w:rPr>
        <w:t xml:space="preserve"> می</w:t>
      </w:r>
      <w:r w:rsidR="008F0377">
        <w:rPr>
          <w:rFonts w:eastAsiaTheme="minorEastAsia" w:cs="B Nazanin"/>
          <w:sz w:val="24"/>
          <w:szCs w:val="24"/>
          <w:rtl/>
        </w:rPr>
        <w:softHyphen/>
      </w:r>
      <w:r w:rsidR="008F0377">
        <w:rPr>
          <w:rFonts w:eastAsiaTheme="minorEastAsia" w:cs="B Nazanin" w:hint="cs"/>
          <w:sz w:val="24"/>
          <w:szCs w:val="24"/>
          <w:rtl/>
        </w:rPr>
        <w:t>باشد)</w:t>
      </w:r>
    </w:p>
    <w:p w14:paraId="0783C16F" w14:textId="2170D2BF" w:rsidR="00F527AD" w:rsidRDefault="001231C2" w:rsidP="00F527AD">
      <w:pPr>
        <w:rPr>
          <w:rFonts w:eastAsiaTheme="minorEastAsia" w:cs="B Nazanin"/>
          <w:rtl/>
        </w:rPr>
      </w:pPr>
      <w:r>
        <w:rPr>
          <w:rFonts w:eastAsiaTheme="minorEastAsia" w:cs="B Nazanin" w:hint="cs"/>
          <w:rtl/>
        </w:rPr>
        <w:t xml:space="preserve">با توجه به اینکه این روابط برای کنترل زاویه موتور است و نه مفصل، باید ضریب </w:t>
      </w:r>
      <w:r>
        <w:rPr>
          <w:rFonts w:eastAsiaTheme="minorEastAsia" w:cs="B Nazanin"/>
        </w:rPr>
        <w:t>r=50</w:t>
      </w:r>
      <w:r>
        <w:rPr>
          <w:rFonts w:eastAsiaTheme="minorEastAsia" w:cs="B Nazanin" w:hint="cs"/>
          <w:rtl/>
        </w:rPr>
        <w:t xml:space="preserve"> در آن ضرب شود. سپس تیونینگ را با نرم افزار </w:t>
      </w:r>
      <w:r>
        <w:rPr>
          <w:rFonts w:eastAsiaTheme="minorEastAsia" w:cs="B Nazanin"/>
        </w:rPr>
        <w:t>PID Tuner</w:t>
      </w:r>
      <w:r>
        <w:rPr>
          <w:rFonts w:eastAsiaTheme="minorEastAsia" w:cs="B Nazanin" w:hint="cs"/>
          <w:rtl/>
        </w:rPr>
        <w:t xml:space="preserve"> انجام می</w:t>
      </w:r>
      <w:r>
        <w:rPr>
          <w:rFonts w:eastAsiaTheme="minorEastAsia" w:cs="B Nazanin"/>
          <w:rtl/>
        </w:rPr>
        <w:softHyphen/>
      </w:r>
      <w:r>
        <w:rPr>
          <w:rFonts w:eastAsiaTheme="minorEastAsia" w:cs="B Nazanin" w:hint="cs"/>
          <w:rtl/>
        </w:rPr>
        <w:t xml:space="preserve">دهیم و مقدار </w:t>
      </w:r>
      <w:r>
        <w:rPr>
          <w:rFonts w:eastAsiaTheme="minorEastAsia" w:cs="B Nazanin"/>
        </w:rPr>
        <w:t>K</w:t>
      </w:r>
      <w:r>
        <w:rPr>
          <w:rFonts w:eastAsiaTheme="minorEastAsia" w:cs="B Nazanin"/>
          <w:vertAlign w:val="subscript"/>
        </w:rPr>
        <w:t>i</w:t>
      </w:r>
      <w:r>
        <w:rPr>
          <w:rFonts w:eastAsiaTheme="minorEastAsia" w:cs="B Nazanin"/>
        </w:rPr>
        <w:t xml:space="preserve"> </w:t>
      </w:r>
      <w:r>
        <w:rPr>
          <w:rFonts w:eastAsiaTheme="minorEastAsia" w:cs="B Nazanin" w:hint="cs"/>
          <w:rtl/>
        </w:rPr>
        <w:t xml:space="preserve"> را هم در نظر می</w:t>
      </w:r>
      <w:r>
        <w:rPr>
          <w:rFonts w:eastAsiaTheme="minorEastAsia" w:cs="B Nazanin"/>
          <w:rtl/>
        </w:rPr>
        <w:softHyphen/>
      </w:r>
      <w:r>
        <w:rPr>
          <w:rFonts w:eastAsiaTheme="minorEastAsia" w:cs="B Nazanin" w:hint="cs"/>
          <w:rtl/>
        </w:rPr>
        <w:t xml:space="preserve">گیریم و در نهایت به مقادر زیر برای هر کدام از ضرایب </w:t>
      </w:r>
      <w:r>
        <w:rPr>
          <w:rFonts w:eastAsiaTheme="minorEastAsia" w:cs="B Nazanin"/>
        </w:rPr>
        <w:t>PID</w:t>
      </w:r>
      <w:r>
        <w:rPr>
          <w:rFonts w:eastAsiaTheme="minorEastAsia" w:cs="B Nazanin" w:hint="cs"/>
          <w:rtl/>
        </w:rPr>
        <w:t xml:space="preserve"> می</w:t>
      </w:r>
      <w:r>
        <w:rPr>
          <w:rFonts w:eastAsiaTheme="minorEastAsia" w:cs="B Nazanin"/>
          <w:rtl/>
        </w:rPr>
        <w:softHyphen/>
      </w:r>
      <w:r>
        <w:rPr>
          <w:rFonts w:eastAsiaTheme="minorEastAsia" w:cs="B Nazanin" w:hint="cs"/>
          <w:rtl/>
        </w:rPr>
        <w:t>رسیم</w:t>
      </w:r>
      <w:r w:rsidR="00F527AD">
        <w:rPr>
          <w:rFonts w:eastAsiaTheme="minorEastAsia" w:cs="B Nazanin" w:hint="cs"/>
          <w:rtl/>
        </w:rPr>
        <w:t>(اندیس 1).  این فرایند برای کنترلر موتور خطی نیز تکرار می</w:t>
      </w:r>
      <w:r w:rsidR="00F527AD">
        <w:rPr>
          <w:rFonts w:eastAsiaTheme="minorEastAsia" w:cs="B Nazanin"/>
          <w:rtl/>
        </w:rPr>
        <w:softHyphen/>
      </w:r>
      <w:r w:rsidR="00F527AD">
        <w:rPr>
          <w:rFonts w:eastAsiaTheme="minorEastAsia" w:cs="B Nazanin" w:hint="cs"/>
          <w:rtl/>
        </w:rPr>
        <w:t>شود (اندیس 2).</w:t>
      </w:r>
    </w:p>
    <w:p w14:paraId="6AC15124" w14:textId="77777777" w:rsidR="00351DC0" w:rsidRDefault="00351DC0" w:rsidP="00F527AD">
      <w:pPr>
        <w:rPr>
          <w:rFonts w:eastAsiaTheme="minorEastAsia" w:cs="B Nazanin"/>
          <w:rtl/>
        </w:rPr>
      </w:pPr>
    </w:p>
    <w:p w14:paraId="63A9FDCD" w14:textId="17105CBB" w:rsidR="00AA079E" w:rsidRPr="00AA079E" w:rsidRDefault="00AA079E" w:rsidP="00351DC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AA079E">
        <w:rPr>
          <w:rFonts w:ascii="Courier New" w:hAnsi="Courier New" w:cs="Courier New"/>
          <w:color w:val="000000"/>
          <w:kern w:val="0"/>
          <w:lang w:bidi="ar-SA"/>
        </w:rPr>
        <w:t>Kd1=145; Ki1=10; Kp1=1963;</w:t>
      </w:r>
    </w:p>
    <w:p w14:paraId="0B7A856E" w14:textId="69C237D7" w:rsidR="00AA079E" w:rsidRPr="00351DC0" w:rsidRDefault="00351DC0" w:rsidP="00351DC0">
      <w:pPr>
        <w:tabs>
          <w:tab w:val="left" w:pos="9170"/>
        </w:tabs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B Nazanin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noProof/>
          <w:color w:val="000000"/>
          <w:kern w:val="0"/>
          <w:lang w:bidi="ar-S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4520D5F" wp14:editId="32934A28">
                <wp:simplePos x="0" y="0"/>
                <wp:positionH relativeFrom="column">
                  <wp:posOffset>4146550</wp:posOffset>
                </wp:positionH>
                <wp:positionV relativeFrom="paragraph">
                  <wp:posOffset>26670</wp:posOffset>
                </wp:positionV>
                <wp:extent cx="1041400" cy="228600"/>
                <wp:effectExtent l="19050" t="19050" r="25400" b="38100"/>
                <wp:wrapNone/>
                <wp:docPr id="1833842008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41400" cy="228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D0F62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" o:spid="_x0000_s1026" type="#_x0000_t13" style="position:absolute;margin-left:326.5pt;margin-top:2.1pt;width:82pt;height:18pt;rotation:180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LbmaAIAACgFAAAOAAAAZHJzL2Uyb0RvYy54bWysVFFP3DAMfp+0/xDlfbQ9HYyd6KETiGkS&#10;AgRMPIc0uVZK48zJXe/26+ckvcKAp2l9iOzY/mx/sXt2vusN2yr0HdiaV0clZ8pKaDq7rvnPx6sv&#10;p5z5IGwjDFhV873y/Hz5+dPZ4BZqBi2YRiEjEOsXg6t5G4JbFIWXreqFPwKnLBk1YC8CqbguGhQD&#10;ofemmJXlSTEANg5BKu/p9jIb+TLha61kuNXaq8BMzam2kE5M53M8i+WZWKxRuLaTYxniH6roRWcp&#10;6QR1KYJgG+zeQfWdRPCgw5GEvgCtO6lSD9RNVb7p5qEVTqVeiBzvJpr8/4OVN9sHd4dEw+D8wpMY&#10;u9hp7BkCsVWVp2X8UnNULtsl7vYTd2oXmKTLqpxXc/Jjkmyz2ekJyYRaZLAI6tCH7wp6FoWaY7du&#10;wwoRhoQtttc+5ICDI0W/FJWksDcqQhl7rzTrGso7S9FpXtSFQbYV9NJCSmVDlU2taFS+ro5jJznJ&#10;FJFqTIARWXfGTNgjQJzF99gZZvSPoSqN2xScKZvS/F1YDp4iUmawYQruOwv4UWeGuhozZ/8DSZma&#10;yNIzNPs7zM9H7+GdvOqI8Wvhw51Amm66pI0Nt3RoA0PNYZQ4awF/f3Qf/WnoyMrZQNtSc/9rI1Bx&#10;Zn5YGsdv1Xwe1ysp8+OvM1LwteX5tcVu+gugZ6pSdUmM/sEcRI3QP9Fir2JWMgkrKXfNZcCDchHy&#10;FtOvQarVKrnRSjkRru2DkxE8shpn6XH3JNCNYxdoYG/gsFli8Wbusm+MtLDaBNBdGsoXXke+aR3T&#10;4Iy/jrjvr/Xk9fKDW/4BAAD//wMAUEsDBBQABgAIAAAAIQD/X9wC3QAAAAgBAAAPAAAAZHJzL2Rv&#10;d25yZXYueG1sTI/BTsMwEETvSPyDtUjcqNMAxUrjVCiiF1ClUnrh5ibbJMJeR7GbhL9nOcHxaVaz&#10;b/LN7KwYcQidJw3LRQICqfJ1R42G48f2ToEI0VBtrCfU8I0BNsX1VW6y2k/0juMhNoJLKGRGQxtj&#10;n0kZqhadCQvfI3F29oMzkXFoZD2YicudlWmSrKQzHfGH1vRYtlh9HS5Og1Nqn/rxZVsep9fSf9Lu&#10;Tdmd1rc38/MaRMQ5/h3Drz6rQ8FOJ3+hOgirYfV4z1uihocUBOdq+cR8Yk5SkEUu/w8ofgAAAP//&#10;AwBQSwECLQAUAAYACAAAACEAtoM4kv4AAADhAQAAEwAAAAAAAAAAAAAAAAAAAAAAW0NvbnRlbnRf&#10;VHlwZXNdLnhtbFBLAQItABQABgAIAAAAIQA4/SH/1gAAAJQBAAALAAAAAAAAAAAAAAAAAC8BAABf&#10;cmVscy8ucmVsc1BLAQItABQABgAIAAAAIQAbuLbmaAIAACgFAAAOAAAAAAAAAAAAAAAAAC4CAABk&#10;cnMvZTJvRG9jLnhtbFBLAQItABQABgAIAAAAIQD/X9wC3QAAAAgBAAAPAAAAAAAAAAAAAAAAAMIE&#10;AABkcnMvZG93bnJldi54bWxQSwUGAAAAAAQABADzAAAAzAUAAAAA&#10;" adj="19229" fillcolor="#4472c4 [3204]" strokecolor="#09101d [484]" strokeweight="1pt"/>
            </w:pict>
          </mc:Fallback>
        </mc:AlternateContent>
      </w:r>
      <w:r w:rsidR="00AA079E" w:rsidRPr="00AA079E">
        <w:rPr>
          <w:rFonts w:ascii="Courier New" w:hAnsi="Courier New" w:cs="Courier New"/>
          <w:color w:val="000000"/>
          <w:kern w:val="0"/>
          <w:lang w:bidi="ar-SA"/>
        </w:rPr>
        <w:t>Kd2=97; Ki2=10; Kp2=2377;</w:t>
      </w:r>
      <w:r>
        <w:rPr>
          <w:rFonts w:ascii="Courier New" w:hAnsi="Courier New" w:cs="Courier New"/>
          <w:color w:val="000000"/>
          <w:kern w:val="0"/>
          <w:lang w:bidi="ar-SA"/>
        </w:rPr>
        <w:tab/>
      </w:r>
      <w:r w:rsidRPr="00351DC0">
        <w:rPr>
          <w:rFonts w:ascii="Courier New" w:hAnsi="Courier New" w:cs="B Nazanin" w:hint="cs"/>
          <w:color w:val="000000"/>
          <w:kern w:val="0"/>
          <w:rtl/>
          <w:lang w:bidi="ar-SA"/>
        </w:rPr>
        <w:t>مقادیر نهای</w:t>
      </w:r>
      <w:r>
        <w:rPr>
          <w:rFonts w:ascii="Courier New" w:hAnsi="Courier New" w:cs="B Nazanin" w:hint="cs"/>
          <w:color w:val="000000"/>
          <w:kern w:val="0"/>
          <w:rtl/>
          <w:lang w:bidi="ar-SA"/>
        </w:rPr>
        <w:t>ی</w:t>
      </w:r>
    </w:p>
    <w:p w14:paraId="26F3E0AA" w14:textId="77777777" w:rsidR="00F527AD" w:rsidRPr="00351DC0" w:rsidRDefault="00F527AD" w:rsidP="00F527AD">
      <w:pPr>
        <w:rPr>
          <w:rFonts w:eastAsiaTheme="minorEastAsia" w:cs="B Nazanin"/>
          <w:rtl/>
        </w:rPr>
      </w:pPr>
    </w:p>
    <w:p w14:paraId="5E1A0F23" w14:textId="014105AD" w:rsidR="00F527AD" w:rsidRDefault="003057F2" w:rsidP="00F527AD">
      <w:pPr>
        <w:rPr>
          <w:rFonts w:eastAsiaTheme="minorEastAsia" w:cs="B Nazanin"/>
          <w:rtl/>
        </w:rPr>
      </w:pPr>
      <w:r>
        <w:rPr>
          <w:rFonts w:eastAsiaTheme="minorEastAsia" w:cs="B Nazanin" w:hint="cs"/>
          <w:noProof/>
          <w:rtl/>
          <w:lang w:val="fa-IR"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368364F6" wp14:editId="5790AD1B">
                <wp:simplePos x="0" y="0"/>
                <wp:positionH relativeFrom="column">
                  <wp:posOffset>-2805</wp:posOffset>
                </wp:positionH>
                <wp:positionV relativeFrom="paragraph">
                  <wp:posOffset>322654</wp:posOffset>
                </wp:positionV>
                <wp:extent cx="6651520" cy="5859145"/>
                <wp:effectExtent l="0" t="0" r="0" b="8255"/>
                <wp:wrapTopAndBottom/>
                <wp:docPr id="1464880953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1520" cy="5859145"/>
                          <a:chOff x="0" y="0"/>
                          <a:chExt cx="6651520" cy="5859145"/>
                        </a:xfrm>
                      </wpg:grpSpPr>
                      <pic:pic xmlns:pic="http://schemas.openxmlformats.org/drawingml/2006/picture">
                        <pic:nvPicPr>
                          <pic:cNvPr id="43456934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10" y="0"/>
                            <a:ext cx="6645910" cy="2063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677086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047583"/>
                            <a:ext cx="6645910" cy="3489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6492098" name="Text Box 1"/>
                        <wps:cNvSpPr txBox="1"/>
                        <wps:spPr>
                          <a:xfrm>
                            <a:off x="0" y="5592445"/>
                            <a:ext cx="66452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8B3940C" w14:textId="0C190847" w:rsidR="003057F2" w:rsidRPr="001F148B" w:rsidRDefault="003057F2" w:rsidP="003057F2">
                              <w:pPr>
                                <w:pStyle w:val="Caption"/>
                                <w:bidi w:val="0"/>
                                <w:rPr>
                                  <w:rFonts w:cs="B Nazanin"/>
                                  <w:sz w:val="24"/>
                                  <w:szCs w:val="24"/>
                                </w:rPr>
                              </w:pPr>
                              <w:r>
                                <w:t>Figure</w:t>
                              </w:r>
                              <w:r>
                                <w:rPr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Figure \* 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930203">
                                <w:rPr>
                                  <w:noProof/>
                                  <w:rtl/>
                                </w:rPr>
                                <w:t>7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  <w:r>
                                <w:t>: model_2 diagram &amp; motor 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68364F6" id="Group 6" o:spid="_x0000_s1044" style="position:absolute;left:0;text-align:left;margin-left:-.2pt;margin-top:25.4pt;width:523.75pt;height:461.35pt;z-index:251702272;mso-width-relative:margin" coordsize="66515,585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uPmrlwMAADgKAAAOAAAAZHJzL2Uyb0RvYy54bWzcVk1v2zgQvS/Q/yDo&#10;3ujDkvyBKIU32QQFgtZosuiZpimLqERySdpy+uv7SElxEmfR3W4v24PlITkczjw+PvL83aFtgj3T&#10;hktRhslZHAZMULnhYluGf95fv52FgbFEbEgjBSvDB2bCdxdvfjvv1IKlspbNhukAQYRZdKoMa2vV&#10;IooMrVlLzJlUTGCwkrolFk29jTaadIjeNlEax0XUSb1RWlJmDHqv+sHwwsevKkbtx6oyzAZNGSI3&#10;67/af9fuG12ck8VWE1VzOqRBfiCLlnCBRR9DXRFLgp3mJ6FaTrU0srJnVLaRrCpOma8B1STxi2pu&#10;tNwpX8t20W3VI0yA9gVOPxyWftjfaHWnVhpIdGoLLHzL1XKodOv+kWVw8JA9PELGDjag6CyKPMlT&#10;IEsxls/yeZLlPai0BvIn82j9x3dmRuPC0bN0FKcL/AYMYJ1g8H2uYJbdaRYOQdp/FKMl+stOvcV2&#10;KWL5mjfcPnjqYWNcUmK/4nSl+wbgXOmAb8owm2R5MccnDARpwXx4ucWDxMHjJjrffiZxld1K+sUE&#10;Ql7WRGzZ0ihwFyfKeUfP3X3z2bLrhqtr3jRut5w9FAiev+DJKxj1HLySdNcyYftDpVmDWqUwNVcm&#10;DPSCtWuGovT7jU+ILIzVzNLaLVhh4U9I1iX6ZMBneUzMlWBAs1eIlRcJCPQatzLwaeBWGheTae4P&#10;7CNDgJs29obJNnAG8kMa2BayIPtbMyQ0ugww9jn45JBSvxMw/je8SuZxMZ3GsyL7xYiV9rLxM4nV&#10;syqNs2k+m/Thj7r1hFuTbDafpF63fiq3OoVLzYynEa2T8/ivdPuuJoqB3i7sUWjSJC6yeRrPcdP2&#10;SnPvivxdHnqpGbydxAf2gO5BVFz/3xzIHrc8n6fZqOZPcUunEDWn92lRTOP/dCShF7Lhm1G73Fm9&#10;bHSwJ7iuu5pb5uXvhVcj3BEX0s3qRcf14LoYC3KWPawPXoj9trqetdw8AAMtIRSo0Ch6zbHeLTF2&#10;RTRufXTiJWM/4lM1sitDOVhhUEv99bV+549NxWgYdHhFlKH5a0fcFdO8F9huhLSjoUdjPRpi115K&#10;VJr4bLyJCdo2o1lp2X7GA2fpVsEQERRrlaEdzUvbv2XwQKJsufRO/U11K+4U7rfEy6HD9f7wmWg1&#10;CKXFfn6QI6FO9LL3dSgbtdxZIO3F9IjiADfI7S3/PIH17P3ztO29jg++i28AAAD//wMAUEsDBAoA&#10;AAAAAAAAIQCgNVcxB4sAAAeLAAAUAAAAZHJzL21lZGlhL2ltYWdlMS5wbmeJUE5HDQoaCgAAAA1J&#10;SERSAAAGDQAAAeEIBgAAAF2v/nIAAAABc1JHQgCuzhzpAAAABGdBTUEAALGPC/xhBQAAAAlwSFlz&#10;AAAOwwAADsMBx2+oZAAAipxJREFUeF7t3QmcVfMbx/FHloiIhCIqW4oSSRTJUkgp2UpU1iIhS4Uk&#10;O9mliFBSFAlFoYVUREqJUEKplNK+Z/6+T+fM/zbNTLPce+feuZ/363Ved5nbNDN3Oec839/v+e2Q&#10;9h8DAAAAAAAAAAApr0hwCQAAAAAAAAAAUhyhAQAAAAAAAAAAcIQGAAAAAAAAAADAERoAAAAAAAAA&#10;AABHaAAAAAAAAAAAAByhAQAAAAAAAAAAcIQGAAAAAAAAAADAERoAAAAAAAAAAABHaAAAAAAAAAAA&#10;AByhAQAAAAAAAAAAcIQGAAAAAAAAAADAERoAAAAAAAAAAABHaAAAAAAAAAAAAByhAQAAAAAAAAAA&#10;cIQGAAAAAAAAAADAERoAAAAAAAAAAABHaAAAAAAAAAAAAByhAQAAAAAAAAAAcIQGAAAAAAAAAADA&#10;ERoAAAAAAAAAAABHaAAAAAAAAAAAAByhAQAAAAAAAAAAcIQGAAAAAAAAAADAERoAAAAAAAAAAABH&#10;aAAAAAAAAAAAAByhAQAAAAAAAAAAcIQGAAAAAAAAAADAERoAAAAAAAAAAABHaAAAAAAAAAAAAByh&#10;AQAAAAAAAAAAcIQGAAAAAAAAAADAERoAAAAAAAAAAABHaAAAAAAAAAAAAByhAQAAAAAAAAAAcIQG&#10;AAAAAAAAAADAERoAAAAAAAAAAABHaAAAAAAAAAAAAByhAQAAAAAAAAAAcIQGAAAAAAAAAADAERoA&#10;AAAAAAAAAABHaAAAAAAAAAAAAByhAQAAAAAAAAAAcIQGAAAAAAAAAADAERoAAAAAAAAAAABHaAAA&#10;AAAAAAAAAByhAQAAAAAAAAAAcIQGAAAAAAAAAADAERoAAAAAAAAAAABHaAAAAAAAAAAAAByhAQAA&#10;AAAAAAAAcIQGAAAAAAAAAADAERoAAAAAAAAAAABHaAAAAAAAAAAAAByhAQAAAAAAAAAAcIQGAAAA&#10;AAAAAADA7ZD2n+A6AABAgRs8eLDtsssu1qBBA9thhx2Ce7coUqTINvcBAAAAAIDoYaYBAABIKNOn&#10;T7fGjRtbjRo1bMiQIbZ69Wpbs2aNbxs2bLDNmzcbYx4AAAAAAIgNQgMAAJCQihUrZhdffLGdeuqp&#10;9vbbb9vSpUttxYoVhAcAAAAAAMQQoQEAAEg4JUuWtHHjxtknn3xie+yxh1155ZXerojwAAAAAACA&#10;2CI0AAAACeXff//1S61dcOaZZ6aHByVKlLDrr7+e8AAAAAAAgBgiNAAAAAklDA1ChAcAAAAAAMQP&#10;oQEAAEgoGUODEOEBAAAAAACxR2gAAACSCuEBAAAAAACxQ2gAAACSEuEBAAAAAADRR2gAAACSGuEB&#10;AAAAAADRQ2gAAAAKBcIDAAAAAADyj9AAAAAUKoQHAAAAAADkHaEBAAAolAgPAAAAAADIPUIDAABQ&#10;qBEeAAAAAACQczv8d1LMWTEA5IE+Pj///HP79ddf7d9///VCoy51vy6jrWLFinb88cfbjjvu6NtO&#10;O+2Ufh0oTDp16mQvv/yy/f3338E90aX36KhRo+zee++18ePHW+XKle2GG26wc88914oVK2a77rqr&#10;7bLLLv4eK1KkiIcOAAAAAACkCkIDAMgDfXSqqHnttdcG98RHr169vLBZtGhR31TY1CXBAQqTWIcG&#10;IcIDAAAAAAC2RXsiAMglFRqfeOIJDwyuvvpqW7Vqla1duzam27Jly+zCCy/0gubrr79u//zzT3o7&#10;lfXr19umTZuCnw5ATtG2CAAAAACAbREaAEAuqGh411132e23324dO3a03r172+677+4jkmO57bXX&#10;Xvbmm29a69at7e677/ZR2GFwsHr16vTggIImkHuEBwAAAAAA/B+hAQDkkIry7du3t4cffti3Rx55&#10;JK7tStSC6KWXXrLbbrvNZzr06NFjq2LmunXrCA6AfCA8AAAAAACA0AAAckQF+ZYtW/qaAtrUc70g&#10;qKj52GOP2YMPPuizDR5//HHv+758+XJmHABRQngAAAAAAEhlhAYAsB0qxl900UU2aNAgGzBggLVp&#10;0yb4St5NnDjRZwvkhQqad955p/Xs2dN/pgceeMAWL16c3qqIGQfJY9iwYT5jRaFPYfXDDz8E15IP&#10;4QEAAAAAIBURGgBANrQAsQqEn376qb333nt26aWXBl/Ju3nz5lmzZs1s8ODBwT1507ZtW+vfv799&#10;9NFHvs7CggUL0mccaPHkjRs3UsCMo9NOO83Gjh0b3MoZzRLp3LmzF6PvuOMO+/PPP4OvFB5XXnml&#10;nXLKKf4eihWFZjfeeKOHZZn5+eef7YwzzvD3RV4QHgAAAAAAUgmhAQBk4a+//vJC45QpU+zjjz+2&#10;c889N/hK3n399ddeQP3999+De/KnefPmNnToUJ+5oKLz3Llz04MDzTggOIifzz77zOrWrZun8EC6&#10;d+9u5cqV8yJ7Mo/Oz8wXX3xhZ511VkzCA73Gr7jiCl/jI6vQQDM6Vq5cabvttltwT94QHgAAAAAA&#10;UgGhAQBkQkV9FX9VhB8zZowXO/OrY8eOdtJJJ9kBBxxgRx99dHBv/p133nk2YsQILzTfcsstNmfO&#10;HJ8hsWrVKmYcxJlmoii0yWt4oKL3q6++apUrV7ZGjRp5sb0wiXZ4oGDv7LPP9td/dvR1PS5aCA8A&#10;AAAAAIUZoQEARFBhT61M6tSp46P1VRQ87rjjgq/mz/fff29PP/20F05LliwZ3Bsd+nkVbsyfP9/a&#10;t29vP/30kxevFRyEhct///03eDRiRc/Dt99+a++++26+wgP54IMPvLheq1Ytb41VmJ6/aIQHau91&#10;xBFH2I8//ujF+qzo9a/3cRgaKFDTfdomTJjgBf68IjwAAAAAABRGhAYAEFAxT62ITj31VNtll128&#10;sHnkkUcGX82/4cOHW7t27WzHHXcM7omu448/3ouXKlAqOJg+ffpWMw4IDuJDheTGjRtHLTxQYVvf&#10;76ijjrI+ffrY+vXrg68kv/yEB9999523cpoxY4ZVr149uHdb+purLdGJJ57ot2vXrm233nqrVatW&#10;zQMZ/V1VzM8PwgMAAAAAQGGyw38nrZy1AsB/xo8f70W+8uXL28iRI22//fYLvhJ9KiBrzYEvv/wy&#10;uCd61FqpacNGtst/H+8qXB5++OG2xx57eOFUYchOO+3kRU5EV+XjjrMHHnvU2rRpE9yzhXazminQ&#10;rVs3mzp1qs9GuPfee/018Nprr1nr1q2DR2ZPz5m+l57Hm2++2dewUHE60dWsWdO++uqr4Fb2VNDv&#10;2rWrBwgvv/yyLxSdE/p76u+rcGzXXXcN7t1CAdrChQtt0KBBflutwX755Rdfo+Tiiy9OXxMhmvQ8&#10;jRo1yn8ufa7o/1RgqM+X3Xff3YoWLepbrAJEAAAAAADyg9AAAP6jomLp0qX9ugqV0W4flFEsQwP5&#10;bOBb9tuE2HxvZG7opC+tfuuW24QGoczCAxXUH3300eARuZeb8EfFeBWxk4HaDi1ZsiQqoYG+V6dO&#10;nXxWgqiAr7VKFi9e7CFaLOk579u3b46DoUTAYSEAAAAAgNAAAAL9+/f3EcdaWFijkjMWH6MplqHB&#10;ypUrrVnTC+23n36yZs2aeVsWjUjfa6+9fJQ6Mw1iI6uZBqH8hgbhTINixYqlzzTQc5rocjPTQLN7&#10;br/9dluwYIEX2/MbGmhR8AoVKti8efPswAMP9PsUGugx33zzjd+OFf2fXbp0sTfeeMNnFajF1G23&#10;3eY/h57DRJxpEL7GAAAAAACpjdAAAALqM64e9C1atLAaNWr4GgTFixcPvhpdsQoNVGStV6+ezZw5&#10;06699lrv2X7AAQfY/vvv77Mn1KZIo6sJDaJPf9NevXrFrD2R1tdQUHDZZZd5wTlZ5CQ0CMMCtdNS&#10;QV0zA6LRnkjPR8+ePX19j5BCg3LlytmwYcOCe6JLYUHnzp3tzTfftJ133tnbIDVv3tz/T4V3e+65&#10;J6EBAAAAACChsRAyAEQ4++yzfcaBFrHV4qxawDRZ/Pnnn94T/ueff7aWLVtaxYoVvWiprUgRPu7j&#10;TcXXoUOH2nHHHWdNmjTxWQFjxozxhXkVGOTUySef7KHDDz/84C12kikw2B6FBd27d/cZARqFr2J6&#10;NI0YMcLf0/GgsODyyy/3NVG0+LEWv37wwQftoosuSooZIQAAAAAAhKgiAUAGKrz369fPfvvtN2/t&#10;M3/+/OAriWv27Nl20kkneVsXtVhSH3fNktDMAo28DoMDZhjEXrTCgkaNGtkXX3zhC+nqemEKfmId&#10;FogWOB49enTMQ4OMYYFmkmj9CC2yXKZMGZ9ZoLZgCntoDQYAAAAASAaEBgAQUDFPRT0V2dWe6PXX&#10;X7fly5f7dRXlE9W0adM8MFi9erW3ujn88MO9FZE2tUNRcKCipYIDCpax9dlnn+UrLNDrT7MJNKtA&#10;swvUXqowiUdYEFLgogBHM4ZiIauw4NJLL/VWRGoLpt933333tb333ttDPP2+ag+WaG2JAAAAAACI&#10;RGgAAAGN5FZBTwV2FdpV/B0wYIAX2jXjQMX5aFEhORrrGUycONGLovrZFRioWFmqVClfw0AFy332&#10;2ceL17vvvjsjneNAfezzOrNA6xVodkufPn3sqKOOCu4tHOIZFoTUmkgtgvSejqachAV6/2kLrxMc&#10;AAAAAACSCQshA0AG//77r7c20ULFq1at8kKnCvJ//fWXFyLVYz4RfPLJJ962RgVJLd6sAqWuh6Ob&#10;VbxWkVKBgYqUCgwQOwoIwgWOc0qL8X7//ffWtm1bf74KI82YOOuss3IVFOR2IeTM/PTTT/5/li1b&#10;NrgnfyIXONZ7SbNAzjzzTH+vKWTUpvda5HUFkJq5FL7/Er1FmH42DgsBAAAAAIQGAJAJfTRGBgda&#10;ZPiqq66yWbNm2bvvvmv169cPHlkwhgwZ4iObDzroILvsssvSg4JwdkE4qjnspc6oZiSTaIQG0ZIK&#10;YUGI0AAAAAAAILQnAoBMqHimNQBU+FMhUMV5LY5cpUoVO++882zQoEHBI+Pv1VdftQsvvNAOPfRQ&#10;X/Q4bEUUtkFRaEBgAORPftoQafHjyDZEyRAYAAAAAAAQIjQAgCyEwUG4xoEKgxr9rOKhCoe9e/cO&#10;Hhk/Tz31lC+Uq/CiWbNmvn5BZGAQ2TedwADIPcICAAAAAECqIzQAgGyo6Kf2IuGMAxXpe/ToYQ0b&#10;NrTrrrvOHnnkkeCRsaWWIffcc4916NDBTjrpJC9ghmGBtpIlS7LQKpAPhAUAAAAAAGzBmgYAkAP6&#10;qNy0aZOtX7/e1qxZY8uXL7f77rvP+vfv7yP6FSaEj4sFrakg55xzjm8KB0qUKOFhgdoRaRHdsJe6&#10;CpfqoQ4kq3iuaZBKaxZsj34HDgsBAAAAAIQGAJBDYXCwYcMGDw5WrFhhffv29cWRFSZo4WR9ffPm&#10;zcG/iK6DDz7Yateu7SOaFRooKAi3sJCpdkoEBkh28QgNCAu2RWgAAAAAABBCAwDIpTA4WL16tW+r&#10;Vq3yTdfXrVvn4cG///4bPDp6VKTUrAaFBmExM7xUIZPAAIVFLEMDwoKsERoAAAAAAITQAADyQLMJ&#10;NLtAIcHatWu3uoxFaKBinoqVKlqGBUxt4XUFBoWxiInUFIvQgLBg+wgNAAAAAABCaAAAeaTgQAGB&#10;Zh1o9oGuh1ssQgMtsKpwILONwACFSTRDA8KCnCM0AAAAAAAIoQEA5IPCAX2MRl6GWzSpmBcWLnUZ&#10;eT0ViplILdEIDQgLck+/K4eFAAAAAABCAwAAkFDyExoQFuQdoQEAAAAAQAgNAABAQslLaEBYkH+E&#10;BgAAAAAAITQAAAAJJTehAWFB9BAaAAAAAACE0AAAAt9//731798/uJW1GjVq2AUXXBDcyt7UqVO9&#10;mHnLLbfY/vvvH9wbWz///LO98sordu2111qFChWCe4HkkZPQgLAg+ggNAAAAAABCaAAAgaFDh1qL&#10;Fi2CW1sWOV67dq0XGHfeeefgXrNWrVpZjx49glvZUwhx+eWX2/Tp0+3oo48O7o2tESNG2DnnnGNj&#10;xoyx0047LbgXSB7ZhQaEBbFDaAAAAAAAkCLBJQCkvMaNG9uqVavStwkTJvj93bp12+r+nAYGAKJH&#10;YYECuPLly9vbb79tderUsa5du9qll15q5cqVswMOOMBn82gLrytI2HvvvW3PPfe0YsWKeWiw4447&#10;EhgAAAAAAJANQgMAKAAazTtnzhz74osvvBialUWLFnl4MX78eL+elR9//NEfp5kRQGGi98eVV15J&#10;WAAAAAAAQJwQGgBAnI0bN86OOeYYX2/glFNOsbJly9q55567VSiwYMECq1evnhdA1X6ldu3aXhBt&#10;3ry5t00Kaf2CY4891ipVquSPO+SQQ+zzzz8PvgokJxX3lyxZYtddd52/TwYNGmQNGjQgLAAAAAAA&#10;IA4IDQAgjjQjoH79+t5nXYskr1692kdPT5w40YODzZs3++O0bsI333zj6xJs2LDBA4W2bdvawIED&#10;7b333vPHrF+/3v/NsmXLfCbCypUr7ZFHHrEnnnjCvw4kq7CvvtYtaNmypfXr18/fE4QFAAAAAADE&#10;HqEBAMTRk08+6TMFBg8ebFWrVvUCZ9OmTe3hhx+2yZMn24cffuhfP/zww734r4WMtQhzqVKlfG0F&#10;mTZtml8OGzbMZs+ebU899ZSdfPLJvuir2rhcffXV/nUgWe233352++232+jRo61du3Z20EEHeTBA&#10;WAAAAAAAQOwRGgBAHGlGQZUqVezggw8O7tmiUaNGfqmvFylSxBdbbt26tc2dO9cLp7169bKbbrrJ&#10;H7Np0ya//Oqrr/zyjDPO8MuQZh8AyaxNmzZ2xx13eDhQvHhxK1GihAcEhAUAAAAAAMQeoQEAxNHy&#10;5cu96JmRRlaL2hWJgoLKlSt7uKC1DRQiaCaBhK1b1JZIsxBUOI2kwiqQzBQAFC1a1AMBvb4VEJQs&#10;WZKwAAAAAACAOCA0AIA4UsFz/vz5wa3/C+9TYXTevHk+80AFUS2arLUKZsyY4esVRFIBdePGjb5g&#10;bKTFixcH14DkFBkaaKaBQoJwIywAAAAAACC2CA0AII5OOeUUX5Pgl19+Ce7Z4q233vJLrU0wadIk&#10;n3HQsWNHq127tu22227+tc8++8wvw8WS69Sp45fhwsihkSNHBteA5KRAQLNoFA5k3AgLAAAAAACI&#10;LUIDAIijDh06eAjQuHFjb0H0xx9/WO/eve3ee+/1wKBu3bpWqVIlL4r269fP1zRQS6O3337brrvu&#10;Ol/vIGxhdNZZZ1nNmjV9wdhBgwb59+rZs6e9+OKL/nUgWen1n9UGAAAAAABii9AAAOLo0EMPtY8/&#10;/tiL/1rA+JBDDrEbbrjBLrjgAhs+fLiPoq5YsaI99dRTNnbsWF/TQIvAalHYF154wUOFMWPG+PfS&#10;93j//fetRo0adskll/j36tKliz3wwAP+dQAAAAAAACC3dkgLV9QEAMTVnDlzfBZB+fLlba+99gru&#10;/b81a9bY7NmzfWaCwobsRlkvWLDAFi1aZEceeaTtuuuuwb0AkHP6jOGwEAAAAABAaAAAAABCAwAA&#10;AACAIzQAgFwaMmSItwXanuOOO87at28f3AKAxEZoAAAAAAAQQgMAyKVx48bZ+PHjg1tZO+KII3yt&#10;AgBIBoQGAAAAAAAhNAAAAAChAQAAAADAFQkuAQAAAAAAAABAiiM0AAAAAAAAAAAAjtAAAAAAAAAA&#10;AAA4QgMAAAAAAAAAAOAIDQAAAAAAAAAAgCM0AAAAAAAAAAAAjtAAAAAAAAAAAAA4QgMAAAAAAAAA&#10;AOAIDQAAAAAAAAAAgCM0AAAAAAAAAAAAjtAAAAAAAAAAAAA4QgMAAAAAAAAAAOAIDQAAAAAAAAAA&#10;gCM0AAAAAAAAAAAAjtAAAAAAAAAAAAA4QgMAAAAAAAAAAOAIDQAAAAAAAAAAgCM0AAAAAAAAAAAA&#10;jtAAAAAAAAAAAAA4QgMAAAAAAAAAAOAIDQAAAAAAAAAAgCM0AAAAAAAAAAAAjtAAAAAAAAAAAAA4&#10;QgMAAAAAAAAAAOAIDQAAAAAAAAAAgCM0AAAAAAAAAAAAjtAAAAAAAAAAAAA4QgMAAAAAAAAAAOAI&#10;DQAAAAAAAAAAgCM0AAAAAAAAAAAAjtAAAAAAAAAAAAA4QgMAAAAAAAAAAOAIDQAAAAAAAAAAgCM0&#10;AAAAAAAAAAAAjtAAAAAAAAAAAAA4QgMAAAAAAAAAAOAIDQAAAAAAAAAAgNsh7T/BdQDIsRUrVvhW&#10;2JQoUcL22GOP4BYApI4ddtjBOCxELBTWYwYAyWO33XazkiVLBrcAAMD2EBoAyJP77rvPunbtGtwq&#10;PB577DFr27at7bTTTrbjjjv6pQppAFDYERogVgrrMQOA5NGoUSN74403/Pg+PMYvUoTGCwAAZIXQ&#10;AECedOvWze6991776KOPgnuS3znnnOOFjWuvvdZ22WUXK1q0qG86sQCAwo7QALFSGI8ZACQPHeNr&#10;69Onjx/bh8f5O++8c/AIAACQEaEBgDzRiMHnn3/e/v777+Ce5KdwoGPHjnbVVVdZsWLF0jdOKACk&#10;AkIDxEphPGYAkDxOO+00n1nQs2dP23333dOP8RUcAACAzDEfD0Ce/Pvvv8G1wmXt2rW2atUqv9y4&#10;cSMFNAAA8qmwHjMASA46ntdxvY7x16xZYxs2bLDNmzcHXwUAAJkhNACQJ4U9NFi3bp2fXFDoAAAg&#10;f9iXAihIYWiwcuVKP9ZXaMDnEgAA2SM0AJAnhXUEvsICQgMAAKKHWXsACpKO5zOGBsw0AAAge6xp&#10;ACBPOnXqZC+//HKO+hOvWLHC5s+fH9yKvzJlytiee+4Z3Mqa1jS48MIL7ZJLLrH999/fDjjgAL/c&#10;Y489gkcAQOHFmgaIldwcMwBAtNWqVctWr17tn0XhMb62vffeO3gEAADIiNAAQJ7kpAAwY8YMu+aa&#10;a+zLL78s0EKUCmE1a9a0l156ySpXrhzcuy1CAwCpjNAAsUJoAKAgERoAAJB7hAYA8mR7BYCZM2fa&#10;8ccfby1atLCrrroqRyP9Y0UzHfr06WP9+/e3yZMnW8WKFYOvbI3QAEAqIzRArBAaAChIhAYAAOQe&#10;oQGAPNleAeDMM8+0smXL2quvvhrcU/Bat25t8+bNs08++SS4Z2uEBgBSGaEBYoXQAEBBIjQAACD3&#10;WAgZQNRpEeHPPvvMZxgkEv08+rn08wEAAAAAAADYFqEBgKj7/fffbdOmTbbvvvsG9yQG/TwbN270&#10;nw8AAAAAAADAtggNAERdore3oP0GAAAAAAAAkDlCAwAAAAAAAAAA4AgNAAAAAAAAAACAIzQAAAAA&#10;AAAAAACO0AAAAAAAAAAAADhCAwAAAAAAAAAA4AgNAAAAAAAAAACAIzQAAAAAAAAAUKitWbPGOnXq&#10;tN3t8ccf98e///771rVrV78eLStXrgyuRZ9+1ldffTW4VXA2bdrkf8dPP/00uAfJiNAAAAAAAAAA&#10;QKG2du1a69Gjx1bbo48+6iFB5H2vv/66P/7jjz+2J554wq/n17///mvNmjWznj17BvdEn37Wt956&#10;K7hVcBQa6O/6xRdfBPcgGREaALAffvghuAYAAAAAAFD4lCxZ0latWrXVttdee9mZZ5651X3fffdd&#10;8C+iZ8OGDfbmm29aWlpacA+Q2AgNANiVV15pp5xyClPHAAAAAAAAMliyZImPnP/xxx+De7a1YsUK&#10;mzBhgn3zzTe2cePG4F6zzZs3+78XtUj6+++//XpIX58+fbp99tlnNm3aNL8dawov5syZ47/TvHnz&#10;gnu3tXr1avv666/t888/t9mzZwf3bkvfY/z48bZ48eLgHiQ7QgMATjuKs846i/AAAAAAAAAg0KVL&#10;FytdurTXSypVqmQ1a9bcqjiuIr96+JcqVcpq1aplJ5xwgpUpUya9VZACgYMOOsiv33///f64devW&#10;+e3evXvb/vvvb1WqVLHTTjvNqlatamXLlrWxY8f612Nh3Lhxdswxx1iFChX8d9L/d+6559qiRYuC&#10;R5iHHjfeeKPts88+VqNGDatTp44ddthhVr16dZs/f37wKPOZGRdddJEdfPDBVrt2bf+9n3322eCr&#10;SGaEBgC2QngAAAAAAACwZaT90KFDbcyYMfbXX3/ZM888Y1999ZUX/0N33XWXPfbYY/bAAw/YP//8&#10;46PuGzVqZM2bN/cR+goaZs6c6Y+94447fIR/0aJFbeLEiXbdddfZ+eef7997/fr1XtDX+gc33XST&#10;Pz7aNFOifv36tvvuu9vUqVP993v77bf9Z1FwEM5yCNd5eOqpp/wxCge0yPK3337r6xWE2rZtax98&#10;8IH17dvXHzNq1ChCg0KC0ABApggPAAAAAABAqtPCyJpBsN9++1n79u2tYsWK3oJIli1b5kGCAoLb&#10;b7/dSpQoYQceeKC99NJLduihh9rDDz9su+yyix1yyCH++L333tvKlStnO+ywgy1fvtwuu+wy//f6&#10;3nqcRutfeOGFPjshFp588kkPJQYPHuyzGooVK2ZNmzb1n3Py5Mn24Ycf+uMUKuj3uf766/0xut2q&#10;VSsPQNRCSTTbYsCAAR58XH755f6YU0891YMGJD9CAwDZIjwAAAAAAACpaKeddrJjjz02uLWFWvCs&#10;XLnSr6vfv1oNbdq0yUfmh1vPnj1tzz339BH8WTn77LOtf//+VqRIEV98WYX8e+65x0aMGOFrDsRi&#10;bQP9PGqFpHZCkTQzQsKfV+GIZk8sXbrU79NMAt03d+5c/11Fv7sCiDPOOMNvhzRjAcmP0ABAjhAe&#10;AAAAAEDqGDZsmBcugVSmNkIZaZZA+N5QUV20CHBkaKBN7Xq0FoIK65nZsGGDj9LXugEKJtq0aWOT&#10;Jk3yNQ4kFu8/zW4Iv38kzXQQtSKSP/74w+rVq2clS5a0k08+2dd10MyCvfbaK/3n0iwL0WMiacbB&#10;HnvsEdxCsiI0ABKQdkDx3NSPL6fC8ODdd98N7tmWvmciS/SfDwAAAAAKWsOGDW233Xaz999/30cW&#10;a9RzuBEmAFuoiC733nuvr1uQcdMaAppJkBm1/1Ebo27dunmRfsmSJT7LQIsNx4raI0UuZBwK7wsD&#10;AM08ULuiQYMG+c+ln2/gwIH+70P77ruvXy5cuNAvQ5p5ocAEyY3QAEhQOgiL13biiScG/+v2KX3u&#10;3r27nXfeecE921KvPk3h+/vvv4N7EoN+np133tn7BwIAACDxTZkyxZo0aWJjx44N7gEQT1qYVYu0&#10;nnDCCTZkyBAfhbxmzRofIU14AJjVqFHD1yLQYsKR9N6oW7euXXLJJX47DA4i3zNaXPmII46wjh07&#10;WtmyZf0+fV2LIUss2hOpe4TWJPjll1+Ce7Z46623/FKzCjR7Qu2SLrroIt80E0K0WLOCkPDnqlmz&#10;pv/u7733nt8OjRw5MriGZEZoACBHwrBAq/zfdtttXnzPyq677mp16tSxPn36BPckBv08+rkym14I&#10;AACAxKGChhZmPO6442zo0KEJNxgFSAU77rijPfvss/bJJ5/4jIOLL77YF2lVcVQtTggPAPOC+k03&#10;3eQzBNq1a+dF9VmzZtnVV1/tgXf9+vX9cSquq1YyfPhwe/PNN23jxo129NFH26+//uqdHDQy/+ef&#10;f7aWLVumLzQctgrKDX2/Bx54YJtN7ZKkQ4cO/n5u3LixjR492mcQ9O7d22dKKDBQ0KHfSes26HdS&#10;eK+fQ+saaPCo3u/hz6U1G26++WZ744037KGHHrLffvvNPvroI7vhhhuynF2B5MEzCCBbGcMCrZqf&#10;E9ohaRqb+vOpJ1/k9Lx4b/r/9XPo5wl3lAAAAEhMr7zyivd1VsESQMFSa9czzzzT+7UrPFCv8iuv&#10;vNJOP/10wgMg8PDDD9tdd91lr732mh111FF2+OGHe+Ct0E3vl5D2bRMmTLBmzZp5QKBaS7Vq1eyC&#10;Cy6w4sWLW6VKlfw9F7aDVlE/tzSDQOsPZNwef/xx//qhhx5qH3/8sRf1tYCxOkWoyK+fQYFGuO9V&#10;EKC2ZArvtT6BFm1W0KDvpZZLYUsihQVaIFktlsqXL+8zkxSeRLYxQnLa4b8PdD7RgQSjnUQ835qa&#10;UpZxXQOFBeqvd/3112caFHTq1MlefvnlbEd9/fDDD3bNNdd4Il2QHzXaGep3VK9A7YSzop3jhRde&#10;6NMHtTDQAQcc4Jcs4AMgFcR734PUkZNjBiCSio8akTl9+nSrUqWK3zd48GA/TgNyq1atWj4qVp9F&#10;4TG+Ngpa26eWs08//bQXAEM6Vhg1apTdfffdfg5ZuXJlu/XWW61BgwY+elnvXf07nYOxlhxSjXr5&#10;q2iv7gYqoGfWoWHlypW+MHK4FoLMnTvXj5MqVKiw1f2xpsGhCv70s2b2/yo00MwFtSk78sgj/f2d&#10;FX0fzTRQm6WwnRGSG6EBkIAKMjTYXlgQyk0BYMWKFZkutBMvmlanaXPbQ2gAIJURGiBWCA2QV99/&#10;/70dc8wxfp3QAHlFaJB3mYUGIcIDACjcCA2ABFQQoYES5pyEBaHCWAAgNACQyggNECuEBsgrQgNE&#10;A6FB3mUXGoQID4DY0YyEyPZG2bnvvvvs4IMPDm4B+ceaBgCsc+fOuV6zAAAAAACQ2hQEaM0DtaTV&#10;mgcacMWaB0B06P1VsWLFHG1aZBmIJmYaAAkoGUZ7MtMAAAqXwjDTQD+/NhUlVJxQa7x58+b5pe4v&#10;Xbp0+ghT9ZjVyEd99mv0oy71N9CG6GKmAfKKmQaIBmYa5F1OZhpkpP0tMw8AIPkx0wAAAABJTVO3&#10;N27c6Au1qbhxzjnnWIkSJeyII47wkY4tWrSwyy+/3EdCHn300b7WTePGje3ZZ5+1mTNn+to7q1at&#10;8kXe9H30/QAAQO4pCGDmAQAkP0IDAAAAJCUVGlTknzp1qjVp0sQOO+wwu+uuu7zVngKBESNG2LRp&#10;02zx4sW2aNEif9yHH35o3bt395GOXbp0sWrVqnmgMGXKFC9kaDTqunXr/PtSyAAAIG8IDwAguREa&#10;AAAAIOmowDB37ly77rrr7IQTTvA2RGpfohY477//vrVt29bq16/vrU323XdfK1WqlFWtWtVnIbRv&#10;394DhSVLltjrr79us2fP9sLG7bff7t9z5cqVtnbtWp95oP8HAADkDeEBACQnQgMAAAAkDRUTNm3a&#10;ZJMnT7batWvb6NGjrV+/fvbtt996v/Pdd989eOT27bnnnnbZZZfZjBkzrFevXl7MaNSokc9IUMsi&#10;FTEUHOj/o4gBAEDeER4AQHIhNAAAAEBSCAODd955x4sMWlzxu+++88K/FlTMKy3IePXVV3srowMP&#10;PNAuvvhib2Ok4EDtiggOAACIDsIDpDodV2qGbDw2zcAF8orQAAAAAElBxYPhw4db8+bNvS3RsGHD&#10;bK+99gq+mn9qYaSZCwoNbrjhBhszZoy3KoosXgCIHxYlBwovwgOkIrXGrFOnjpUtWzYum45t33zz&#10;TY5nkSc7/PfByycvkGB0AJXob81OnTrZyy+/XKiS6x133NFbW1xyySW2//772wEHHOCXOoAFgMIu&#10;0fc9OsHRrIK6devaFVdcYc8991zwlejT30GzFz766CNf86BSpUpWvHhxb31UtGhR318g5wrjMQNi&#10;T+/5Pn36eEAozzzzjK9HAuRWrVq1fNaYPovCY3xte++9d/AIZEUz8Z5++mlr165dcE/saN87atQo&#10;u/vuu+2rr77y2YS33nqrNWjQwHbbbTfbZZdd/OfRzEIdswDJZv78+VavXj1bsGCBde7c2Y4++ujg&#10;K7GxceNGe+CBB+ybb76xp556yuscOo7Ve4njWeQEoQGQgAgNCgahAYBUlsj7Hv1cixcvtpNOOskO&#10;OeQQGzlypO28887BV2NDCyGr0LRs2TIbMGCA7xO0BkKxYsX8RIuCRc4RGiC3Pv74Y2vSpImPioxU&#10;okQJe/DBB+36668P7gG2j9Ag7+IZGoS0zyc8QGHz66+/+syadevW2aeffuoDUuJB7TVbt25t/fv3&#10;ty5dung7Th3LagvfS0BWaE8EAACAhKYTnu7du/vU6sGDB8c8MBAVJt5//31buHChvfLKK+kLI2ta&#10;t34eALGjkZgq8qp4GLn9888/BAZAIacggLZFKEymT5/u4aVe2xMmTIhbYCAKBfr27evB3/333+/H&#10;03oPsWYXcoLQAAAAAAlLPc1/++03b0d0zz33WMmSJYOvxN5BBx1kt99+u73xxhs2d+5cW7Vqlc9A&#10;0HRvTrAAAIgdwgMUBpotozUM9t13Xxs/fryVK1cu+Er8aFbOs88+68fRPXr0sHvvvTf9/aOZDwQH&#10;yAqhAQAAAGJOJ/V5oUKA+rGqgH/ttdcG98aPQgPNOlB7Hc10UGiQyrMN8vo8AgAKTjJ/dhMeRJf+&#10;Phr8kFvDhg2zRx55xP/eyBm12TrjjDPsyCOPtM8//9zbohUUvY+6devmaxuoVZFafi1dupQZB8gW&#10;oQEAAABi7r777rMWLVrYTz/9FNyzfTp5UVugQYMG2W233ea9V+NNxYkbb7zR+8+qNUp4cpWqhYmG&#10;DRt6n2mdaAIAksPo0aPtlFNO8X1ZLPXr189b+2XlzjvvtN69ewe3cofwIDp0DKMitgZD5CY80LpE&#10;WrxXa8vccccd9ueffwZfQWbeffddO/fcc61mzZr+vsvPGipa50fr+dx1110++1XPYV7dfPPN9tpr&#10;r3kI1LZtW39edWzLjANkhtAAAAAAMacTEZ3oaEHDnIYHOnEZMWKEn8icf/75wb3xpwXy1Zpo0qRJ&#10;6S2KVJRIxRMrFWV04lq+fHnCAwBIIl988YWdddZZMQsPFExokVX1bM+MCvkvvPCCzxzMD8KD/Jsz&#10;Z45dc801eQoPRH3xdRygv/sPP/wQ3IuQ1hC46KKL7LzzzrPhw4fb7rvvHnwld/S8nHPOOVa/fn1/&#10;bX/22Wf+Nz/66KNzNQgno5YtW9o777zjnwlXXXWVr9+l4IAWnMiI0AAAAABxoxP4nIYHeqxGQp14&#10;4olWunTp4N74q1ixoh188MF+cqUTqvCkSj9fqtIMEMIDAEg+sQgPNMNAM9GyKz6rt7uK+aeddlpw&#10;T/4kc3iggm3Tpk29+KtL3S4IeQkPFPzosRUqVLBXX33Vj+caNWrkryuYPfPMM9aqVSu74oor7K23&#10;3rKiRYsGX8m9xx9/3AfPDBkyxKZMmeJ/46lTp/rsAAV0+dG4cWP/3tOmTfPjca3dFc44IDhAiNAA&#10;AAAAcZeT8ECLIKsHrIobBU3Fle+//95PprSpCKGfL9URHgBAcopGeKA2KSrSa+Ry8+bNg3szpwLl&#10;qaeeasWKFfN9qAqfMnPmTC9c5lWyhQdt2rSxCy+80AvBM2bM8EvdVquYgpKb8EBFcI1O1wyDoUOH&#10;2kknnWQffPCBv45q1apl77333lbHR5pp+sQTT1i9evX8eG/69OnBV8wL4Xrd6GtPP/10Uq8XpdeV&#10;FhhW+x9tffr0sZ122in4at6o1VeNGjWsSZMmwT1mRx11lDVr1szfv3pd54feI2PHjvXAQN9z1qxZ&#10;6TNqCQ4gO/z3IuBVACQYHfgk+luzU6dOfkARHuwVBjvuuKMfsKkNxf777+8LFelSB54AUNjFet+j&#10;/cajjz4a3NqWPoMvvfRS69Kli5+0ihYeVu9cjWrTyWxBUkFci8cNGDAgff+w3377efEjlag3r0aL&#10;ZmXPPff0NSA6dOhg++yzj99XGI8ZEo1CGyQvFewQOypkagStPovCY3xt+ekxnmxUsFebk+zUrl3b&#10;unbt6gX4kIqeKua2a9cuuGdry5Yt84VeH3roIW+homOJjh07+oK5Gan4qf289g8q5qt9y5NPPum3&#10;5dlnn/X9R37pWEYL0Gq/rf2VBido0dcGDRrYbrvt5usj6fcqUqSI/7zxpBkFOt/Miv4umnkQSxr4&#10;oL9DdrRP0foTCoN23nlnv0998Fu3bu2zCzSSPtL48ePtscceS1/PQsdxt99+u59Xq0WP2uqE9P0U&#10;LChw0msgMijQa++jjz7Kd7E93hRG6XWs1/D999/vaw9E47WltbQUDBx44IHBPVvofaSwSV+Lxt9K&#10;g2L0PtZzo+dZwYRaKul1ovv0XkFq4pkHAABAgcts5sGCBQt8tJqKOwVN7Yl0cqZNo690kpvMI+Ji&#10;hZkHAJCc8jLzQMH+5MmTPTDIjkJjPe7ss88O7tlC4UKPHj28pYvapUSDirWJOvNAAw+yM3DgwOBa&#10;wcpt26JwhoFmHyhYmD17trfPUTAXGRiIjp0ua97c2/fo7x9pyleT7OkuXe23Kd/ZX7NmJ8X258yf&#10;7NZrr7M3Xn3NnnvuOT/2iVYYpb9fxsBAM3MUGGitr2iFK2qTpfeLBvBoxoHeq5FreDGzNnUx0wBI&#10;QNrJJPpbk5kGAFC4xHu03fboM7lu3bpeuNACxCeccILfr1GJ2rKikYw6mYq2nIzSxLY08yBcsI+Z&#10;BgAKQjjT4LvvvgvuQU5o5oEWNVZBP6uZBhnpWCKzmQYqlnfu3Nl+//13vx3ONHj44Yf9vDKWwpkH&#10;Cg7UhkVF2D///DP4KnJCAwEUxLz00kuZzjTISMdtWo8qtxrXqOlbUipzgLXs3DG4ERt//fWX1alT&#10;Jz2EO+SQQ4KvRIcG65QpU8avv/vuu37srVpIOOMg0c4VEHuEBkACSpbQQG0mdOBVWJQtW9Yuvvhi&#10;QgMAiIFwv5FTxxxzjH8mq13RuHHjvHghChGyGwFZrlw57xccbVrMTtPBn3/+eZ+2He4nwhY8qWJ7&#10;7YkyUjuIfffd1xe0JjQAUBBoT5T74Fvt99ReRn+z7NoTZZRVaKA2N+qF37t3b78dhgbqha/2NbE0&#10;b948/3lU8Naoaa0doOMEFUfVYlA/lwYqxINaD2U3sEFf198mlnLSniiS/j6aNXDooYd6C57sQgPN&#10;NOjevbv179/fZxTsWKSIbc7FKPWSxfe0S/57Pdx++x22W/HkOAfXe0uvr+r/fc683K9vvhY+zo5m&#10;f2hGz+LFi30GTfXq1YOvRI9mi2jGj2b99uzZ0w466CDba6+9vB6itl6EBilIoQGAxJIMb83OnTv7&#10;z1nYtv8OaNP+2/GnTZ48Oe33339P++8EI/iNAQD50bFjx0w/dzNuxxxzTNrgwYPT/v3337RZs2b5&#10;fYMGDQq+S8H574Qw7b+TpbR+/fqljRo1Ku37779P+/vvv4Ovpo4TTzxxm+css61BgwZpX3/9tf8b&#10;PfclS5b060hdGzduTFu6dGlwC4ifk08+Oa1q1appAwcOTBs9enTaDz/8kHKvxY8++ijTz+qM2377&#10;7ZfWvXv39HOgHXfcMe25557z6zmh76HP/Ejanx9wwAFpb7/9dnBPmu/n9dhwPxELc+fOTbvhhhvS&#10;dtlll7S99torrVWrVmlDhgzx87zZs2enLV682H/PTZs2Bf8i9vQ3iPx7Z9wi/0axsnbt2kz/74xb&#10;0aJF/e83b948/3evvvqq36/LSHp+x40bl9awYcP0f1uxYsW0Pn36pH3zzTdpO++8sx8/hV/T1qxZ&#10;s7QmTZpsdZ8eo+dqxowZwXdODnr96LNFP3u9evXSVq1aFXwleiZOnOjvzYMPPtiPP2NBx7d6v9es&#10;WdN/Hz2nP/30kx/rrlu3zp9npB5mGgAJSAluor81v/32W5s2bZr3uovctGhlMtKIAC32o9Gj6t2o&#10;kUfhtuuuuwaPAgDk1fZmGmhmwT333OOj7MKRTBqZrllgWlwvGosj5of+//9OqHxR5nAmGjMNtqWZ&#10;Bffee+9WI+D03LMQcurSqFa1JdEIY/UR1whGXT/55JODRwCxxUyD7c80CGcWXH/99Vst8L+9hZAz&#10;0v4740yDKVOmeOtA7QM0alnCmQZff/111EdMR84s0Ih6rWWgNisaNa3fs1SpUr4Wg9rnxXumgWiW&#10;w4svvhjc+j/d36tXr+BW7GxvpkE4s0Cf25H99DMuhKw+91r4WMdo6ocv+lzX86/ZI+HiuVrYWOsX&#10;hMcAzZs392MprWeg/0eLQ4uem9dff93q1avnt5OFfg/1/h8+fLi3wKpatapfj9bni2Zq6r1SqVIl&#10;v166dOngK9GjtRjat29vJ510kndd0Cyc8Fi3ZMmSzDRIYYQGQAJKhtBA4YAWO4y8DK8nIx0cFS9e&#10;3A8edRle16YdJAAgf7IKDTILC0LLli3zIvUZZ5zhbYHyQsWDb775xosl+qzPKxUdfvvtN++/HBka&#10;qPCQSrIKDTILC0KEBqlNxUb1E9dr5JdffvEikwqHamMR9k4GYonQIOvQIKuwIBSN0ED7zQ8//NBb&#10;DYZiERpkDAu0oLMGg6lFnvbVer51XZcFGRqICuVa9FiXOv7R4rO6jIesQoOswoJQGBqo4K+/1+OP&#10;P+7rFUmjRo3sjjvu8PdaZhQYT5061V9vhx12WHDvFj///LMfH1SrVi1XbZMSRRga6Jj1888/9/eS&#10;1hoYOXKkf87kh45f1Z5TxXwFBhrkGE2qOd1///3WtWtX/3+0bkXkZ2T4fiE0SF2EBkACSobQQDv+&#10;zDYdkCcj7QR10JjZpkV/AAD5kzE0yC4sCCmI1kmoRqmpYJ+XkxX11b388st9cbe8nrxt3LjRi5xn&#10;nXWWj5YLT6h08quiQyrJGBpkFxaECA1Sl953Wmfkxx9/tAoVKvh96pesvskaaXvttdf6fUAsERps&#10;GxpsLywIRSM00MKtGj1+1113BfdENzTILCw4/PDDfSagip3awgFh2pdr020VYPX4gggNQgVx3p8x&#10;NNheWBAKQ4OQzpF1fHXbbbf5bP1UFYYG6rqwfPlyf03fcsstHkxp7QHtA/NK7w0teHzzzTf7iP+M&#10;br311jwHLZopon+v93fdunX9c1LvGX026HMyDAz0vtF7hYWQU9OW+UIAkEs6gNQBhg4yddClnaJ2&#10;LOFBeLJt2jlqJ6mDSB1YqiWRdozhtEoAQHQoLBg8eLB99913duGFF2Z7AqJ9jQoNf/zxhz++oCi0&#10;0Anh8ccf7z+T9g+61JaqFBboxFgj36I1ShSFjwq1miUUBgaiYp6oRQiA+NI5jxaq1aKqKvZmFxhE&#10;g8J/ta45++yzg3uiR2GBwgwt0KsBAjpeUHuYE0880Q4++OBtzvXCIqjOXfV7a9BYQYUFiUDn8jfc&#10;cIPNnj3bevTokW1gkJEGdOg11KdPn5QODETHsToeVP1AxXXNmNDfU8eNGr2vWXV5ocEyCgxEhf0u&#10;Xbpss+V1wKYWqb7qqqv8++q9qaBNtRAFE9pU21FNRIEEYUFqY6YBkIAKYsRBbilR16YdTuSltmSk&#10;cEAHjeGmHX94yU4SAPJPI9R0ApLdzIKM1q9f76PTVaxv2bJltmsiZCUaMw1UINcUcf3/+h7hSFWd&#10;YOmkO5VoCnvDhg1zFRQw06DgDBkyxDZs2BDc+r+jjz7at4Kgwt6YMWNs8eLFXpgoCAq7NCo0IxV8&#10;NCpU7TPyOnoTiYeZBuYzxNQeaHszCzLSuVBuZhpkpL/79OnTvZAfrXOqnMwsCDe9pyOv6/Eq7iow&#10;0O+mc8CCPNcriPN+7RM6dOiw3ZkFGelz8/vvv7e2bdv6QDv8n0bta1aqggK95jXjQO349HfWdc30&#10;SZQBFjq21roSQ4cO9eNbhRz6LFSopjA/XPMjMlyjJpK6CA2ABFQQBw8AACQanYBplOITTzxhzzzz&#10;jM2aNStHC8Cp5UG4KJ9a5/3zzz/+78LZYzfddJO3ZcgJFTuOPfZYu/TSS71YHoYGGrWoKdsagYXs&#10;ERoUHIU8KtBH9hJXixKNMNY6HfE2f/58O+KII7xNiQpWBUUjrbXOgnpOh9T7XMUeFSRVMFFxVa23&#10;eI8nP0KDvMtvaBBNhSksCHHeX3iEwYHaPymU1vGrZgtofzt37lxfz+e0004LHl0w9HM1adLE117Q&#10;YtVVqlRJ7xgRzsaJbN8Vvl+Quui7AQAAgISkGV8q2LVq1cqLAt26dQu+kj2tPdCiRQvfwkX5NMMh&#10;vK9q1ap+X05oRJ1GXak4oRFXKjxo08+lnw9IZHrPPPDAA8GtLTMMhg8fXiCBgWalarFPjThWa4uC&#10;pNBQi3iGDjroIJsxY4YXdiZNmuSFlYceeighCqVAqstNGyKFQmEwpMuwJVG46HHYkohR04g2BVF6&#10;fekYUUV3Fd/Lly9vzz77rIfSagP0wQcfBI+Ov6VLl/rx8YQJE+yCCy7wY2EdWyss0PslfK/o51Zg&#10;oJm0BAYgNAAAAEBC0km9TsB0AtO+fXsfXaiTne3R4qoajajtkksu8fs0sjm8TwWHnHj99ddt/Pjx&#10;PsMgXAhOoxZ1Qqifi6IDkkHkeiAXX3xxgb1uNcp7yZIl9tZbb+U5cNMMAY2KvPvuu4N78k4hQUiz&#10;L8Kf6YQTTvDZRaJ+3Zm1MQIQe4QFSDZ6fWlQiWa16HhRx68KpZ988kmrUaOGj/J/4403gkfHj1p0&#10;akFyra+g9cQqVaqUHhiE7xfdVtihY1wFBgyMgRAaAAAAICHp5EsnLTp50UmOCgYaHaXRwLGmxecU&#10;PqiAqBM9FR7C4CA8maL4gGSgNjyhWCxGmhMK69Q/+ZNPPvHihKh1kno+54Z6Mas/tNo/5JfaNoXq&#10;168fXNtCLSZEa3UtXLjQrwOID8ICJLMwOFDxPQwO9NrUfvDMM8/0Ga/PP/988OjY04LVWpBZ7QHV&#10;vjNs6RUZGOg9E65hQGCASKxpACQg7Wh4awIAsKVHrAqEK1eu9JFSWrxNI7g+++wzP8HZnoEDB1rr&#10;1q3t999/95OjnFi0aJG3cVFAcPPNN/tCgfq3alMUnljpZJAiRM6wpkHB0YKXJUuW9NHyuvzrr79i&#10;Vgz49ddffbFHOeaYY+yPP/7wRYWnTZvm6wOo4KcRl6IZB7r/zz//9PdzTqnVUpcuXezWW2/dqr1Q&#10;buk4u0KFCt5vWn8PvTbDRZm1QHPZsmU9oDjkkEO84BLN93pWf6ewlRqijzUN8i6eaxoUxjULtofz&#10;/sJLz6va8mlfos8frXGgfZ/2Xe+8846HYrFe40DHAJo1q3W91KZT+2CFGAoKdEyr95b2fXof6T1E&#10;601kRGgAJCAOHgAA+D+N+l27dq2fcM2cOdMuv/xyP9FRb1gV/qJJ/cwbNGjg++FbbrnFv384Ekv/&#10;p0YvhidWyBlCg4KjcC0sSmg9gQEDBvj1aBs8eLCPnqxWrZoX+tTWRwuQh0X+zI5rFcg99dRTwa2c&#10;iVZo8PPPP3uPaVFB+YsvvvDr+ny57rrrfJFIvc8//PDDqBZ1svo7qYCkWVSIDUKDvItHaJCKYUGI&#10;8/7CTc9tGBysWbPGj2P1mf/iiy/68aa+Hm6xouNVtdnUzAINelFIoEEEen+F6xfofaT3kN4/QCRC&#10;AyABcfAAAMD/aZ8YecI1a9Ysu+mmm3zmwaBBg3y6dzSosH3DDTf4SKyrrrrKRxnrJCtjuwNN3U6m&#10;okRBIzQoOJ07d/ZinPTt29euuOIKvx5Nmg2k94lGUKrIrvUBVNDXYsOaTaDR9NESrdDgueee83VS&#10;RO93vdfVhmj27Nl+n75244032mGHHea3oyGefydsjdAg72IZGqRyWBDivL/w0/Or4ECj/nUcq5mz&#10;y5Yt81Z7OqbVTEDNqNUAGT02mq8Hvb40c0DHrTp+VWigoCDcwveSggUCA2SGVwUAAAASmk56dEKj&#10;AoFOcDT6XyN0q1evbmeddZaPoNLibnmlxZU18veaa66x4447zgOJ8uXLe4FPo7HCEyv9//o5CAyQ&#10;LMI2OJLTBcBFRQwt3Dh27NjgnqypEKIiiGhmg2jBRVH7hUQ0cuTI4NqW9Qz0maIWQWFbBrUoClsp&#10;ZUethRRkhGFDdpLx7wTEAmsWIJWEx7Aq3OtYUoV7BWNqDxQZYoav8cjb+d0yfr/I41oFcAQG2B5m&#10;GgAJSDsW3poAAGwtcoq3im8apaWFVV944QVfs6Bx48Z2ySWX+GKvKihkZ+nSpd4qpF+/fh4aqECo&#10;f1+1alWfuq0TOhUmdGKlE7xwhoFGNCJ3mGlQMDRyXn2M5dhjj7UpU6b49ZzQTJtXXnnFj0l//PHH&#10;9FY+WWnUqJG3C1PhQUHDySef7OsF5LUYrpHHGumfkT4DtDix/h8VOjLS4sqaXZEdfYbo/a3PERVt&#10;9HcKCyb6f7UAuqg9mYKTrOhnqVSpki/mrMBBLY8y+5kiRfvvhJxhpkHeRXOmATMLtsV5f2rR/kv7&#10;IM0sUNvNyEvNNNCMtGjS60vvF71vwveQtvA6A2GwPYQGQALi4AEAgG1p3xg5xTtcWE79Yd977z0v&#10;xql1kUYdahaCRg9rQVONXNRJmoKFuXPn+mNmzJjh309tSerWresjHBUOKGwIp23ruooV4WhGnXhx&#10;cpV7hAYFQ4FYy5Yt/bqeg4cfftiv50SrVq28nZFe73qvHHXUUcFXMqfCeZUqVbzwoQL6d999t93g&#10;LjsKAtu2bRvcyrn777/f7r777uBW5saMGWOnn366X7/ssst8pHNIMwbClkQqViqYDAOFjFTgUWig&#10;zxN9xuhvoM+J7ET774ScITTIu2iEBoQFWeO8P/UoOND+Q8eyOqbV9XCLRWigY2KFA5ltHNNiewgN&#10;gATEwQMAAJnT/lEnXDrZUuFN4YFaqWjmgQIEhQLjxo3zYpx6h6tvrO7XvlXFOW2aSVC5cmVvRaRp&#10;2ipIKBhQgUJfV3iggoXuC4sVtD/IO0KDgtG8eXMbOHCgX9dCvyqc5pTeU2oBpgK3QrWceOKJJ+y2&#10;227z62rxpUJjtEVjTQO9Hh999FG/rtkUrVu39uuiGUj6TAjps0OfB1lReyKFDhdddJEXQXMiHn8n&#10;bI3QIO/yExoQFmwf5/2pSeGAnvfIy3CLJr2+wveOLiOvF8b3E6KP0ABIQBw8AACQvciRWprarU1F&#10;IRU7w6neml2gUVzPP/+8FyA0qjg8WVIRQptaDkWGBmGxQpuKFRqJFfY5R94QGsSHRrHr9VumTBkv&#10;PKg4qr+51ufQCPpYFAg0k+HSSy/1RX31ntSMncmTJ3u7LxXUo/1/RiM00PolU6dO9ev6u2hGUmj8&#10;+PFWu3Ztv66ZAHPmzPHr+RXvvxO2RmiQd3kJDQgLck6/G+f9ABIVq10AAAAg6aiQr4K/CgwaCazZ&#10;A1ogUQWhcFNRSMVTzTwYNWqUFyLCYlH49fCxWhxO/17fR99P31ffn8AAyUALgauFkArg6q2vgnQY&#10;0miB0VgV3bSg8LvvvuvX9V5p2rSpX4/2aMlomT9/fnpgcOCBB3qgElLh7r777gtu2XbXRsiNZPs7&#10;AXnBAscAULgQGgAAACApqZigmQAq8GuEotYh0EhGBQBhIUKLHWu2gWYdaM2DjIUKXerx+nf69+FI&#10;R3q9IpmoEK4R7Hqda8HjoUOH+v2adXDzzTf79WhTa7C//vrLPvroIx/FLQsWLPBLjaxPtPePCvRa&#10;KyGkEcxff/21TZw40V5//XUvbH788cderFR4cM011wSPzJ9k+zsBuUVYAACFE6EBAAAAkloYHmhm&#10;gFocqPigEEDFurB4Km+99Za3OwiDgjAs0OP17zQTgbAAyahJkyZWv359v37LLbd4a5AjjjjChg8f&#10;7q/tWPjtt9+8uKdifMWKFa1q1arWq1cv79PfrVu34FGJQwGKFkoOaf0TFTXVjujOO+/0YqUWUdaC&#10;6WqBFK3PgWT7OwE5RVgAAIUboQEAAAAKBRUbNHo4DBCefPJJX/cgpLUOevfu7S2IwkKFHqfH698B&#10;yUqzYzSSfcKECR4YqDf/tGnT7Nhjjw0eEX0q/I0dO9b+/PNPmzRpUvq6Fep/rvdULOj9qhlBCvhy&#10;a+HChd6CKOOmGRoKELRYtEIFFTWjqSD+TkAsERYAQGpgIWQgAemgibcmAAB5pwVMjzzyyK1CA1GR&#10;Ql/TLAPEBwshAyhILIScd5ELIbPAcfRx3g8gkTGkCkhQOoBgY2NjCzcAufPggw9uExiIWhY99thj&#10;wS0AAJCdjDMLzj//fGYWAEAKYKYBAAAJTidW7K6BnMtqlkGI2QbxxUwDAAWJmQZ5Fxb31dbvkksu&#10;sRo1anhLL/09mVmQfxzjA0hkzDQAAABAoZLVLIMQsw0AANi+4sWL+yyDDz74wFq0aGEHHniglSpV&#10;ipkFAJACCA0AAABQaGgGQb9+/YJbWevVq5ctWrQouAUAADKaOXOmz9DQzDwFCAoEFAwQFgBA4Udo&#10;AAAAgEJje7MMQsw2AAAge2pLVLRoUW85pNBAtxUQEBYAQOFHaAAAAIBCIaezDELMNgAAIGsKABQa&#10;KBBQMKCAoGTJkoQFAJACCA0AAABQKOR0lkGI2QYAAGQtMjTQTAOFBOFGWAAAhdsOaSzVDgBAQtOJ&#10;GLtrYPuGDBliGzZsCG5trVmzZjZw4MDg1v+p5ULDhg2DW4gF9cN++eWX7e+//w7uAYD4qVWrlq1e&#10;vdo/i8I+/No0Uh7Zy+74k6Ag/zjGB5DICA0AAEhwnFAA+cf7qOAQGgAoSIQGSFQcmwBIZLQnAgAA&#10;AAAAAAAAjtAAAAAAAAAAAAA4QgMAAAAAAAAAAOAIDQAAAAAAAAAAgCM0AAAANnLkSBsyZIitWLHC&#10;Nm7cuNX277//Bo8CAAAAAACFHaEBAACwL7/80po2bWoHHnigNWvWzAYMGGALFy605cuX26pVq2zt&#10;2rXpAUJaWlrwrwAAAAAAQGFDaAAAANJnE9x+++32888/W6tWrezII4+0li1b2muvvWZ//PGHLVu2&#10;zAOEdevWESAAAAAAAFBIERoAAAAv/pcsWdLuuecemzZtms2cOdPuvvtuW7Bggd10001WtWpVa9Gi&#10;hfXp08d+//13DxBWrlyZHiBs3ryZAAEAAAAAgEKA0AAAAGyzboFmGdx555327bff2qxZs6xbt262&#10;dOlS69Chg1WpUsVbGPXu3dvmzJmTPgMhbGFEgAAAAAAAQPIiNAAAANkudnzooYdax44d7euvv/aQ&#10;4OGHH7bVq1fbHXfcYccee6xddNFF1rNnT5s9e/ZWAcKGDRsIEAAAAAAASDKEBgAAINvQIFK5cuXs&#10;1ltvtYkTJ/o6B927d/dg4K677rJq1ar5Yso9evTwdRHCFkYECAAAAAAAJA9CAwAAkCdly5b19Q7G&#10;jRtn8+bNs6efftqKFCliXbp0seOPP96aNGlizzzzjP34448ECAAAAAAAJAlCAwAAkG9lypSxdu3a&#10;2dixY23+/Pn2/PPP22677Wb33XefnXDCCdaoUSN78sknbcaMGfbPP/8QIAAAAAAAkKB2+O8knbN0&#10;AEnt/ffft6FDh3p7FX2khZep/vG2ww47WPHixe2xxx6zHXfc0XbaaSe/1Ibkoucy1q/nTp062csv&#10;v2x///13cE90LF682N577z17++23bdSoUbZp0yafhVC/fn1r2LChlS9f3ooWLWq77LJL+mtUsxX0&#10;OwPRFI/3ETIXq88XAMiJWrVq+VpM+izaf//97YADDvBt7733Dh4BFAyOTQAkMkIDAEmvW7dudu+9&#10;99qJJ54Y3AP56quv/FJtY1SUDTcVZ5Fckjk0iLR06dL0AOGTTz6xjRs3+kLKChA0E0ELLus1uvPO&#10;O/tGgIBo4sS84BAaAChIhAZIVBybAEhkhAYAkl7Xrl29FQrFiK098MAD9vjjj9uXX35pxYoV22pD&#10;ciksoUEkrXHwwQcfeIAwcuRIW79+vVWpUsXq1atn5513nlWsWNEDLm0ECIgGTswLDqEBgIJEaIBE&#10;xbEJgETGmgYAkp7aESFzOghdsWKFrVmzxouy6h0PJIISJUrY5Zdf7jMPFi1aZAMGDLDDDjvMevTo&#10;Yaeddpqdfvrpdv/999ukSZN8hkL4OmYNBAAAAAAAYovQAEDSIzTImgqrWnA2DA3UTx5INHvuuac1&#10;a9bM3nnnHV8D4a233rLKlSvbiy++6OGBQgTNKBo/fnx6gKARg2EQRoAAAAAAAED00J4IQNK78847&#10;rXfv3rQ9yEDtiR555BHr37+/7bvvvlttiejjjz+2+fPnewikTcXg8HoyClvpnHvuubbPPvukL/Kr&#10;y9y22InH1OVEbB+isGvEiBHewkitjFatWuWzEbQGgloYqZ3RbrvtttUaCNpy+/dFaqAFQMGhPRGA&#10;gkR7IiQqjk0AJDJCAwBJj2JE5hQaPPzww9arV6+tTpB0PRGdcsop9sUXXwS3Cg+FISpuqzd/uBi1&#10;Ctu5kaqhQaR169b533Lw4MH2/vvv+2yD8uXLe4DQoEEDO+644wgQkC1OzAsO+2kABYnQAImKYxMA&#10;iYzQAEDSoxiRuWQLDdSCZo899vBR5YWBApCzzjrLhgwZ4qFB5ELUKmrnBqHB1tSW6NNPP/XXytCh&#10;Q31R5bJly3qA0LBhQ6tevbrtuuuuHtRoZkc4y4MAIbVxYl5wOnfu7DPfrrrqquAeAIifPn36WLVq&#10;1ezuu++2/fbbL33T+kpAQeLYBEAiIzQAkPQIDTKXbKFB3bp1rWTJkoUqNNDsib59+1rVqlWtePHi&#10;3rtfm4rZuUFokDUtjDxmzBh/3bz77ru2ZMkSK1OmjJ199tneGqpmzZo+A4EAAZyYFxwtcP7000/7&#10;51/Yfk7PRbK2nwOQXLS+1/HHH2833HCDH2uqbaQ2fSYBBYljEwCJjNAAQNIjNMhcMs400HoL8QgN&#10;hg8f7i1tYikMDVQsO/bYY30KfLhpFHxuEBrkjBb6/uyzz/w1pBkeixYt8td8vXr1/Pk+6aSTfKaH&#10;AgTN9iBASC2cmBec5cuXb7VpdpAu1WYMAGJJ+/m99trLN80sCK9r23333YNHAQWDYxMAiYzQAEDS&#10;IzTIXLKFBnXq1LFSpUrFJTTQ/3HhhRcGt2IjDA3UkkOhgX63cCFqFa5zg9Ag9zSSedy4cf5cv/PO&#10;O7Zw4UJvRaCWUZqBULt2bS8WhAGCigratIA1CidOzAuOFjFXP3FdRm66DwBiSft2tb/UPl+XkVtu&#10;B3EA0caxCYBERmgAIOkRGmQu2UKDU0891Yu6hS00UP9c9dENnwNd6kQ1NwgN8kctUCZMmODPu7Y/&#10;//zT2xNoBsI555zjrz09JwQIhRsn5gVHC5mvXbt2q8vwOgDEkvbnCgfUqlCXkddz2y4SiDaOTQAk&#10;MkIDAEmP0CBzhAZZIzTYVqq8jxQgTJo0yQYPHuyvgz/++MNbRp155pk+A0FtsrT+hMIDFRMIEAoP&#10;TswLzsaNG7PcACCW9Nmv/blaEmrfHu7fw0ECQEHi2ARAIiM0AJD0CA0yR2iQNUKDbaXi+0h/02++&#10;+cZfD9p+/fVX73F8xhln+AwEXWqRRAKEwoET84Kjv7sCO22R17UBQCzps1/77YyX4XWgIHFsAiCR&#10;ERogpvTy0jZr1iybPn26zZs3z9tCLFmyxFtDhEXMKlWq2MEHH5y+KKUO4nSpnSgHc9geQoPMERpk&#10;jdBgW6n+PtLfd+rUqf7a0CyEX375xWccnH766R4gaCaCAoVwdGLk/grJgRNzAACQSDg2AZDIONNF&#10;TGjk2Lfffmt33nmnHXPMMXbkkUd6ge7222+3N9980782cOBA69ixo1122WX+mFq1anlx7auvvrIV&#10;K1b4Annr16/3qeuMRAMQTwo4w9Ayp1vZsmWDf41kpOdQ4c6DDz5oP/30k02bNs1uueUW+/nnn61N&#10;mzZWtWpVa926tb3++uv++li+fLnvp9STPdxPcdIHAAAAACgMCA0QVSqY/PDDD9a0aVM7/vjj7bXX&#10;XrPatWvbsGHDbNGiRb7onfpHT5kyxebOneuhwMKFC23IkCFWvXp1L8aon/RVV13lMxNUlFm9erX/&#10;OxVlKMgAiIeuXbt66KnPnJxu+kxD4aAAQWF2t27dfJ82Y8YMu+OOO+z333+3du3aeYDQsmVL38dp&#10;n7Zs2TIPEMJ9FQECAAAAACCZERogalTcv/HGG72YorYO7733nrcievHFF61BgwZWqlSpbdo46LZa&#10;dTRp0sReffVVDxA0E+H777/3lhD33HOPtzJauXKlj+ZUyLB58+bgXwNA9OnzZ/jw4V4kBqRSpUq+&#10;P9Lsg5kzZ/qsuAULFthNN93k+7wWLVpYnz59PFRQgKB9VhggaJ9FgAAAAAAASCaEBsg3FUMUDmjB&#10;yAEDBthLL71k3333nTVq1CjXvZ7VH/riiy+2H3/80Z5++mn/fpdffrkXYtSyaM2aNR4cbNq0iSIM&#10;gJhQb3/NMlD/eiAjtdvT60Nt9rRej2YjLF261Dp06ODr8zRr1sx69+5tc+bMSZ+BELYwIkAAAAAA&#10;ACSDhFkIWT+GpvOrKKyTcBWhNeo8LA7Ho6e9CtYa9V66dGmrUKGC7brrrn5f5Bb2rsYWem4UEDRs&#10;2NAXjPzggw/s0EMPDb6af2oJoe+t5//555+3ypUr2+67727FihXzxSi1ECXPB1gIOXMshJy1rBZC&#10;HjNmjF199dUeXOozJj9YCDm1/Pbbb/bOO+/4a+vLL7/0xZJPPvlkq1+/vp133nn+3Ge2iDL7sPiJ&#10;x/sIAAAgpzg2AZDICjw00H+/YcMGGzp0qJ9ojxw50qf1FzSNMFV7HI2Wr1evngcIkSf7nOhvoR7e&#10;J510khfzBw8ebHvuuWfwlehReyI9D/q/tOaBFhtVQKHgoGjRov58ILVR7MwcoUHWMgsNFE6eeOKJ&#10;vmC7ZjzlF6FB6tL+Smv16HU2fvx4P2YIAwS16ytTpowfU4ThNwFCfHBiDgAAEgnHJgASWYG1J9IH&#10;o6bpf/LJJ34iren8mlmgnsEqtGhafzilP16bworZs2fb559/bh07drT58+db69atvWA9atSobdoM&#10;xGP2QyLTGgZa8Hjvvff20ZWxCAykZMmS9v7773th5dZbb01f40CzUhQ4scYBgGhQ8KkD94suuii4&#10;B8gbhdta72DcuHE2b948b7enUKBLly52/PHH+zo+zzzzjM9oCddA0LFFuE/j5BEAAAAAUJAKJDTQ&#10;ybCK7uoDrFF3GnE3depUP7m+7bbbrFatWlauXDlvQ6MR/vHaNPJTbYk0MrRz587eXmDSpEk+6+DS&#10;Sy+1Z5991v75559tTu5TkZ7Dm2++2UMWFfRzO2o2t8Lg4KeffrInnnjCli9f7qFFuNAkBRYA+aHP&#10;c/Wpf+yxxxjtjajSMU67du1s7NixPhhBrfZ22203u+++++yEE07wgQlPPvmkt+PL7BiD/RsAAAAA&#10;IN7iHhro5Fcnwq1atbJHH33UXnvtNe+Dr8UDE5FO6D/99FMfJaiTehWVmHFgNmXKFOvTp4+3PSlf&#10;vnxwb2wdffTRHhhoVoNGZ4YLI+v1pLUvACCvXnjhBatUqZKddtppwT1A9Kk9VZs2bfy4QrMrtWBy&#10;iRIlvI1YjRo1vHVR9+7dbdq0aQQIAAAAAIACE/fQQAX2rl27eq9ftSZq2bJl8JXEpVGnN954o490&#10;18+tQrmCg1Qd6a7nUOFJ9erV497G48orr/SFllXg02yDyPCGYgqAvNBnyYMPPmiPPPJIcA8Qe6VK&#10;lfJFt0eMGGF//fWXvfLKK77ehUIDrRV09tln+2tSMzHDACGyLR/7PAAAAABArMQ1NNAJ7nvvvecz&#10;DHRyrEUvY2HixIk+Ij3azj33XG9R9Nxzz3mbAZ3AKzhYv3590o10V8FBrX7yQms+aMFqFTbi3cZD&#10;6xqoiKJWVt99991WozCZbVA4/PDDD8E1JKv8fL4UBO2TGjZs6Au6Fxa8j5LLPvvs42soDR8+3BYt&#10;WmT9+vWzgw8+2Gc5qmVjvXr1PNj65ptvPECInGlHgAAAAAAAiLYd/jvRjNuZpoq7xx57rI9Qf+ON&#10;N4J7o0sLDtauXdtbAGhNglg455xz7Ndff7VXX33V9t13X28toJ7+WhdBCx0mA82Q0M+stRq0MOOR&#10;Rx4ZfCV7erlcd911/rdV+4SCoJ9Bi0xqMcn27dv7c63nQWtPFC1alH7kSa5mzZq28847+4ykM888&#10;M7g3e506dbKXX37Z/v777+Ce7H399dfe5iqS3rvqM3744Yd7QBi5sPfQoUP9Na8e5Lvssosvxq3Q&#10;LNKOO+5oxYsXt6OOOsrXatHnQWY0U+eKK67w9Vv0ebg9KgpefPHF9tRTT+W6FdgDDzzgbU80O0oj&#10;mPVe0abrsZTXzxcFyfvtt5+9/fbbwT2xo//jwgsv9H2GngeFkAceeGDw1ejQov5aI+fuu++2atWq&#10;pT8HusztOjD6XMvN7joe76Oc6tu3r82aNcvuv//+4J7/06y9xx9/3H83rZOj0ff59fPPP1vbtm1t&#10;2LBh9tFHH/naRJH0t9T7U8/DGWec4e/5RKVwQEGCXq8ffvihv7fURkufMQq69Hmj/Z4+l/R863NI&#10;n2XsBzOX2/cRAABALHFsAiCRxa3CrQ9CFQ7mzJnjhaxYUCFQBZrff/89uCc2NCr1l19+8RP4jO0C&#10;kol+XoU3Gl3bokWLHI0M1r/RGhTnn39+cE/8acfauHFj+/bbb32mR9iiSM8BO9zCQcXWs846y9/P&#10;6v0dbSoQ6338zDPPWI8ePXzTdS3O3qxZMzvssMP89RVS+xA9Xq8x0Uhf3dY6J+G/1+wmLaCu16aK&#10;kJrxlBmNHJ47d26OAgNRMVAF4GuvvTa4Jznk5fOlIKioriA02oFBIoj1+yinBg8evE3IJgoM9PNp&#10;9ljFihWjEhiIwgLtmxUCaj+t9+q7777r4Z82XVeLu+uvv96L7ppBmKgUXuozSSHn4sWL7a233vL3&#10;1Isvvminn366r8Gh1/D48eNt6dKlHjKEMyCZgQAAAAAAyKu4hQYaXTtw4EAfGReLhXM7duzoPYA1&#10;ilML5saSFm3WbAa16AlbBIQn6MkoN8U9jbbW4o2NGjUK7tmaRkGqKPPnn38G98SG/n+NENboVQUG&#10;4boGyfocIHOxLnqqeKjQSVtYaFNxTu9r9Rrfng4dOqT/e732Vah88803/bpmK2QMMOfPn+8j79Vm&#10;JDc0o0ZBR6xmaMVSIocH33//vY/ivuOOO4J7Eo9ej02bNvXrusw4QyYnEiU8iBQGBnpd69jg8ssv&#10;D76Sfwr5tB5ApMmTJ9vMmTPTtwULFvilAkK9j//444/gkYlLs1M062jQoEEeIOi1cNxxx/msR808&#10;0POrzxc935oNFRkgqH0fAQIAAAAAIKfiFhpokT+dyMZqhLqKPxrBq/+jZMmSwb2x06RJE2/PoxPz&#10;sGCY7Ivx5qS4p8KLWiGoNVBm1NZCfxutORBLCm1EbSj0t9emUeAKp1D4xKvoqdYeF1xwgRfmpkyZ&#10;4kX+3FBR75JLLvGinoqiGduxaERzmTJl0l+/Ib1+9Xmi31PFzIyKFSvm31cjppNVIoYHasejRd3V&#10;2iwRtWnTxlsoaQF+0aVuq/VOXsTrfbQ9WnhaPfqnT5/ubXciF9TXPlT7kXD2nmb8fPXVV+mzfESB&#10;8YQJE7xwnpFCfO1/MoYGmTniiCP8NaD/57PPPgvu/b/Zs2f7Gj5qb6Tvm0j0maDPqgEDBvjfQetF&#10;aUbS66+/7i0U9Rmj17bWX9JxSsY1mAgQAAAAAADZiVtooGKzCrp16tQJ7okujRZt166dF/3iQb23&#10;VcRQmyKNclfRTyfihaFonV1xTzMISpcuXeBrN6hgorYNKi6pCKLnIplneyBn4lX01NoEovd1XtSt&#10;W9dOOOEEn8kQfibo9amWIuGo8ZA+u/Seqlq1qv9eChUaNGjghdVIKqyqyDp69OjgnuSUKOGBguYf&#10;f/zRC/OJSKPI9XrJjFrr5GXGQaggwwO9rvV/6++vQnfGWWsqcKtNkdY50FoYCqhVDK9QoYI/X2ol&#10;pQWCtTiwWkppvY5IKpKrLdGJJ54Y3JM9FdMlfM+LWv2obZFmIeiYRd9L6+ZoYEIi0voM+jsqMNAi&#10;ymrPpJ9bs540u1N/P82m0WdH5AyE8LiFAAEAAAAAkFHcKr/hiF21DyoMVNgTnaCHBWtdFqaR7pkV&#10;9xQaJMpzqEUs1cNZRQ/N8tClNhR+sSx66j2tYqZeX+XKlQvuzb0aNWr46zNse6KR0Zp9oFHAIRXv&#10;NKvhvPPO89HC+hxR4S9cQyGSRg4rKFPIUBgUZHigz+n+/fv7ItFaMyIRaQR5dtTSJ7/iHR6EMwy0&#10;/pAK8Gqpk5V7773XAx21w9O6BLpUUKCWXzNmzLBff/3Vg7lbb73VC+AhvXe08PP2BhDovahWepoN&#10;pNBOQZ9o5qBmRGrWkNoXad+iGW3Vq1f3NoiaNZnINBNQoaNaFuln1d9Df2cFmPq99DdTgPDJJ594&#10;YKLgQL9jYTp2AQAAAADk3w5pcRpipgVGtVCoimSxpoUBdSKs/vuxouL0zjvvHNxKDSrCaLSnRn9q&#10;MeSQFoPVJioEqrizzz77+GhPUfE0bK8RTSp0qWVE5IK1SE1qM6IRtJp5khMvv/yyXXPNNb5o8SGH&#10;HOL3ha9drVWiYpqKbq1atfKvqXipUd+6X8VEraWhxY5VRNQirpm57777fIFSzbJS33EVJ++55x7/&#10;OfX+EBUj9X5S8VptUkIqCOvnOvnkk4N7ttC6LSruqV1LTmjReX3vRGutkhl9vmgEuf5WalkjCkg0&#10;kyvaFODoM+yhhx7yhdWjTZ99KtyqKK/PqWSR2/dRTikU+/jjj61atWpeiNd7rWzZsv7e0KyxSPq/&#10;NdNAI+Tff//94F7zwCBcUydcMLlv377+HlVrr2OOOcbvC1sOXXnllX5ba5P06dPHr2dGr7dXXnnF&#10;Z/qIWhLpfaP3fORshbCNkmYyxGrGZCzpmEWfK1dccUVwT+piZgUAAEgUOhfh2ARAwlJoEA9PPfVU&#10;2n8fiGkbN24M7omd/07o0/472Q9uxcbixYv1yZ7Wpk2btPfffz9t0qRJab///nva+vXrg0cktrVr&#10;1/rPn9PtmGOOSRs8eHBa06ZN02rXrh18ly0++eSTtI4dO/p2/fXX++MbNWqUfl+vXr2CR0ZXpUqV&#10;/GcZMGBA2ujRo9NmzJiRtmTJkuCrSFZ672Z8/WW17bfffmndu3dP69ChQ1rJkiWD77B9L730kv/7&#10;vffeO23//ff3rXTp0mlHHHGEv8ZHjBgRPHKL6667zh+/cuVKv/3LL7/4bb2+s9K5c2d/jF6Xou+x&#10;yy67+PXQ5s2b/b2lx9WsWTPt/vvvT/v222+Dr26rSZMmaQcddFBwa/v0/YoVK5bWt29f/52mTp2a&#10;tnDhwuCrsZPXz5dTTjnF//6xpM/oChUqpN17773BPbEzbtw4//3uvvvutHfeeSftiy++SJs1a1b6&#10;6yg7F1xwwTZ/p8hte3+neLyPcqpBgwb+/5QoUSLtq6++Sn//tW7dOnjE/4X71q5duwb3bKHvceCB&#10;Bwa3tnj33Xf9sRMnTvTbv/76q9+eN2+e35arrrrK73vwwQf9d3zooYf8b6PjEb0/srJp06a0mTNn&#10;pg0bNiztscce89emvs+nn34aPCI5/PHHH2mPPvpoWrVq1fzn33HHHf33v+WWW9J++OGHtOXLl/t7&#10;Qp9FAAAAiC8dnwFAoopbeyJN///v//PWH4VBuFhpiRIl/FK/W2Gk0ZuDBw+27777zhfg1POYcaFW&#10;tYLQaGttnTt39vuaNWuWfl+seobr59ACpvrbR24o/Pbbbz/r3r27zZkzx2677bY8z/pRCxiNXNam&#10;FmpqkaMRxdm1TckpfS+t/aHR86JZVuHsm5C+rj7jarGi13OXLl185LP6qWuUekYalR2P2VrxkvHz&#10;JR60HkClSpW8LVIia968eXAtc/qMza9ovY9yQq91tUDSzDON/tcsH83myaoNk2b0ZKTe/dlRK56j&#10;jz7a1zrIqH379v47ah+lmSZ6ven91rNnz+AR//fcc8/5vq5ixYo+u0DrR+hvJcmwj9HzqZlOeo3r&#10;80cLImuGkv4GasmkWVNaA6pkyZLBvwAAAAAAYGtxCw1UpJFJkyb5ZbJT0UFTybS2gS5VECnoxYGj&#10;KWMxT7+jaD0DFVgLmtaP+Oeff7zHu362yA2FV8YiZ8bWJolCbYxUID3xxBPTi59aSFX3Z+wdrvu1&#10;6Otvv/3mQYPauKlFi9Y6yFig1Gtej092WX2+xJp66j/44INZtpRKJFowW4v+ZkZBrL6eVwXxPlIg&#10;oUWNQy+99JLvT/S7qN1XNCg0OPvss4NbWdO+Wi2J1G7v5ptvtm+++Sb4innvfxXXw8Wa9Z5VW6TL&#10;LrsseERi0t9QIYjaM+n3Umigzw/93PpM6dixo/9OCtoBAAAAANieuFW51Z9bIwC1wGhh8Oabb9qh&#10;hx5qxYsXt5122sn7cWtL9qL19op5GgGtRSezWrRUj9dCjPpbxFK4joFGg4aBTWELbvB/yRIWiPq1&#10;t23b1mcEqCAZ0uhnBQZa8Dg0btw4XxshLFqq4NehQwcfia2ZB1qbJZICu8xGUSeLggoLQlpcWr3y&#10;E32WQUizIjTzRQGB9p+61O1evXoFj8idRHofKfzSTAMV5S+55BIPgvNDi/lq1k5OQgNRmKfgQv/u&#10;qquuSl9Ef8yYMX6pQrteJ+G+7LPPPvNLvb8ThfbDmkVw2GGH+eeIwjAt7K2gQK91zWDSwusHHXSQ&#10;B+y777677591zMK+EgAAAACQnbidNerEW4shapq/FlpMZnPnzvXWIVrUUSfoGkEZXiZraJDTYt6p&#10;p57qQUnkApWRVNBUoVMtHWJJ/79aQ5UvXz49tKEQUvgkeligGUdaNFWbFnu/4YYbvKXJG2+84YVI&#10;zRYI6b0jkYsY632nz8Nrr73Wv9dff/1lo0aNsv79+/sCupHtjLQg8PTp032h92RT0GGBzJs3z3r3&#10;7u3PUzIJgwI992GAkFuJ+j5SgV9tchQC33HHHcG9eaN9skbW52bh6dNPP93fp1pI+bHHHvP7FM6I&#10;WhQtW7bMgzoV4BXgiELzgjRjxgy7/fbbrVy5cv5Zo1lK+py4/PLL/XdQ6KigQF/XTA5t+++/v28K&#10;avbee2+fbaAAQe2ekvm4BQAAAAAQO3ENDa688kovrse6NcTYsWO9nUCs3HLLLT5KUcUJnXTrhF2X&#10;yVi0zm0xT8UmFVoKesaIWkhoVLZeT/q7q/ChS21Ifskys0AzBdQSRJvagbz11lterFNo8PLLLweP&#10;2kKtikqVKpU+YlkUfKnHuAKBWrVqeYFPa4QceeSRNnDgwOBRW+gzTaOiGzVqFNyT+BIhLAh17drV&#10;2/0k80yN3EqG95EK3Wpf+Mwzz9gHH3wQ3Jt7ak1Ut25d3yfkhorumrF2//33288//+whggrwDz/8&#10;sBfY9bVhw4bZ+PHjvdCu2QzxpCBEoYaOO7Q+gUKNZ5991gv/rVq18r+fvqZ1WPR1hQORQUF4O9z0&#10;mthnn338sycyOCBwBwAAAABE2uG/E9K4rOqnYpfaEGjRQRXXVNg/+eSTg68mDxU1zj//fF+kUv2B&#10;w5NzFQNVYFCAkAyj9tSKQcVKjVrNzc+7fv16L2YqANKIR7UrijeN1K5Zs6aPzj7ppJPSnwNdqhii&#10;9gtIXgqk9N7KTYGzU6dOXqTXWgCJ7K677rLXXnvN/vjjj61aeOlj+M8///TWRVonRa/njPSe02jz&#10;r7/+Orhn+zQDQsVPtbOJLB5m9v2jKa+fL5qNoaKmRtRHk3rTK4xRO5ewp7v+DwUZsaTR7wqX7777&#10;bp+ZFj4Husxsod9oKszvo8zoudXvWrZs2eCe/NEMIM0q1HOl4CCe9HkwZcoUX3dBAbkWadd+TeGK&#10;FkqvUqWKv35U8A83fT2r69rCYF3hgLZkOE4BAAAo7HRMFqeSHADkWlxnGmgEYMuWLe2MM87wwrsW&#10;/kwmKpKr97IWc1TgoTY92sLRejohT5YTcf2seRn5q2JDgwYNPCzQwoo5pXZF6quc1abRsDmhHar6&#10;NKstkX6GsDCiTa8vRksmP302JOrMgvzSiGAtxjt8+PDgni30PtT7ICwsZ6R/M2jQIJ/RkAzy+vkS&#10;KyqGq/d7Ki0CW5jfR5nR7JxoBQZSsmRJO/bYY+MWGGjfNmnSJF8YWv+njjP69OnjIdM111zj+0i1&#10;ctJMP31WhOFTuGW8rfBNv4NmFIQBg4IDHYsly3EKAAAAAKDgxK3CqpNUnbCqiKF2ADrBrVGjhvfx&#10;TgYq8p1wwgl+Mt+sWTM/GdfMAoUG+p00ki9y5HBhpd9Rv6sKcJp1oZYNOaERry1atMhyq1q1avDI&#10;7H344Yf+f9arV8//7to0u0NbWBABEpV6imv0v1rl5GZEiVq6acR6MrUmShRa2PbHH3/0YiyQSLQw&#10;+sSJE70lkgr9amHWr18/bzOkmXRqPaSgQG2X1FZLx01ZbdkFBcwsAAAAAADkVlxDA40+VcFZLWRe&#10;f/1173etRT21AKIWHExEahdyxRVXWMOGDX3RQS10quAg7AkchgbhiXlhp+dRI/rV6qNOnTrWunXr&#10;HD13KoCo8JnVphBge7RIrEZcVq5c2dczUFFEszx0qdBAPxeFESS6m266yWcqTZ06Nbgnexs2bPB2&#10;Ri+99FJwD3JKRVntX9SiKbe97oFY2Lx5s33++ee+HoGK/Pos0FooFSpUsLZt2/qMAl3q2EhBQThz&#10;IDIciNzUGlHHI5pFE+4LCQoAAAAAAPkV1yq3TmJVuFGRXSe6WvjwxhtvtBdffNEOOeQQLwhrMUO1&#10;4iiovm76f//55x/vI6z2GhrxF16/+uqr/SReo4U1mm/PPff0orWCkGRqTZQf+h3D2QZPPvmkrVmz&#10;xls2qRASS1pLQe029P80adLE//bhFj4HtF1AMtBr9Pnnn/dWRDmhz0wtrKyWJMgdLcKsv7faowEF&#10;RWt8aMbLZZdd5scPCtzfeecdD781EEEzCjQTRrOJtKZJ5AyCyC0MD3T8pGOQzIICAAAAAACiIW4L&#10;IYc08lMjZ9euXWurV6/2xZG1AKim5Ouket68ef44FYHV/iee7WZ0Yq/AQD+f6ORdiw5qVH04q0A/&#10;k66rWB3OMlALAIUGqULP4bp16/y506LEatek2Rg9evSIyfOl50MzGrSwqto4qNASFlDCBaj1XKhw&#10;QmiQmpJ5AddYKqiFkPMqmgsh63ND656oL7xGbWdU2BdCzgveR9Gj44mxY8f63zMcDKHjBs2w1HGF&#10;XpvaZ+lYJ1yXR1tWtxUKKEDUPlYbAQEAAEDyU/2ioAbMAsD2xD00EI0W37hxoxeeFRyE4cGKFSvs&#10;559/tp9++snbAqmArxPveP2IOgnXyD2FAlpoV4UdnaTrhF2j2VWYDjfdDk/4U2WWQSQ9fwp+9Jxp&#10;bYMOHTr46Em1WYjmYqMqXjVu3NgmT55sF198cXrhTZtGbKotgwox4UhLpCaKnZlL5dDg2WeftU8+&#10;+cQ/nzJDaLAt3kf5o6Dq008/tVdeecVGjhxpq1at8v1hlSpVfGFjBd7aV2UWCmS8rUsdf2i/RlAA&#10;AABQOBEaAEhkBRIaiEarq/CstjMKD9TmRptOslWM1v0KDLTpsdriQR/aOjHXCbrCAJ2w6yRfMwoU&#10;FOhSW3hCr8el4uh2vWz0HOk5U3CgGQft27f3wKV///6+aHR+jRs3zts56P+49NJL7bDDDvOZBSoq&#10;KjDQDAMFBuHzkYrPA7ag2Jm5VA0NNKpbBdrRo0f7GiiZITTYFu+j3NN+UAGBggKFVNpfad8UBgXa&#10;bxEUAAAAIDOEBgASWYGdjepEWCfHOplW8UTFZvXozVjYirwMr8dqy+z7h/dFLjYYFqlTcYZBSL+3&#10;ChsqdChMUUigvut6LmvUqGEXXHCBzxrJi+nTp9vZZ5/tBUS9PtTrWYtQ63lQQTHs5az/V/+/fg4C&#10;AwChRx991BevzyowAPJDAxuGDBnirzEFBFpvRwFRzZo17bbbbrOHHnrIW+ppX1i6dOn045fweCLy&#10;tvZp2iIXMw73awQGAAAAAICCUmAzDSJpFoFaFoVtizS7QNP8dV336ev6MWP9o4aF54wzDXSpgEOX&#10;4cg/itRb6LkKZxyoxdSyZcu8f/MLL7xg8+fPt1q1alnTpk2tUaNGVq5cueBfbUsBw/vvv++FmC+/&#10;/NKLKfXr1/f+z5pNoFBJRRUVaFRYCdeTCMMbpDZGSGeusMw0KFu2bPp6Nzmlx2vh+qww02BbvI+y&#10;pn3csGHD7NVXX/X1l7Tf02CCqlWr+owC7d/CGQVZzSSIvB0eU4THFRxTAAAApB4dAzLTAECiSojQ&#10;IJJ+nLAdUeT18Gux/HH1ga0tDAUyXmrD1vR8hCGPiipan0LtipYuXWrDhw/34opmDujrmiGggpkK&#10;eSq2/PXXX74I9sKFC339ChVRDj/8cC+uqQijUECFNYUGCgq06XrYJiosuvC8gGJn5lJ5TYPtITTY&#10;Fu+jrald4nvvvWevvfaaff75574f03On1kPVq1f3oCCrUCDjbYICAAAAZKTjwVjWuAAgPxIuNEDy&#10;0UtIM0JUUAnXp1CxJVzcesmSJb7mwZw5czxMUECgWQhq2xAGAgoSKlWqlB4GqNCi6woI9BjNLFCR&#10;Tffpa3oMRReEKHZmjtAga4QG2+J9ZL7Pevfdd61v377+/GnGo/ZVmlGgoECzXsIgIAwFsrut2Yra&#10;tL9inwUAAIBIhAYAEhkNc5Fv2tFp5KSKJCrqq8ivNkKaTaAC2SGHHOK9n6+99lq75ZZb7OKLL/Yg&#10;oUWLFnb99df75RlnnOHFmMjCZrjp+2Rc9JgZBgCAaFBbvT59+nhopRlxrVq18pZ5Z511lt1zzz12&#10;7733WrNmzbxdnvZJme2nwk1f00L9aqensFvBN/ssAAAAAECyITRA1GgUpYoj6uusYonWIVDxREWU&#10;cFNRRaM4laarfVHGYkt4qU0jjvXv9X30/fR99f31/wAAkFea9aa1d7TujvYzV199tf3222++CL9C&#10;gq5du9oll1zii2lH7pfC/VRm+6ow3CYoAAAAAAAku5iEBt9//723OdjepkVv5emnn/ZWANGk1jjx&#10;pFGJ+p1+/fXX4J7UpAKJWjGowK/CiVoPacSliioqssydO9cmT57sjx03bpy3gogsxISXerz+nf69&#10;vo++n74vBRgAQF4sXrzYnn/+eatZs6bPYGvbtq2vq9OgQQPr1q2bdenSxWfCqVVeuC/KatM+St9D&#10;+6nIoIAWRAAAAACAwiAmocGsWbOsR48e6duzzz5rjz76qD311FNb3T969Gh/vHooDx482K/nlxZN&#10;VhuBnj17BvfEh8IC/Y5//PFHcE9qC8MDFVHCxYxVXFHBJqTZBq+88spWRZgwLNDj9e/CntAUYQAA&#10;uaWF9nXsocX1tZ9p166dL8J//vnn+5ofWm9Ca1scddRR6QF2ZIgdeVv7p8gZBeEaPAQFAAAAAIDC&#10;JiahQePGjX0h3HCbMGGC36+RfJH3KziINi3G++abb7KYTIJQIaVIkSJe+P/6669t7NixwVe2GDZs&#10;mI/0VAuisAijoEGP178DgFjQ7CUUTlpo//HHH7djjz3WFzG+9dZbfd0CHZs89NBDdtddd1mTJk3s&#10;iCOOSA8Estr0dYICAAAAAECqSbiqrHoKf/HFF15Izoq+ptY2P/74Y3DPFps3b/YFdmXNmjX2999/&#10;+/XQ6tWrvXD9+eef2+zZs4N7807/vwKRtWvXBvcgO+oTnZHCHYVJABBPakmDwkOt7x5++GFfrPjA&#10;Aw+0jh07+nHARRdd5Pd37tzZg4LDDz98m1AgcjaBLiNnFGg9HYICAAAAAECqSZjQQGsQqF1A+fLl&#10;7ZRTTrGyZcvalVdeudWMAQUCjRo1soMOOshOPfVU7zt89NFH27Rp0/zr06dP96/J/fff7/2G161b&#10;Zxs3brQbb7zR297UqFHD6tSpY4cddphVr17dRyTmltYv0AhG/f9aRPGQQw7xIAJZUxA0atSo4NbW&#10;tLaFnjsAKIxUcNamGVQqPDOLKjrmzJlj9913n++LDz74YG81pNmGWsD4kUcesTvuuMOPGQ499NAs&#10;A4KsggLNRCEoAAAAAACkqoSpXKjorhN0jd7XiMEWLVrYq6++au+++65/XeFBw4YNbfz48TZ06FAf&#10;QaiwQH3v69Wr54GCCgczZ870x6tYoIKCWt2oTYFaIamvsWYbqDWSvve3337r6xDkxvr16+3cc8/1&#10;Vgf6WRR2qDjxxBNPBI9AZjKbZRBitgEA2bRpk73zzjtWrlw5LwIrPFYQrJHjybgpABftp7RQLmu0&#10;5J/WTNKCxWotVKFCBQ8NRGsZaX+ufb+OFfQ1BQIZt8jggKAAAAAAAIDM7ZAWOZQ/RqZOnWrVqlXz&#10;FgGdOnUK7v0/zRZYvHixhwU6YRctVKgTfLUUUA/iESNG2DnnnGMvvfSSXX311f4Y0cLDGumvwr3a&#10;EWhmgU78I/8vLcQ8b948e+yxx/x2SP+vZiOMGTMmuGf7VNDSookaHa9WB6EbbrjBF1/W9zrttNOC&#10;eyGaZRAWz7KiAs13333nrSWA3NJ7XQuqZ2xJluq00Ks+C3v16pU+qjosnCai5557zoNjhbMZt2Sk&#10;4rOCaxW0VcRWT/y99trL13DR/YkmUd9HP/30k/Xt29cGDRrkrQV32mknO/LII33Gn44t9PdUIKNN&#10;f9fwema3FdroOEPfI5z1QUAAAACAgqDj0DiU5AAgTxImNFAh69NPPw3u2UIn9W3btvVCkhYuVHig&#10;9gMZC176Wt26dX0GQmahQWjp0qVefFB7ocmTJ3sRokqVKr4+Qk5pFGP37t1t+fLlXgAKDR8+3M47&#10;7zxCg0yceeaZWbYmitS0aVN7++23g1tAzhEaZC7ZQgPNAgtng0Vuui8ZqTitGQYaxa5LzTgIZx2E&#10;AXkiSaT30YwZM+y1116zwYMH2++//+7FfgUFOpbQpvAlq4Ag4/36W+vfExQAAAAgkRAaAEhkCdOe&#10;SCf2mQk/QFXwF400VKuhyK106dJelMmKZiOohVHJkiXt5JNP9tYGmtmgokNuP6DVlkjFh8jAQFSI&#10;w7ayW8sgI9Y2AFKbiroq8GrhWX2mq22MZoMp5EjGTe1vtN/R/kJhgfZz2n+wpsG2tC9Wy8FbbrnF&#10;W1NpMIFmCWo/3apVK58pqK/Vr1/fv66/bxiAhVsYimkL//aahaC/Pa2HAAAAAADIuaSpXKhwIB9+&#10;+KGvW5Bxe/311/3rmdFCiJpZoMBBax8oRBg4cKAXpHJL/Y+1sLK+TySFENhWdmsZZKSiEWsbIK9W&#10;rFjhRUUkr7Cdj0IDFdr1Ga3P3MhicDJtYeFa+6+wcE1o8H/6zNfaQu3atfO1K6pWreqzYvScX3XV&#10;VT6r76abbrKzzjrLg4KMf9/IoEDXMwsK9PcmKAAAAAAAIHcSpj2RFr4cNmxYcM8WGnXapk0bn00Q&#10;tv8J1y4IzZ8/3+rUqeOPu/XWW23Dhg1edFIrI62HoBkKKiJcd9119sILLwT/asuaCSpCHHfccTZx&#10;4sTg3u0bOXKknX322danTx+78sorg3vNi5VPP/007Yki5GQtg4xU2GFtA+TWnXfe6Z8vmnWkhcqx&#10;hT6nRAvKqxAbuSUi7Y7+/fdf3yKva0tGYRucyMvweiIWsePRnkjP69dff22vvPKKtxTUvlgzMCpV&#10;qmTHH3+8f/aHi0aHW3ZtiLRFth5K1L8tAAAAkJGOW+NQkkMB0vOrdrujR4/2Vulab1V1St0fbrGm&#10;GdeqlZQpU8ZrdOXLl/dzp8iN8yhkJmlCAxWN1FpI7Qs0+rBhw4a2aNEiu/HGG73IPGnSJP8+otGF&#10;Kj5o9KL65Ot7q6igwtkRRxzh36N9+/Y2ZcoUL1Todk7p56hVq5a/2TUismbNmv5z33bbbbZ27VpC&#10;gwhhP/Lc0ghjjTQGckqfEU8++aQXGzdv3mybNm3yTddTmf4G++yzjweaGrWvEdi6zMssKxR+sQoN&#10;tN/86quv/Ht/8MEHPjNP+2nts3VsoMuwfVPGgCDjfbqecY0CDnABAACQjAgNCi89rxos9eijj/rg&#10;YwUHqleoeK9z9Hiev2jt1wULFvh5mH4u1UEvvfRSa9mypZ+HRZ5fhYPcAEma0EDUEki31fs+HHmq&#10;hRF79uxpp59+ut8Wjfp/5pln/M3w/fff+xujRYsW9ueff/rXVZTWgsYqqGmh0Llz53p7g5zS97vi&#10;iitsxIgRfltveC3GrJkOhAY5w84R0bRy5UpvTxR5GV5PZfqs09oA2sLr4SWQUTRDAwV248eP9xkF&#10;2rdr/62DZO3vNcOvcuXKHg5nDAUiw4HI6xmDAh3MAgAAAMmMukjho+dTs6lVl3zzzTd9QLPqkeef&#10;f76P8C9IGuj86aef+oDqN954w+ugd999t51zzjk+qCs87wrDAyAuoUG0/fPPP/bbb79526GyZctm&#10;moKpYKhgIVwLQQHBr7/+auvXr/egQW+E/FJSp9kO+n4qbCDn2DkimtasWZPppjQ/lalIq8JsZhuQ&#10;UX5DA+1nx40b599D6w8tW7bMR66o5ZCCAo1o0WsvY0iQ1W2FBNpXh1NmOXAFAABAYUJdpHDRc6lB&#10;040bN/bzlyeeeMKvZ1azLGha61WBgdaHVZcWrSUX1g90PqZzMf0OSG1JGRog+bFzRDRpLRMFgpFb&#10;eF8qC0cK6DJyi0ZoisInL6GBgoKxY8f6v9Psu+XLl/tsljAoOOqoo9JHrWQWDGS8TVAAAACAVEFd&#10;pPDQ8zh58mSrW7eunXTSSfbWW28lRVtgzQxXR5cmTZpYt27dvCuBggOdw+m8jPOx1EZo8J8ffvjB&#10;HnvsseBW1vTGUSsk5B87R0STWqGEaxlEXmpLZWHhNWzpEl5qAzLKaWigQE7TWnWAqf6cWrtGs/qq&#10;VKni02+1dpAOMjMLBTLe1qUORsORLNo4MAUAAEAqoC5SeKgdutY81TnRe++95+feyULtZBs1auRr&#10;tWqdA53bacZ4GBwk4kwJxAehwX9+//13GzhwYHAraypw3HzzzcEt5Ac7RwBILNmFBpq1o4BAQcEn&#10;n3zi7b80ciYMCg477DCCAgAAACAXqIskjo0bN1rfvn29aK7zlNzQc9iwYUObPXu2ffnll+lt0qNt&#10;4sSJNmHCBF9PNdo0kFprtepvoDVpw7UQdY6X278HCg9CAxQIdo4AkFgyhgZaKOujjz6yV1991UaN&#10;GuW3tZZQ1apVvfXQoYcemh4UZBUQhJtCAt2nETfhjBdGrAAAACCVURdJHOvWrfNzGy1WfOedd+Yq&#10;PNC50plnnumXp59+enBvdM2bN89q167tixcrmIg2rQl77LHH+gwDrcWg874SJUr4bZ3PMcgrNREa&#10;oECwcwSAxNK5c2d75plnrF+/fvbGG2/4zAIFBaVKlfKgQDMKypUrl+OgQLcVFhAUAAAAANuiLpI4&#10;wtAglNPwQM+f1jHQec/HH38c3BtdX3/9tV188cX222+/2YknnhiT0ECGDx9u5513nj3//PP+/4TB&#10;gRZIZrZBaiIqAgAAPnpEIcFFF11k06ZN88WwHn30UXvggQfs8ssv92mqpUuX9tEtWW3777+/hwxq&#10;XaQprTrAVICg0IDAAAAAADB75513rGnTpn5dl7qNxDJnzhy75ppr7Mgjj/TZ2GpflJmFCxfa559/&#10;bq1btw7uia6OHTv6wso61zr66KODe2PjnHPO8XM5rV+3YsUKb0mrNrWpvlZkKmOmAQoEiToAJBYd&#10;DP/yyy922mmn+cGiAgQdKGrUTeTsgfB65G2NPNEWrlFAQAAAAABsq02bNvbiiy8Gt/5P9/fq1Su4&#10;hXjLONMgo6xmHvTu3dtuuOEGW7x4sY/Kj7YGDRp4Mb9t27Z2xhln+M8Zq5kGcuWVV3qbpR49eviA&#10;MG377LOPtyniHC/1EBqgQBAaAEBiWb16tYcECgt0MKpRJRpRoy1jSKBLggIAAAAg5zSj4MILLwxu&#10;bevtt99On4GA+NpeaBDKGB7cfPPNNmLECJs5c2bwiNjR4K5YhwYKC2655Rbr379/+mzy/fbbz2eR&#10;65wPqYX2RAAAwA8CFQYUK1bMihcv7i2G9t133/QRJjpY1O3I1kN6PK2HAAAAgO0bMGBAcC1zAwcO&#10;DK4hUWVsW6QFilVYLyzKlCljmzZtsiVLltiGDRt8IJkutVAyUg+hAQAA8OK/FvBSaKBQQOGAFr9S&#10;qyJNSY0MCphZAAAAAOTOTz/9FFzLnGYi6BibLf5bTmYZRFJ40K5dO5s+fbq37iksdM4ny5cv9xnn&#10;ChC00SkkNREaAACA9JkGOmBWcBC5KUwgKAAAAADyTqPTs6PWRCrOssV/U4vWnNI5k9YxmD17tlWv&#10;Xt3+/vvv4CvJb9GiRX6pmedaADnckJoIDQAAwDajbSI3AAAAAPnTvHnz4FrmmjVrFlxDIooMC9T7&#10;/8ADD/TWRH/++WfwiOSndkvhGnaiQAWpi9AAAAAAAAAAiCHNJLjuuuuCW1tr06YNiyAnqMzCgtCJ&#10;J57ohfZZs2YF9yS30aNH28EHH2xFihTxwWO61IbUxDMPAAAAAAAAxNgLL7xgb7/9dnpAoEvd7tWr&#10;l99G4sguLAjVrVvX1zR47733gnuS16pVqzw0qFy5srem1Zp3uqRNbeoiNAAAAAAAAADiIAwKJDJA&#10;QGLISVgQ0vpvDRo0sOeee87Wr18f3Jucevbs6eFAtWrVfE27nXfeOf2S0CA1ERoAAAAAAAAASFm5&#10;CQtCGoV/xx132F9//eWzSGJp7Nix9uWXXwa3ouuff/6xBx980GrWrGn77ruvr2uw2267+aVmHNCi&#10;KDXxrAMAAAAAAABISRpRn5uwIKTQoFy5cr5WRadOnezbb78NvpI8Nm/ebJdeeqkHA2eeeabPnth9&#10;9939UqGB/jbMNEhNhAYAAAAAAAAAUpIK5rkJC0IKDVRU79Chgy+KfN5553n4kCz+/fdfa9++vc9i&#10;UHCgWQbFixf3TcFBONOA0CA1ERoAAAAAAAAAQC6omK6e/yqwP/vss7bffvtZ9erVbdSoUcEjEteK&#10;FSusYcOG9tJLL9kFF1xgFStWtH322cf23ntvDw0000AtmxSMIDURGgAAAAAAAABALig00Eh8FddL&#10;lSpl/fr1s5NPPtnb/DRv3tzmzJkTPDJxbNy40ddfOPTQQ238+PHWunVrX8tAgYdCgxIlSqSHBgpE&#10;WM8gde2Q9p/gOhA3+mDlpQcAAAAAAFIRdZHCQc+hCvFr1661VatW+aLCH3zwgfXs2dPmz5/vbYua&#10;NGlixxxzjJUuXdoL8/Fs97Nu3TpbsGCB/fHHHzZy5EgbNmyYrVy50k444QSrV6+e7b///v4zaStZ&#10;sqTttddetueee/rsCWYapDZCAxQIdo4AAAAAACBVURcpPLQ2wIYNGzw4WL16tRfllyxZYh9++KGN&#10;GTPGvvvuO/9aQdO6DZUrV7YaNWpYmTJlfDaBZhWoJZFmGCgsCGcZhOsZIHURGqBAsHMEAAAAAACp&#10;irpI4bJ582afcaCR/QoOwvBAawcsX77c/vrrL1u4cKFf12MVNIRi9TrQa0yFfwUCCgYUBui2Fm9W&#10;KKDZBAoJwk23d9ttN59hwALIIDRAgWDnCAAAAAAAUhV1kcJHQYCCg/Xr13t4sGbNGt/UtkgzDXT/&#10;pk2bfNNjI4ODWNJrTWsTqNWQwgCtVaBwQCGCggJdalNYoEBBjyMwAKEBCgQ7RwAAAAAAkKqoixRO&#10;ek4VCig8UMuiMEDQpuu6XzMNtIXPfyxfB2HxPzI0CGcahJvCAgUJ+hprGCBEaIACwc4RAAAAAACk&#10;KuoihZtmEYThgIICBQkKEcLQQF/X8x/r10BmoUEYECg8CIMCfT18LCCEBigQ7BwBAAAAAECqoi6S&#10;OvQ8h+2IIq+HX4vl60CvM21hKJDxUhuQGUIDFAh9KPHSAwAAAAAAqYi6CIBEViS4BAAAAAAAAAAA&#10;KY7QAAAAAAAAAAAAOEIDAAAAAAAAAADgCA0AAAAAAAAAAIAjNAAAAAAAAAAAAI7QAAAAAAAAAAAA&#10;OEIDAAAAAAAAAADgCA0AAAAAAAAAAIAjNAAAAAAAAAAAAI7QAAAAAAAAAAAAOEIDAAAAAAAAAADg&#10;CA0AAAAAAAAAAIAjNAAAAAAAAAAAAI7QAAAAAAAAAAAAOEIDAAAAAAAAAADgCA0AAAAAAAAAAIAj&#10;NAAAAAAAAAAAAI7QAAAAAAAAAAAAOEIDAAAAAAAAAADgdkj7T3AdiJsddtghuAYAAAAAAJB6KMkB&#10;SFSEBgAAAAAAAAAAwNGeCAAAAAAAAAAAOEIDAAAAAAAAAADgCA0AAAAAAAAAAIAjNAAAAAAAAAAA&#10;AI7QAAAAAAAAAAAAOEIDAAAAAAAAAADgCA0AAAAAAAAAAIAjNAAAAAAAAAAAAI7QAAAAAAAAAAAA&#10;OEIDAAAAAAAAAADgCA0AAAAAAAAAAIAjNAAAAAAAAAAAAI7QAAAAAAAAAAAAOEIDAAAAAAAAAADg&#10;CA0AAAAAAAAAAIAjNAAAAAAAAAAAAI7QAAAAAAAAAAAAOEIDAAAAAAAAAADgCA0AAAAAAAAAAIAj&#10;NAAAAAAAAAAAAI7QAAAAAAAAAAAAOEIDAAAAAAAAAADgCA0AAAAAAAAAAIAjNAAAAAAAAAAAAI7Q&#10;AAAAAAAAAAAAOEIDAAAAAAAAAADgCA0AAAAAAAAAAIAjNAAAAAAAAAAAAI7QAAAAAAAAAAAAOEID&#10;AAAAAAAAAADgCA0AAAAAAAAAAIAjNAAAAAAAAAAAAI7QAAAAAAAAAAAAOEIDAAAAAAAAAADgCA0A&#10;AAAAAAAAAIAjNAAAAAAAAAAAAI7QAAAAAAAAAAAAOEIDAAAAAAAAAADgCA0AAAAAAAAAAIAjNAAA&#10;AAAAAAAAAI7QAAAAAAAAAAAAOEIDAAAAAAAAAADgCA0AAAAAAAAAAIAjNAAAAAAAAAAAAI7QAAAA&#10;AAAAAAAAOEIDAAAAAAAAAADgCA0AAAAAAAAAAIAjNAAAAAAAAAAAAI7QAAAAAAAAAAAAOEIDAAAA&#10;AAAAAADgCA0AAAAAAAAAAIAjNAAAAAAAAAAAAI7QAAAAAAAAAAAAOEIDAAAAAAAAAADgCA0AAAAA&#10;AAAAAIAjNAAAAAAAAAAAAI7QAAAAAAAAAAAAOEIDAAAAAAAAAADgCA0AAAAAAAAAAIAjNAAAAAAA&#10;AAAAAI7QAAAAAAAAAAAAOEIDAAAAAAAAAADgCA0AAAAAAAAAAIAjNAAAAAAAAAAAAI7QAAAAAAAA&#10;AAAAOEIDAAAAAAAAAADgCA0AAAAAAAAAAIAjNAAAAAAAAAAAAI7QAAAAAAAAAAAAOEIDAAAAAAAA&#10;AADgCA0AAAAAAAAAAIAjNAAAAAAAAAAAAI7QAAAAAAAAAAAAOEIDAAAAAAAAAADgCA0AAAAAAAAA&#10;AIAjNAAAAAAAAAAAAI7QAAAAAAAAAAAAOEIDAAAAAAAAAADgCA0AAAAAAAAAAIAjNAAAAAAAAAAA&#10;AI7QAAAAAAAAAAAAOEIDAAAAAAAAAADgCA0AAAAAAAAAAIAjNAAAAAAAAAAAAI7QAAAAAAAAAAAA&#10;OEIDAAAAAAAAAADgCA0AAAAAAAAAAIAjNAAAAAAAAAAAAI7QAAAAAAAAAAAAOEIDAAAAAAAAAADg&#10;CA0AAAAAAAAAAIAjNAAAAAAAAAAAAI7QAAAAAAAAAAAAOEIDAAAAAAAAAADgCA0AAAAAAAAAAIAj&#10;NAAAAAAAAAAAAI7QAAAAAAAAAAAAOEIDAAAAAAAAAADgCA0AAAAAAAAAAIAjNAAAAAAAAAAAAI7Q&#10;AAAAAAAAAAAAOEIDAAAAAAAAAADgCA0AAAAAAAAAAIAjNAAAAAAAAAAAAP8x+x8Th7L108pcgAAA&#10;AABJRU5ErkJgglBLAwQKAAAAAAAAACEA1VbGf4khAQCJIQEAFAAAAGRycy9tZWRpYS9pbWFnZTIu&#10;cG5niVBORw0KGgoAAAANSUhEUgAABe4AAAMdCAYAAADtV+ZKAAAAAXNSR0IArs4c6QAAAARnQU1B&#10;AACxjwv8YQUAAAAJcEhZcwAADsMAAA7DAcdvqGQAAP+lSURBVHhe7N0HfBRFG8fxJ70Boffee+9F&#10;AWl2mqiogFhQQcT22ntviAUrICIgIiBFpUjvvffeCYSEml54byYTEiCBS3J32Vx+3/ez7+3MbUIS&#10;93bv/jv7jMclGwEAAAAAAAAAAJbgaR4BAAAAAAAAAIAFENwDAAAAAAAAAGAhBPcAAAAAAAAAAFgI&#10;wT0AAAAAAAAAABZCcA8AAAAAAAAAgIUQ3AMAAAAAAAAAYCEE9wAAAAAAAAAAWAjBPQAAAAAAAAAA&#10;FuJxycasAwAAAACu8s8//0hYWJh4ejLu6XrUR0u13HzzzVKuXDnTCwAAgMwguAcAAACA6/jhhx/k&#10;7NmzUr58edODtISGhkpERIR07dpVqlevbnoBAACQGQT3AAAAAHAdo0aNkuDgYOnRo4fpQVpUcD9y&#10;5EiCewAAAAfgXk8AAAAAAAAAACyE4B4AAAAAAAAAAAshuAcAAAAAAAAAwEII7gEAAAAAAAAAsBCC&#10;ewAAAAAAAAAALITgHgAAAAAAAAAACyG4BwAAAAAAAADAQgjuAQAAAAAAAACwEIJ7AAAAAAAAAAAs&#10;hOAeAAAAAAAAAAALIbgHAAAAAAAAAMBCCO4BAAAAAAAAALAQgnsAAAAAAAAAACyE4B4AAAAAAAAA&#10;AAshuAcAAAAAAAAAwEII7gEAAAAAAAAAsBCCewAAAAAAAAAALITgHgAAAACcJDY+QS5GxeSIJSI6&#10;1vzUAAAAyG4el2zMOgAAAADgKqNGjZLg4GDp0aOH6bHfql2HZd6abRIfn2h6rO2xO1tLiULBppUx&#10;oaGhMnLkSOnatatUr17d9AIAACAzGHEPAAAAAE4QcuaCnD4fKQ2rlTc91vffmh1mDQAAANmJ4B4A&#10;AAAAHCzx0iXZceSUXvf08pagAD+9bnUHQ8Jk95GTpgUAAIDsQnAPAAAAAA526NQZiYyJ0+txCQlS&#10;v2o5vZ4T/Ld2hyQmUlEVAAAgOxHcAwAAAIADxcUnyJ7jYaaVJCYhUYoUzGta1hZ2LkLW7z5sWgAA&#10;AMgOBPcAAAAA4EB7T4Tp8D61S5cuSY1ypUzL+hZu3C0xcfGmBQAAAFcjuAcAAAAAB1HlcQ6ePGNa&#10;V4qIjZMKJYuYlrVFRsfKsi37TAsAAACuRnAPAAAAAA6y62ionpg2PaWKFzJr1rdy2345FxFlWgAA&#10;AHAlgnsAAAAAcICzEVFyPPy8aaUtKiZO6lYuY1rWFp+QKAvW7zItAAAAuBLBPQAAAIAMO3DggIwd&#10;O1Z2795tetIWGhqqt9uzZ4/psd+8efNk8uTJppVxcXFxsmLFCvntt99k4sSJcvToUfOMc2w/fMqs&#10;XV+ePAHi7Z0zPopt3ndMToSdMy0AAAC4CsE9AAAAgAxbtmyZPPTQQzJnzhzTk7Zdu3bp7VQIn1Ef&#10;ffSRDBw40LQyZtWqVVKnTh1p2bKlPPzww3LvvfdK+fLl5cUXXzRbOFbImQty5qJ9ZWVi4hKkQdVy&#10;pmV9/63ZYdYAAADgKgT3AAAAAJymdOnS8vzzz0v9+vVNj/OFh4dL9+7dJSoqShYtWiQxMTFy7Ngx&#10;6dGjh3z++ecyfPhws6VjqJr2O4+EmpZ9vLx9JMjfz7Ss7WBImOw+Yt/dBAAAAHAMgnsAAAAATqNG&#10;uauwvHnz5qbH+aZPny7Hjx+Xr776Sm666Sbx8vKSkiVLypgxY6RAgQLyyy+/mC0d49CpsxIRE2ta&#10;9olLSJD6VcualvXNXbtDEhPTn3QXAAAAjkVwDwAAAMBpdu7cKT179pT//vtPtxMTE3Vb1a7/+++/&#10;pUOHDlKpUiUdsI8ePVpvcz0qfFdf/+uvv5qea5UpU0aee+45adOmjelJ4ufnJ0WLFpWwsDDTk3UJ&#10;tt9nz/HTppUxMYmXpEj+vKZlbafPXZT1uw+bFgAAAJyN4B4AAACA05w+fVqH9Pv27dNtFdyr9ocf&#10;fqgDeBWk33nnnfp5VYt+/Pjxeru0qJHy/fr1Ew8PD+ndu7fpvdYtt9wiX3zxhRQqVMj0JFEXEdQk&#10;uY4s2+Pl6Sn5AjNX8ubSpUtSo2Ip07K+hRt3S0xcvGkBAADAmQjuAQAAALjc5s2bZfny5TqoHzZs&#10;mKxevVqPiP/555/NFldSI+wfffRRHdhPmDBBfHx8zDP2iY2N1V+vvPTSS/rRUWqUKWrWMi4iJk4q&#10;lCxsWtYWGR0ry7YkXYABAACAcxHcAwAAAHC5Vq1aScOGDU1LpFSpUlKzZk05ceKE6UkxduxY6d+/&#10;v/Tp00eXylE16zNCTU6rRvcvW7ZMPvroI4fX2w8O9JdShYJNK+NKFc8Zwb2yctt+OR8RZVoAAABw&#10;FoJ7AAAAAC6n6tBfLTAwUBISEkwriapHr8rjqBI7vr6+4umZsY8wZ86ckc6dO8uMGTPkvffek//9&#10;73/mGceqVrqw7WfzMK2MiYqJkzqVrv17WFF8QqLMX7/btAAAAOAsBPcAAAAAXC69UfOq7ntq8fHx&#10;MnDgQOnevbv89NNPlye5tcfevXulRYsWuiTPqFGj5PXXXzfPOF6Ar49ULFbQtDIub94A8fbOGR/P&#10;Nu87KifCzpkWAAAAnIHgHgAAAIBlFSlSRL766isZPny4FChQQNepP3/+vHk2fVu3btWh/cmTJ2XO&#10;nDl64ltnq1SikPh6Z6yMT7KYuARpUK2caVnff2t2mDUAAAA4A8E9AAAAAMtKLo1TvHhxGTp0qBw+&#10;fFief/553ZceVR7ntttu0xPSLlq0SNq2bWuecS5vL0+pWqqIaWWcl7ePBPn72r6Ph+WXo6Hhsutw&#10;iPnJAQAA4Ggel66+FxUAAAAAbkBNGPvQQw/JTTfdJHXq1DG9KXx8fOTLL7+UpUuXSps2beT777+X&#10;J554Qpe+Uc/17dtXRo8ebbZO0rp1awkJCdElbpQOHTrokfOqL5mqV69G0M+ePVs6depkeq+k6th/&#10;9tln0qBBA2nZsqXpTZEvXz758MMPTevGVJmd4OBg6dGjh+lJn/p4tXjrAbkYHWt67Ofn7SWvfjP+&#10;mnJBVuTr7S2TPh4kJQrlNz0ioaGhMnLkSOnatatUr17d9AIAACAzGHEPAAAAINMWL16sy9hcvaig&#10;3hlUnfs8efLokjnnzqVdZ11NRKts2LAhzZ9NBfHO4uHhIdXLFDWtjPlvxaYcEdorvTs3vyK0BwAA&#10;gGMx4h4AAAAAriMjI+6Trdx1WMLOR5rWjXnKJXnzuz9My9ry5wmUvz4dLHkC/E1PEkbcAwAAOA4j&#10;7gEAAADAwWpkYNS9GqU/YdYy07K+Ad3aXRPaAwAAwLEI7gEAAADAwYID/aVUoWDTur6Y6GjZvv+o&#10;aVlbueKFpevNDU0LAAAAzkJwDwAAAABOUK10YfH09DCttHnZnh85dYFpWd/gXh3F28vLtAAAAOAs&#10;BPcAAAAA4AQBvj5SsVhB00rbqdNn5GTYWdOytobVykub+lVNCwAAAM5EcA8AAAAATlKpRCHx9U57&#10;hLqvl5eM+Gu+aVnfkPs66Xr8AAAAcD6CewAAAABwEm8vT6laqrBpXWnLnoMSFRNrWtZ2W8t6UqN8&#10;SdMCAACAsxHcAwAAAIATlS2SX/L4+5pWEj9vL5kwe7lpWZuvj7c82b29aQEAAMAVCO4BAAAAwIlU&#10;eZnqZYqaVpL/VmySS5cumZa1PdC5hRQvFGxaAAAAcAWCewAAAABwsmL580ihvIF63ctDZP6arXrd&#10;6grkDZK+t7U2LQAAALgKwT0AAAAAuECNMkXF08ND/pi1zPRY34Bu7SQowM+0AAAA4Coel3LK/ZkA&#10;AAAAkA1GjRolwcHB0qNHD9OTeSu375dJc1eblrWpwP7NR+4WL0/7xnuFhobKyJEjpWvXrlK9enXT&#10;CwAAgMwguAcAAACA63BkcO/OCO4BAAAch1I5AAAAAAAAAABYCME9AAAAAAAAAAAWQnAPAAAAAAAA&#10;AICFENwDAAAAgJtIvHRJJs2ebVoAAADIqQjuAQAAAMDi9hw6JF//9pu8//33MmXOHImLjzfPpDh4&#10;7Jg8+tprehsAAADkbAT3AAAAAGBh/yxaJPcOGSKjJk/Wo+nf/e476f/qq5fD+4SEBBkxaZLc88wz&#10;sn77dqlWoYLuBwAAQM5FcA8AAAAAFhUTGysf/vCDBAUGypsDB8ovH30kPTt3li27d8vv//wjFyMj&#10;ZcBbb8m3Y8eKp6enPNOnj4z7/HPz1QAAAMipCO4BAAAAwKK279snEVFR8vRDD0n3jh2lQY0a8toT&#10;T0jdatVk3ooV8tLnn8varVulce3aMnHYMHm4e3fx9vIyXw0AAICciuAeAAAAACwq/OxZ/agC+2Qe&#10;Hh7SsGZN2bRzpyzfsEGe7dtXfnrvPSlXsqTZAgAAADkdwT0AAAAAWFR0bKx+zBsUpB+T5THtR++5&#10;R/p26yaeHh66DQAAAPdAcA8AAAAAFqdG2aeWHNR3veUW/QgAAAD3QnAPAAAAADlUYECAWQMAAIA7&#10;IbgHAAAAgByKAjkAAADuyeOSjVkHAAAAAFxl1KhREhwcLD169DA9rvPPokXy2pdfSqNatcTP19f0&#10;ihw9eVIOHz8uTerUER9vb9Ob4ru33jJrrhMaGiojR46Url27SvXq1U0vAAAAMoMR9wAAAABgceu2&#10;bZPlGzZcXlRor6zZsuWK/uQFAAAAORsj7gEAAADgOrJzxH1cfLxEx8SYlv3yBgWZNddhxD0AAIDj&#10;MOIeAAAAACxKlcFRIfzVS2J8vGzasEE/pvU8AAAAcjZG3AMAAADAdahR5OpjU3aMuE/P8ePHZcaM&#10;GXLnnXdKyZIlTW/2UiPup0yZwoh7AAAAByC4BwAAAIDr+PHHH+XMmTOmhRshuAcAAMg6gnsAAAAA&#10;uI59+/ZJdHS0aVlDWFiYLF++XFq2bCmFChUyvdZQunRpPScAAAAAMo/gHgAAAABymMOHD8v48eOl&#10;d+/eUrZsWdMLAAAAd8HktAAAAAAAAAAAWAjBPQAAAAAAAAAAFkJwDwAAAAAAAACAhRDcAwAAAAAA&#10;AABgIQT3AAAAAAAAAABYCME9AAAAAAAAAAAWQnAPAAAAAAAAAICFENwDAAAAAAAAAGAhBPcAAAAA&#10;AAAAAFgIwT0AAAAAAAAAABZCcA8AAAAAAAAAgIUQ3AMAAAAAAAAAYCEE9wAAAAAAAAAAWAjBPQAA&#10;AAAAAAAAFkJwDwAAAAAAAACAhRDcAwAAAAAAAABgIQT3AAAAAAAAAABYCME9AAAAAAAAAAAWQnAP&#10;AAAAAAAAAICFENwDAAAAAAAAAGAhBPcAAAAAAAAAAFgIwT0AAAAAAAAAABZCcA8AAAAAAAAAgIUQ&#10;3AMAAAAAAAAAYCEE9wAAAAAAAAAAWAjBPQAAAAAAAAAAFkJwDwAAAAAAAACAhRDcAwAAAAAAAABg&#10;IQT3AAAAAAAAAABYCME9AAAAAAAAAAAWQnAPAAAAAAAAAICFENwDAAAAAAAAAGAhBPcAAAAAAAAA&#10;AFgIwT0AAAAAAAAAABZCcA8AAAAAAAAAgIUQ3AMAAAAAAAAAYCEE9wAAAAAAAAAAWAjBPQAAAAAA&#10;AAAAFkJwDwAAAAAAAACAhRDcAwAAAAAAAABgIQT3AAAAAAAAAABYCME9AAAAAAAAAAAWQnAPAAAA&#10;AAAAAICFENwDAAAAAAAAAGAhBPcAAAAAAAAAAFgIwT0AAAAAAAAAABZCcA8AAAAAAAAAgIUQ3AMA&#10;AAAAAAAAYCEE9wAAAAAAAAAAWAjBPQAAAAAAAAAAFkJwDwAAAAAAAACAhRDcAwAAAAAAAABgIQT3&#10;AAAAAAAAAABYCME9AAAAAAAAAAAWQnAPAAAAAAAAAICFENwDAAAAAAAAAGAhBPcAAAAAkIOcOnVK&#10;du3apdfVo2oDAADAvXhcsjHrAAAAAACLSkhIkIULF8qaNWtMT4omTZpI27ZtxcvLy/QAAAAgJ2PE&#10;PQAAAADkAOmF9orqX7RokWkBAAAgpyO4BwAAAACLU+Vw0gvtk61evZqyOQAAAG7C7Url7NixQ44d&#10;O6ZvI01eEhMT9YIUHh4e4unpKeXLl5eKFSuKt7e3vq1WLaofAAAAgHWsXbtW5s6da1rpa9SokVSr&#10;Vs20gKwrVKiQBAUFmRYAAHAVtwvuH3/8cfn5559NCzcyZMgQeemll8TPz098fX31owrxAQAAAFjH&#10;nDlzZP369aYFuFbBggWlQ4cOetAXAABwDbcL7h999FEZOXLkDW8jRdIEVk888YQ8//zzEhAQoEdR&#10;BAYG6gAfAAAAgHUw4h7ZJTIyUjZu3CgHDx6UNm3aSKtWrcwzAADAmdwuuH/kkUf0pEx79+41PUiP&#10;Cup79eolgwcPlnz58knevHn1o7+/v9kCAAAAgBWo2vWjRo0yrfT1799fihYtalqA4yxbtkyWLFmi&#10;P0My8h4AAOdzu2Lm1LLPmOjoaLl48aJERUVJXFwcfz8AAADAglQYr+6YvZ6mTZsS2sNp1Eh7NUea&#10;PXd+AACArHO74N7NbiBwKvW3iomJuRzcx8bGEtwDAAAAFtW2bVsdzqdF9d98882mBThH/fr1JTw8&#10;XCIiIkwPAABwFoL7XO7qEfcJCQnmGQAAAABW4uXlJe3bt9flcFQte0U9qrbqV88DzqTmRFPCwsL0&#10;IwAAcB63C+4BAAAAwJ2pcjjJE9CqR8rjAAAAuB+CewAAAAAAAAAALITgHgAAAAAAAAAACyG4BwAA&#10;AAAAAADAQgjuAQAAAAAAAACwEIJ7AAAAAAAAAAAshOAeAAAAAAAAAAALIbgHAAAAAAAAAMBCCO4B&#10;AAAAAAAAALAQgnsAAAAAAAAAACyE4B4AAAAAAAAAAAshuAcAAAAAAAAAwEII7gEAAAAAAAAAsBCC&#10;ewAAAAAAAAAALITgHgAAAAAAAAAACyG4BwAAAAAAAADAQnJ1cH/s2DH54IMP5Nlnn5Vff/3V9CaZ&#10;NGmS/PLLL6Z1Y4mJifLiiy/K7t27TY9rhIaGyrRp0+S3336THTt2mF4AAAAAAAAAQE6Va4P78+fP&#10;S5MmTeT111+XH374QaZOnWqeETl06JA88sgjUq9ePdNzY56enpI/f37p37+/XLp0yfQ615gxY6Ri&#10;xYrStWtXefjhh6VmzZry2GOP6YsIAAAAAAAAAICcKdcG94sXL5YTJ07IG2+8IVFRUfLXX3+ZZ0Se&#10;fPJJuf3226Vhw4amxz5q5P6ePXvku+++Mz3Os2HDBn1xoXXr1vrOgYiICHnnnXdkxIgR8vnnn5ut&#10;AAAAAAAAAAA5Ta4N7s+dO6cfmzdvrh+TrV69WmbOnCmDBw82PfYLDAyUAQMGyIcffiixsbGm1zk+&#10;++wz8fX1lfHjx0vJkiXFz89P3nzzTenYsaN+Lj4+3mwJAAAAAAAAAMhJcmVwr2rRf/XVV3r9o48+&#10;kp49e0pISIhuf/HFF1K2bFlp1qyZboeFhcl9990njz766BVheGRkpPTp00eXxomOjja9Iv369ZPj&#10;x4/rQP16VE16NTo+veWPP/4wW6Zt3rx50qZNGylQoIDpSaLK5pw+fVrWrl1regAAAAAAAAAAOUmu&#10;DO7z5s0rQUFBel09qtr0Xl5eOoxXte579OghHh4e+vlChQpJ9erVZeTIkfLxxx/rPmXIkCE6fFcj&#10;3P39/U2v6Jrz1apVk3HjxpmetD399NO6Hn16y0svvWS2vNapU6f0ov6dq1WpUkU/2jtRrZpMd8KE&#10;CfpiwbBhw+T999/XJXcAAAAAAAAAANnD45KrZlJ1kb59+8qyZctk7969pidtY8eOlYceekiXxenS&#10;pYvumz17tl5XQfa9996r+xQ10l7Vkld15dWiwu5u3brpGvMq8L7aAw88oGvmnzlzRpewSYuqhZ+Q&#10;kGBa1/Lx8ZFKlSqZ1pV27dqlLya8/fbb8tZbb5neJGqkvZp0d+jQobrm/vWo0j6qvr+aWFdduFDU&#10;xLaFCxfWJYOySl30SL5AAgAAAMBxDh8+rO/y7d27t75jGHAF9jsAAFyH4D5VcK9qw//vf/+T9evX&#10;S4MGDXRfMvX9VF/NmjXlwIEDUqRIEVmzZo0Ov6/27rvv6kB9y5YtUrt2bdPrOBs3btQ/i6ql/8or&#10;r5jeJJs3b5Z69erpEkAvv/yy6U1bcnDfqlUrueOOO3TZHXXxQk10265dO7NV1hQsWFA6dOig70QA&#10;AAAA4BgEqMgO7HcAALhOrp2cNi2hoaH6UZXOuVrlypV1XXw1El1NbKtq0KcV2ivJX5/8/dIyffp0&#10;mTRpUrqLuqCQnoCAAP0YExOjH1NL7lPlgDJLXRhQb8Syuqh6+/ny5ZOJEyfqiykAAAAAAAAAgBsj&#10;uE8lLi5OPyaXjbna2bNn9WNsbKwcOnRIr6cl+euTv19a1MS299xzT7rLk08+aba8VrFixfRjWhcG&#10;VO17RZWpsZcqj6N+J7Wo8j3q91SjJ7K6qHI+amJfNYnukiVLZP/+/eZfBAAAAAAAAACkh+A+leRA&#10;PCwsTD+mtnXrVnn11Vd12ZcaNWro+vbpjag/ffq0fixRooR+TMvChQt1qZ30lhkzZpgtr6VG9Jcu&#10;XVq2b99uelIk911d6ud6VqxYoUv7DB48WN8JkDwxr6OoUjzly5eXuXPnmh4AAAAAAAAAQHoI7lNR&#10;o8SVo0eP6sdkaiS6mnBWTTQ7atQoPSGtCu1VeJ+WY8eO6fBbhevpqV+/vjRu3DjdpU6dOmbLtN15&#10;552yfPlyXWMwmRo5//vvv+uyPlWrVjW916dGxata/2qEv6rv/95778nHH39snnUc9fuGh4fr+vkA&#10;AAAAAAAAgPQR3KfSvn17HbirEeipvfbaa3rS1y+++ELKlCkjLVu2lGeeeUaPiv/pp5/MVinU16vw&#10;XU326iwqZPfx8dGTyqoyNNu2bdPldzZs2CDvvPOO3aPmK1SooC8CqJI26kLE008/LUOGDDHPOk7y&#10;fABp3c0AAAAAAAAAAEhBcJ9K8eLFpVGjRrqMTTK1PnToUOnUqZM8+uijplfkgw8+0CPbn3vuOdmz&#10;Z4/pTSqTo0L0u+66y/Q4hyo98/fff8v58+flpptuktq1a+syN2oCXTUxLAAAAAAAAAAgZ8q1wf2D&#10;Dz4oly5dki5dupieJAMGDJCVK1fKvn37dLtt27Z6wtbZs2frdrKAgAAd2F+8eFGqVKliekXGjRsn&#10;vr6+0r9/f9PjPOpnUxO+qvr7mzZtkpMnT+o69QAAAAAAAACAnIsR91fp27evrk2v6thnhqqBr0L7&#10;kiVLmh7n8vT0lFq1akndunX1xQQAAAAAAAAAQM7mcUkNO3cjKnhftmyZ7N271/Rk3MSJE+Wxxx7T&#10;36NIkSKm98amTJmiv06VylFld6xO1Z1Xo/YffvhhKVasmP6Z1WNwcLDZwnHUJLrjx4/XZXySJwEG&#10;AHe2ePFiswZ7NGnShAvQACxJlabcuHGjaVmH+rnUnbeqZGa+fPlMb/ZT83C1aNHCtJAVVtz3zp07&#10;pz/vqsFjzvjcmBXsewAAd0Nwn46HHnpIB8yqlr09EhMTpVWrVnpy15xSY57gHgCc5+OPP9aP9k4W&#10;nlslvw1RpeqcOak7AGTW8ePHZcyYMXrdasd0dQy10s+UfEx/+eWX9SOyxqr7ntX2O4V9DwDgjgju&#10;czGCewBwHhXct27dWi9Inxq1N2PGDIJ7AJaVHJ726tVLKlasaHqznxXfX8+ZM0d27NghzzzzjOlB&#10;Vlhx37Pq5zr2PQCAO6LGPQAAAADkMGqwjbo4bLVyJXBv7HcAALgOwT0AAAAAWJgqy7ll925Zv327&#10;xMXH6748efLI1qNHpc8rr0iHhx+W5z/5RHYfPKifAxzl6n1PBfaqjvzvM2fK3U89xb4HAIATEdwD&#10;AAAAgEUdPHZMug0aJA/973/S/9VX5a4nn5R9hw/LZ6NGyQ8TJsjxU6ckKiZG5q1YIX1eeokAFQ7D&#10;vgcAQPYiuAcAAAAAC1LTkf3vs8/k8IkT0rVDB3nivvvE389Pnv34Y/lz1iy5q317WTJunF5ef/JJ&#10;iY6JkV+mTDFfDWQe+x4AANmP4B4AAAAALGjv4cN6FPPD3bvL24MG6fB0xPvvy4lTp/TzLz32mA5T&#10;PT08pGfnztKgRg3ZsH27fg7ICvY9AACyH8E9AAAAAFjQsZAQ/diwVi39qBTKn18qlS0rJYsUkaCA&#10;ANObpHK5cnL6zBnTAjKPfQ8AgOxHcA8AAAAAFhQRHa0f81wVkqrQNMDf37RSeHp6SnxCgmkBmce+&#10;BwBA9iO4BwAAAAALU6EokB3Y9wAAyD6chQEAAAAAAAAAsBCCewAAAACwsO9//11e/fLLy8uBo0fl&#10;RGjoFX1qWbFxo/kKwDHY9wAAyD4E9wAAAABgYSoU/XfRostL+LlzciEi4oo+tRw+ftx8BeAY7HsA&#10;AGQfj0s2Zt0t9O3bV5YtWyZ79+41PUhPYGCgtG3bVh5++GEpVqyYFC9eXD8GBwebLRzn8OHDMn78&#10;eOndu7eULVvW9AKA+/r444+ldevWekH6tm3bJjNmzJABAwZIgQIFTC8AWMfx48dlzJgx0qtXL6lY&#10;saLpdY2IqCgJP3vWtOxXpkQJs+Zac+bMkR07dsgzzzxjepAV7Hv2Y98DALgjRtwDAAAAgAUFBQTo&#10;IDSjC5BV7HsAAGQ/gnsAAAAAAAAAACyE4B4AAAAAAAAAAAshuAcAAAAAiwgJCZGlS5fKkiVLZPHi&#10;xbJo0SJZuHChLFiwQObPny+HDh0yWzrWvHnzZPLkyTJp0iT5888/ZeLEifLHH3/IhAkT5K+//pL4&#10;+HizJdwV+x4AANbC5LS5GJPTQlGvl3Xr1om/v7/pQXqio6OladOm0rx5c9MDpI/Jae3D5LQArM7V&#10;E4TGxcXp4DIiIsL0pPDz85P77rtPPzra0aNH5d9//zWtK7Vq1Upq1aplWuljglDHYt9j3wMA5G6M&#10;uM/lPD09xcvLSz96eHjoBbmLemMeGRmpL9qwXH9Rfye1AAAAOIuPj480a9bMtK7UsGFDpwSnSunS&#10;paV8+fKmlSJ//vxSo0YN04I7Y98DAMBa3G7Efb9+/eTXX3+VQYMGSUJCgiQmJl5+RAoV0I8cOVJ6&#10;9Oghjz/+uBQuXFgKFSqklzx58pitHIcR99bF6BT7ffHFF9KgQQNp37696QHS56gR94mJl2TGss0y&#10;fvYy02NtlUoVlQ+e6GH3hWBG3AOwOlePek42ffp0XbokNRWq1qlTRw+6cbTQ0FBdIuX06dOmJ0mX&#10;Ll3sfv/O+0rHYt9j3wMA5G5uF9yrE/XXX3+tA2gV1qtfL/kRKVSgcv78eXnkkUekf//+OixRJXLU&#10;qAZVQsfRCO6tize59iO4R0Y4KrjfHxIuu4+Fyre/z5STYWdNr7UNfeZ+aVO/mmldH8E9AKvLrvA0&#10;LCxMpkyZcvlzjBpoo4JN9Z5dle0rV66c7s+qqKgoWb16tezatUt/DihSpMjlWuZqJPRtt92m1+3B&#10;+0rHYt9j3wMA5G5uF9xfvHhRLly4cMVj8jpSeHt7S968efXoevWYvK4WZ9Q6J7i3Lt7k2o/gHhnh&#10;iOA+Nj5BFmzeJ/EJiRIbGysfjphinrG2csULy4T3nxRvLy/Tkz6CewBWl13hqaImCt2+fbuULFlS&#10;7rjjDv2eeuXKlXL27Fnd16JFCz1gKTPU4Cb1vdeuXasn/6xdu7Y0atRID/BJrnOu7s4tWLCg+Yob&#10;432lY7Hvse8BAHI3r7dtzLpbUGVx1LUIddJXtdtVQO3r66vD6ORgmiUprM+XL59+DAoKkoCAAF2z&#10;UC3q7+Zo586dky1btujbK50x+S0yb9++fXoEDROu3tiKFSukRIkSUqFCBdMDpE994FUXKrNysXLn&#10;0VAJvxCl19X57HT4OTl15rxuW9m5i5FSOH9eqVmhlOlJn7o9fvfu3dK4cWN9LgIAq1EDgDZt2qQn&#10;yHT1BUY1x446RrZr106PSFbvo1XNb3W83L9/v2zdulWHnGqksqpPbi8VCM+ePVv27Nmj39t07txZ&#10;KleufHnuK/X5QH0uqF69uvkK+/C+0rHY9+zHvgcAcEduN+JezYSvRiUmL6nbSKHeFKkLGupNlnpM&#10;vTgjuGfEvXUxOsV+jLhHRmR1xH1EdKws2nrgilJvXh4ibwyfYFrWViBvkEz55GnJE3D9u7gYcQ/A&#10;6rJz1LOiRjircpZXU59v1q9frwNU9f69fv36Urdu3eu+l1d3IqtR0yp4VQN41KjptCYFVdTnqIwE&#10;sgrvKx2Lfc9+7HsAAHfkdiPu1Uh7FUonj7RXV+vVqAB15T6tkee5dVF/j+SR9upuBPW3Un8z9WZL&#10;/Q0djRH31sXoFPsx4h4ZkdUR91sOhsjFqBjTSqIifC/b/x84HprUYWHRsXHiYftf05rXDxoYcQ/A&#10;6rJj1PPyzXtEXbcNzhOYbhlL9b5d1QFXo5XV3FWq9IgaxayOpVeXGFF3JW/cuFHmzZun35c3bNhQ&#10;brnlluuWIrleCJse3lc6Fvue/dj3AADuyPFTwmczFdqrq/PJgb0KqVVJGDVSgOXKJblMTurg3hmh&#10;PQAgY8IvRErImbTnZunQon6OOVaPn71CQsLOmRYAwB7xCQky9PfZ8vn4mVfcdZUe9VmnU6dOug65&#10;el8/f/58mTp1qpw8eVI/f/DgQV03XNUTVxeT1ehtFZ5mJhyFe2PfAwDAWtwuuAcAIKfbceSUWbtW&#10;THyC3N+lpWlZW2x8vHw3eZ5pAQDsMXnBWjkUclpWbNkrSzbuNr03piYM7datm7Rt21aXJZk2bZr8&#10;+eefuoSIGtikwtUOHTrogU1AWtj3AACwFoJ7AAAs5Hj4eTkbEW1aaatdubwE+PmalrXNXLFZdhw8&#10;bloAgOs5HxElP01daFoiX/w+S2Ji40zrxtQdWVWrVpX77rtPTyR65swZadSokXTv3l2Hq0B62PcA&#10;ALAegnsAACwiMfGS7Dx64/r1sQkJ8mi3nDNJ8rAJc+y65R4AcrtRMxbrADXZ8dAz8tus5aZ1Y+pY&#10;qyYUVSUwy5Urp/tUiRJVThS4HvY9AACsh7MoAAAWcfDUGYmKsW90W9HCBaRYofymZW3rdx3M0C33&#10;9lC34U+aNMm00qcmw5s8ebJp2U9Nmjt27Fg92V5WqVq/I0eONC0ASNuRU+Hyx9zVppXil7+XyInT&#10;Z03r+saMGaNHOKsANRkXTnEj7HsAAFgTwT0AABYQG58ge46fNq0bS0i8JI90bWda1vfVxDl60jtH&#10;ef755+WJJ54wrfR99NFHMnDgQNOy365du+Shhx7SwX9WJNh+50ceeUSeeeYZ0wMAaftm4n9pHidj&#10;4+LlywmzTSt9ixYtktGjR0vnzp0lODg4x0xkjuzHvgcAgDUR3AMAYAEqtI9PSDQt+/j5+0vNiqVN&#10;y9oOh4TJXwvXmZbr9OrVS5566inTci01QZ+q9fvPP/+YHgBImwpNb21RVz4ffJ8MHdJbKpUqKpVL&#10;F5fhL/aR7//XV+7v2FwSE9M/R+zdu1dfqKxVq5Y899xzOjhNDk8Z9YzrYd8DAMC6CO4BAMhmEdGx&#10;cuiUfbeip6Y+EN9/a2vTsj416d3FqOtPvOtojz/+uLz55pum5Tp///23NGzYUKZOnSolSpQwvQCQ&#10;Nm8vL2nXqIbc3KC6tKlXVQrkC5I8Ab7StGZFaVyjgjSoVi7dWuFqEtDXXntN8uXLJ++99574+PiY&#10;Z4AbY98DAMC6CO4BAMhmakLazI5K8/f1lTvbNskRS8cW9cxP7TrvvvuuPPbYY6YlMmHCBLn33nt1&#10;Dd4hQ4ZI7dq1pXr16nqbI0eOmK3SFh4eLn379tXL6dPXL2v04IMPSkBAgCxdulRatmxpegHAPp4e&#10;HpJox3khLi5OX5w8d+6cfPDBB1KgQAHzjDDqGZnCvgcAgHUQ3AMAkI3CL0ZJyJkLppVx+4+G2D4Z&#10;21ZywNKydiXJE+Bva7jO4sWLZcaMGaYlsnXrVj2pbbt27XT9+g4dOkjVqlVlxIgR0rFjx3TLAahR&#10;hWrbKVOm6Jr1hQsXNs+kbdy4cbJhwwZp1qyZ6QEA+3l5etqOR+rgmT4Vig4bNkwf115++WWpUqWK&#10;eSZJcngKZAT7HgAA1kFwDwBANtpx+KRZy7gAX285euqMaVlbviB/aV6rgmllLxXOV65cWTZu3KiD&#10;h+nTp8ugQYP0hLRLliwxW6VQo/NVqL9//37577//5KabbjLPpO/2229Pt7QAANyIp6eHJFynrrii&#10;LiT++++/0qdPH2nbtq3pvRajnpER7HsAAFgHnygBAMgmx8PPy9mIzNV897J9sN6296hpWV/7htV1&#10;HV2rGDhwoHil+nlUMK+cOHFCPyZTJQA6deqkQ/v58+dL8+bNzTMA4Dzqwt/1ypWsXbtWhg8fLm3a&#10;tJF+/fqZ3rQRniIj2PcAALAOgnsAALKBug1d1bbPLC8PkTMXIkzL2ooXzCd1KpY0LWsoU6aMWUsS&#10;GBioHxMSEvRjsrfeekvWrFkjMTExEhwcbHoBwLnUxdnU5UpiY2Mvh6BHjx6Vd955RypUqCCvvPJK&#10;umVJKFeCzGDfAwDAOgjuAQDIBgdPnZGomDjTyhgfb09Zv+OgaVlfxyY1LfchPvVo+9SuHh2oJtsb&#10;O3asDi4efvhhRg8CcAk96jlVuZLVq1frybbVJNmvvvqqPoapCUHVJNjpST7uctxCRrDvAQBgHQT3&#10;AAC4WGx8guw5ftq0Mi4uNk5i4uJNy9qqlikmFUoUMq2c5/XXX5cHHnhAXnjhBV3//quvvjLPAIDz&#10;qDrjqcuVHDp0SBYuXKhrih8/flwHqcWLFzfPAo7DvgcAgHUQ3APItIjoGJm1ZodMWrJRfp+/Vkb8&#10;vVSGT55v2WWU7eebt3aHxMTmjMAT7ishIfGK29AzIsDXRzbsOmRa1qZG3HVoXN20cqbkkfmqZE61&#10;atX0aMM9e/boPgBwFi8PzysmCD1w4IB+jIiIED8/v3TvGkqNUc/IDPY9AACsg+AeQKZs2X9M5qzf&#10;IwniIQH+/pIvbx4pUaywXPLyli0Hjuvnrbas3nFA/lywVt4eNU0OZGG0M5BVAX4+Ur5YAdPKmNNn&#10;zmU69He1RtXKSuHgPKbleCpEGDRoUJrLf//9Z7ZyDH/bcW7EiBESHR0t/fv3v6KMAAA4mhr1fCnV&#10;sf7gwZTyaJGRkfLxxx9LWFiY6Ulx/vx5OXz4sB4lHRISovvUowpf1STbaX0NkBr7HgAA1kFwDyDD&#10;dh89KQdCz4mvj7fpSVGhVFGpXfnKSR+t5syFSPlm8jw5fvqs6QFcr3KJQuLjfeNRa6kF+nnLzoMn&#10;TMva1PHh5npVTMs5VIg+fPjwNJd169aZrRyndevWMnDgQFm6dKkMGzbM9AKA43l5ekqCGa2sLhSq&#10;QFSNdu7YsaN88cUXMmbMGClU6NoyZGqE85w5c2T27NmyatUq3bd+/Xp9MXPevHm6DVwP+x4AANZB&#10;cA8gQ+ITEmXLwZP6TX16KpQqJkULBZuWNUVGx8ov/yy7ooYn4EoqtK9SsrBp2efgsVCzZn2t61SS&#10;oAA/03K8vXv36pAgveXll1/W282dO/fyyD/l/fff18+XL1/e9CTp0KGD7n/wwQd1W4X0qv3EE0/o&#10;drJvvvlG9z/33HOm58YmTZokFy9eNC0AuDFdZ9zc2aPuLhoyZIhMmTJFl+tq2LDh5VIkVwsODpY6&#10;deqY1pVUua+0AlcgNfY9AACsg+AeQIbM37Bb/P18TSt9dSqX02/8rezIqXBZsnG3aQGuV65ofgmy&#10;4/WkBPp6y5GT4aZlbfmC/KVZzQqmBQDIKE816tmUK8mbN6/cdtttEhgYqNs3osLVq7f18fGRJk2a&#10;mBaQPvY9AACsg+AegN3URFURsXGmdX2BAX5SvHDmani70n9rtwtj7pFdPD08pHqZIqaVPi9PD9m6&#10;96hpWV/7htUzXAYIAJAkxvZea/fhE3I+IkoPMsgoFZQ2a9bMtJI0aNBAAgICTAtIG/seAADWQnAP&#10;wG5rdh4SX9sbcnuVL1nUrFnX6bMXZceB46YFuF7xAnmlQJ7rf6D18lBzM0SYlrUVL5hP6lQsaVoA&#10;AHupMlwL1+2Qe14bLttt703i4+Ol16vD5cvfZ+sgNSOqVKkixYsX1+t58uRJt4QJoLDvAQBgTQT3&#10;AOx2LOycWbNPofx5xc/X/qA/u6zffcisOd7KlStl7NixVywTJkzQdbfPnz9vtkJuV7Ns+he5fLw9&#10;Zf2Og6ZlfR2b1Ey3/i0AIG0HjofK01+MlRe//UOC/P3kx5f7yYwvnpPbWtaV3/9bKd1e+lom2B7j&#10;4hPMV9xYy5Yt9fFYjYD28uIuKKSNfQ8AAOsiuAdgFzVFlae3d1IjAwoXyGvWrGv7wRNmzfFGjBgh&#10;Dz300BXL/fffLx07dpQiRYrI22+/bbZEbpY/KEBKFsxnWleKi42TmLh407K2qmWKSoUSTD4HAPa6&#10;GBUtwybMlvvf+F62HzgmLz54m4x9Z4A0rFZeiuTPK2/0v1vGvj1AqpUtLl+MnyX3vv6dLNqwU4+Q&#10;vpHChQtLmzZtpFKlSqYHSMG+BwCA9RHcA7DL4RNh4puJ4L5QcNphpJWEn4+QsHMXTcs5xo0bJytW&#10;rNDLwoULZfz48frW4XfeeUd+/fVXsxVys2qli+ia96kF+HrLhl3OuyPEkdTIulsa1TAtAIASn5D2&#10;KOXES5fk72UbpcfL38r4OSvlzjYNZPLHT0uvW5qKl+eVH9Gqli0uw1/sI0OH9NbniRe+niBPfPKr&#10;7DyU9sAD9b4m1lzwrV69un5E7sO+BwBAzkdwD8Aux8MzV9Ylb6C/WbO24xksA5RRdevWlebNm+vl&#10;5ptv1qPu//77bx12jhkzxmyF3CzQz0fKF7tyQuewM+clMTFnTJ/csGpZKZI/j2kBAFRA+uyw8Xpk&#10;c2o7Dh6XRz8YKe+MmCqliuSXX998TF7rd6cUyBtktriWer/Qpl5VmfD+k3pk9L5jp6TPOz/p7xFq&#10;O1ek9v3keTJu9grTQm7EvgcAgHsguAdgl7MXMjYxVbI8QdefdNMqQpwc3KdFTdzl7+8vsbGxpidJ&#10;RESEfPrpp9K2bVt9i7EasdSjRw9ZsmSJ2SLJsWPH5KmnnpImTZpI5cqVdfmdkSNHXnMLc0xMjHz+&#10;+efSokUL/f1uuukm+fHHHyUxURVAgpVULlFIfLyTasEG+nnbPmA7r4yTI/n6eEvb+lVMCwCgTF+y&#10;QVZu3Sc/T12k22qS8Q9+mS593/1Zjp8+K28/2k1GvPaI1Chv/4Te3l5eemT0X58Mlgc6t5DZq7ZI&#10;t5e/kR+nLpDImFjZc+SkTLP9uyNnLM6W9zawBvY9AADcA8E9ALtEJ2SuxrYK9Ly9rH+oUbf2upoK&#10;z6OiovTo+2RxcXHSrl07ef3116VcuXLSv39/3Z4zZ45+3Llzp95OTWzbvn17mTJlih7B37dvX/21&#10;jz76qLzxxht6G0WF9h06dJAXX3xRSpQooWvs58uXT5544gnp06eP2QpWoUL7KiUL6/WDx0L1Y07Q&#10;uk4lCQrwMy0AgAoyv588X6//MXeVfDd5nvR4+RuZsXSjDj0nf/S03N6q3jUl0uyl7mh85t5OMvGD&#10;gdK6bhUZMW2RdH/pa3nth0n6An5MbJx89cccszVyE/Y9AADcB8E9ALtcykK5DjVCx+qibR8ynOnh&#10;hx/WI+jV0rp1aylfvrwOz//3v//Jk08+abYS+euvv2TNmjV6hLyqff/aa6/J999/LxMnTpSEhARd&#10;K1+ZPXu27N69W0aPHq23VWH9/PnzpWnTpjJ9+nS9jaKeW7p0qXz33Xc65FeT4aoSPR9++KH+Xurf&#10;g7WUK5pf8gf46dFqKsjPzJKYECsXL4RneEnre91oKZA3UJrVrGB+egCAMvrvJRJ+Pmn+nITERPnF&#10;1q5ZoZRMeP8pHXo66mJn6aIF5eOBveTnV/vr73ngeMpF37lrtsmaHQdMC7kF+x4AAO7D45I908ID&#10;WXT48GE9GWfv3r2lbNmyphdWoEZy79ixQ5555hnTk7Y/F2+UwIDM1atfsGrLNTU2raZ+lbLyRNeb&#10;TSttX3zxhTRo0ECPdLeXGgGvytdUq1ZNl8VR4uPjJTQ0VE6dOqVL16iAvlWrVvq5s2fP6v8e9erV&#10;k8DAQN2nHDhwQCpWrChPP/20fP311zJz5ky57bbb5M4779ThfNWqVfV26pCuapEmU2V21PcMCQkx&#10;PUmio6P1yPuuXbvqiwJwvI8//lhfpFGLq/01d6688+23pmW/jVOnmjXX2bZtm8yYMUMGDBggBQpc&#10;WeMfAKzg+PHjej6aXr166XPxjagLrz1e+ebyJJ3JPnrqHunQpJZpOZYKaO9/4/srwlOlQskiMv7d&#10;J1w2iMLe95WwD/ue/dj3AADuiBH3AOySOgzOKA/PzH+tq6gPHc40adIk2bhxo162bt0qJ0+elOXL&#10;l+tQXQXwYWFherv8+fNLs2bNZPHixfLuu+/qEjhqFL0K4JXkuvSqnn2nTp104KkuCqjgfsiQIbJs&#10;2TL9vKIuEKhR+ZGRkZcD5ORFlc/x9PTUz8P93H3LLTL4oYf0evEiReTlxx6zawEAZN23f869JjhV&#10;VPkQZ93h99fCddcEp4rqmzhvtWnB3bHvAQDgXgjuAdgnCzfnxCckmDXr8vf1NmuuoyaLffbZZ3W9&#10;elW+RgkPD9ej+m+99VYZPny4DvjVCP/kEjnJvL299aj7adOmSb9+/XSt/K+++kratGmjJ7JVI+/V&#10;pLfqsXDhwtK4ceNrFlWq55577jHfEe5E1a3tb9sPnunTR0JCQyUoMFDuu/32Gy4AgKzZcfC4LFi/&#10;Q/x8fSTAz1cC/f10TfB8QQESExuvQ05HUxf11+86JE1rVpQWtStLq7pVpE29qnJzg+rSrlENOXAs&#10;1OkDFJD92PcAAHA/lMqBS1Aqx7rsva108tJN4u+XuZqYs5dukNj4zE1u6ypt6lWRBzo1N620ZaVU&#10;zpYtW6R27dqmN4WqX//UU0/JN998I4MGDdKT0f7yyy/y008/yWOpRkDv3btXqlSpIgMHDpRvTQkU&#10;NUq/UKFCel1R/4a6EDBv3jxZuHChnrQ2ODhYSpcurcuRXE2N9lcj/OEc2VkqJ5k6xT/x9tuy+8AB&#10;+fvHHyUoIMA8Yx2UygFgdRktV5KbUa7Esdj37Me+BwBwR4y4B2AXb8/MHS4SL12SuARrh/ZKnkzW&#10;78+KCxcuyA8//KDXmzdPumiwa9cuPZpeBfipTTW1x1X5G+W9997TI+m3b9+u20qdOnWkT58+el2N&#10;4ldUOR21zZIlS3Q72YYNG3RI+sgjj5geuCNV4upF23/jejVqyPa9e00vAAAAAACwOoJ7AHbJG5C5&#10;0fYRUTFZqbLjMsUL5jNrzvHhhx/qEfXJiypvoyam3bx5s9x77726dI2i6turcP6VV17RE9KqIP/9&#10;99+Xt956Swf6KuxXevbsKX5+fvpr1WhlNWr5r7/+krfffluKFCkibdu21du98847epLb7t27y4gR&#10;I/S/N3nyZOnWrZvkyZNHj9CHe6tctqwMs+1PTerUMT0AAAAAAMDqCO4B2KVwcJBZy5iLEVFmzdqK&#10;FQo2a87x+++/65r1avnuu+90yF6+fHldfue3334zWyUF7bfffrt89tln+pZoNSmtmth29uzZuuTK&#10;/PnzJSEhQWrUqCETJ06UiIgIueuuu3QZHhXOq9I3s2bNkrx58+rvV7NmTf01qlyOKr1Tr149Hfqr&#10;EjqqRn5a5XsAAAAAAACQvQjuAdilcsmiul52Rp27EGHWrMvH20tKFXZOrXc1yl393VIvaiKvc+fO&#10;yerVq+W5554THx8fs7XowF1NVBsSEiJr1qyRgwcPysaNG3Vov2DBAjlx4oR4eXnpbVVgr2rfq23U&#10;9zp06JCsX79eGjZsqJ9Ppkbxq9I46nm13ZEjRy5/T7ink2FhsmDVKjl/8aLpAQDkRDv375evxozR&#10;E40DrsS+BwBA9iO4B2CXQH8fiYqOMS37nTpzzqxZV5XSxXR4byXFihXT5XPKlStnetLm6empt2nS&#10;pMkNJ35Wz6vt1Oh7Vfsc7mvt1q3y7EcfycFjx0xPkm179sjC1atNCwBgdfuOHJFfpkyRU+HhpifJ&#10;zMWL5dtx40wLcDz2PQAAsh/BPQC75fH3NWv2iYmNl3MXrV8qp1bFkmYNcG/j/v5bXh82zLQAADnV&#10;knXrZMI//5gW4DrsewAAuA7BPQC7Na5WVi7Z/mevIydCRTJRXseVvL28pGmNCqYFAAAAAAAAZD+C&#10;ewB2KxKcR2KiY03rBi5dkkMquLe4RtXKSd5Af9MCAAAAAAAAsh/BPYAMaVatrCTaMYp+/7FTEpmJ&#10;mviupOra39W6nmkBAAAAAAAA1kBwDyBDShctIJ6XEk0rbSqw33Xgykkxreiu1vWlUHAe0wIAAAAA&#10;AACsgeAeQIbd3qyWxMakPZo+JjZOVm3aLfEJCabHmm6uX1U6NqlpWoB7ioqOlgsREZeX+Ph4PUtF&#10;6r7UCwDAmjbv2iXL1q+/vISGh+v3Wqn7Ui+Ao7DvAQCQfTwu2Zh1wGkOHz4s48ePl969e0vZsmVN&#10;L6xgzpw5smPHDnnmmWdMj33UmPuFG3bLuagY8fXxkcTESxISdka27Tki0bF21sHPBgXzBckdLetJ&#10;yzqVTI/9vvjiC2nQoIG0b9/e9ADp+/jjj6V169Z6cbV/Fi2S17780rTst3HqVLPmOtu2bZMZM2bI&#10;gAEDpECBAqYXAKzj+PHjMmbMGOnVq5dUrFjR9LpGTjqeK5l9X4m0se/Zj30PAOCOCO7hEgT31uWI&#10;N7lh5yIlMdHaI+wVfz+fLE1ES3CPjMjO4H7dtm3y2/TppmW/Ya+8YtZch+AegNVlZ3i61/YeevGa&#10;NaZlv/49epg11yI8dSz2Pfux7wEA3BHBPVyC4N66eJNrP4J7ZER2Bvc5CcE9AKvLzvA0p+F9pWOx&#10;79mPfQ8A4I6ocQ8g2+w+eFB+nTo1wwuAzDl37pwsXbpUPwIAcjaO6cgO7HcAALgOI+7hEoy4t67s&#10;HJ2yZO1aGfLRR5KQwYlss6t2JiPukRFqxL0SHBysH61ATU4bEREhQUFB4u3tbXqzV/IHf0bcA7Cq&#10;5FHPCsf060s+pr/88sv6EVljxX3Pivudwr4HAHBHBPdwCYJ768ru20o32P7tQe+9J3ltb/6HvvSS&#10;+Pr6mmfSVzmb9iGCe2TEP//8Y9as4+LFi3LgwAGpUKGC5MmTx/RaQ9u2bXUIAABWc/bsWVm2bJlp&#10;WYcKT/fv369LqFjp+Onj4yOdOnUyLWSFFfc9q+53CvseAMDdENzDJQjurcsK9SBXbNwoA995R/p2&#10;6ybP9Oljeq2H4B45HcdiAHAfHNORHdjvAABwHWrcA8h2LerXl55dusjY6dMlJDTU9AIAAAAAAAC5&#10;E8E9AEt46v77ZUjfvnI+IsL0AAAAAAAAALkTwT0AS8ifL588cOedUrV8edMDAAAAAAAA5E4E9wAA&#10;AAAAAAAAWAjBPYBss3TdOuk1ZIjsOXTI9AAAAAAAAAAguAeQbc5dvCi7Dx6UqOho05Pk699+kz4v&#10;vWRaAAAAAAAAQO5CcA/AckJOn5b9R46YFgAAAAAAAJC7ENwDAAAAAAAAAGAhBPcAAAAAAAAAAFgI&#10;wT0AAAAAAAAAABZCcA8AAAAAAAAAgIUQ3APIduNmzJDPRo68vOzYt09iYmOv6Eu9AAAAAAAAAO6M&#10;4B5Atpu9dKkO75OXA0ePSlx8/BV9qRcAAAAAAADAnRHcA8g2bRo1kj++/DLDCwAAAAAAAODOCO4B&#10;ZJt8efJItQoVrlmKFywooceO6ce0ngcAAAAAAADcmcclG7MOOM3hw4dl/Pjx0rt3bylbtqzphRXM&#10;mTNH1q9fL3369DE92S8kJET/XJ06dZLixYub3uw3ZswYadq0qbRv3970ADkLx2IAcB8c05Ed2O8A&#10;AHAdgnu4BG/wrCs5uId9CO6Rk3EsBgD3wTEd2YH9DgAA1yG4h0vwBs+6Tp8+LefPnzctawgNDZUF&#10;CxZIu3btpEiRIqbXGoKDg6VQoUKmBeQsHIsBwH1wTEd2YL8DAMB1CO7hErzBQ0awvwDOwWsLANwH&#10;x3RkB/Y7AABch8lpAQAAAAAAAACwEIJ7AAAAAAAAAAAshOAeAAAAAAAAAAALIbgHAAAAAAAAAMBC&#10;CO4BAAAAAAAAALAQgnsAAAAAAAAAACyE4B4AAAAAAAAAAAshuAcAAAAAAAAAwEII7gEAAAAAAAAA&#10;sBCCewAAAAAAAAAALITgHgAAAAAAAAAACyG4BwAAAAAAAADAQgjuAQAAAAAAAACwEIJ7AAAAAAAA&#10;AAAshOAeAAAAAAAAAAAL8bhkY9bdwsqVKyUyMtK0cCN169aVwoULm5bzHD58WMaPHy+9e/eWsmXL&#10;mt7slZCQIIsWLTIt2KNVq1bi5+dnWs5jxf0FcAe8tuzD+SHjXHV+AJCCYzqygyP3u7Nnz8r69etN&#10;Czfi6+srrVu3Ni042+nTp2Xz5s2mhRsJDAyU5s2bmxYAR3G74P7rr7/Wwb2Pj4/pQVri4uL0Y8+e&#10;PaVy5cp63Zms+MEiNjZWhg4dqtfZX64veX95+umnJSgoSK87Ex9EAefgtWUfzg/2c/X5AUAKjunI&#10;Do7c744ePSpjx47V65xvry/5fPvyyy/rRzjf3r17ZdKkSXqd/fP61P6pgvvBgwebHgCO4nbB/U8/&#10;/STFihWTu+++2/QgLSEhITJ69GiC+6FDpV27dtKsWTPTi7Rs2LBBZs+eTXAP5HC8tuzD+cF+rj4/&#10;AEjBMR3ZwRnB/X333Sfly5c3vUjLrFmzZM+ePfp8C9dIDu779esnxYsXN71Iy7Rp0+TkyZPy+OOP&#10;mx4AjkKNewAAAAAAAAAALITgHgAAAAAAAAAACyG4BwAAAAAAud758+dl27ZtuixNdHS06QUAIHsQ&#10;3AMAAAAAgFwrJiZG9u3bdzmwVwH+9u3b5ciRIxIfH2+2AgDAtQjuAQAAAABArpOYmCjHjh3To+zP&#10;nj1repNcunRJTp06pZ9Tj6oNAIArEdwDAAAAAIBcJSwsTLZu3SohISHXDeXViHs18n7Hjh16JD7g&#10;KgmJl2TviTBZvfuInIugdBOQGxHcAwAAAACAXOPAgQNy8OBBiYuLMz03FhUVdbmcDuBM6jLSsbBz&#10;snDLPtl1NFRCz0XI0u0HZeP+4xIVa/8+CyDnI7gHAAAAAAC5xuHDh3UQ7+/vb3puzMvLS1auXCmb&#10;Nm0yPYDjhZ2PlKXbVEh/QqJjr5xf4VjYeVm4eb/sPBoq8QmJpheAOyO4dwB1W90///xjWoC1LN20&#10;Wxau32laAAAk4fwAAMjNVE17NfJefZ739fU1vdfy9vbWI+2nTZuma90DznAxOlbW7jkqK3cdlvOR&#10;6ZfFSbTtr/tOhMmCzfvk4KkzzL0AuDmCeweYM2eO/PTTT/qkD1jF3qMnZdDnv8mzw8ZLSNiVEy0B&#10;AHIvzg8AACs6dvKk/LNo0RXLzMWLZcnatRJy+rTZyvFUjfujR4+Kn5+feHh4mN6kwP7cuXMyffp0&#10;Xd/e0dZt23bN73v1cjIszGwNdxUblyBbD52UxVv3y8mzF03vjcXGJ8g229ct2nogQ18HIGchuM+i&#10;yMhIGTt2rL7K+fPPP5teIPuEn78oH/wyXR548wdZtW2f7vP05KUOALkd5wcAgJVt3LlTXvvyyyuW&#10;V4YOlafff1+6PPqoPPvRRxIZ7ZwJOhMSEnTN+zNnzkhAQIAkJibKvHnzZMmSJXrdGX6bPv2a3/fq&#10;ZfvevWZruBs18aweOb9lnxzSI+fNExkUYUbqr9h5WM4ygS3gdvi0lkW///67vgqvqBnply1bptcB&#10;V4uNi5dRMxZLt5e+kamL1+tb6JJ5eqaMHAEA5C6cHwAAOUmfu++WMZ98opdfPvpIhr3yinRp00YW&#10;rFolH//0k9nKOVTd+/3798u///4rFy5cML3O9eM771z+fa9eGtWqZbaCu0iaePa8LNri2Fr14Rci&#10;Zdn2g7KBCWwBt0JwnwXHjh2Tv//+27SS/PLLLxIbG2tagOus23VQ/py/RiKjY0xPCi8PXuoAkFtx&#10;fgAAOEqhQoX0o7rz3FlKFi0qdatV00uDGjWkbbNm8tFzz0nFMmV06RxnjYDPLjUrV778+1695MuT&#10;x2wFd3DGhOsbnRiuH2cCW8Ct8GktC0aMGKFvqUtNTVbz119/mRbgOi1qV5bJHw2SB7u0FM9UtRkV&#10;D0ZUAkCuxfkBAOAoQUFBUrBgQdm4caPpcQ1Ve75kkSKSkJioF2dirk84y7It++RiRLR4ezk3imMC&#10;W8B9ENxn0tq1a2XdunWmdaVJkybJaSdOngOkJ9DfT+5oXV+9s5ViBYNNr4gXwQwA5GqcHwAAjtKh&#10;QwddD96VZWJ37Nsna7dtk1tatBAfb2/T6xypS8oBjqQuOq3etk+27jksAd6eV0yG7AypJ7ANOeOa&#10;0k8AHIvgPhPUKPuRI0ea1rViYmLk119/NS3AddSV9M/HzZS8gf4y/t0n5NNB90qJQvnFk1IIAJCr&#10;cX4AADhKxYoVpU2bNnri1gkTJsjOnTvl8OHDGV5Onjypv5+6az153jhl3N9/yyOvvaaX/q++Kj0G&#10;D5beL7ygy+a8+dRTZiv38d5338mrX355zbJtzx79vPrbXLx4UecQaf0drbZERETonxvpi4iKkaWb&#10;9sjhY6ckyM/H9DqPmsB23d5jTGAL5EAetg9ybnU5+aeffpJixYrJ3XffbXocT9Xz27dvn2mJ/PDD&#10;D3LkyBFp2bKl3H777bpPXTmtVauW06+gZlZISIiMHj1aevbsKZUrVza9zqNO4OPHj5fevXtL2bJl&#10;TW/2UnMRDB06VNq1ayfNmjUzvTnb3DXb5JXv/pRX+t4h3ds21n0xsXFy9mLkFSMsM2rDhg0ye/Zs&#10;efrpp/Xtsc5mxf3F3W3atElmzZolgYGB4ulJkHc9aqKyunXrym233WZ6cg5eW/bh/GA/V58f3B3H&#10;Yvvl5GOxo3BMR3ZTk7jOnTtXwsPDTU/mtW7dWs4lJMhrX34pRQsVkvx585pnbK/3iAgJOX1a8tiO&#10;jYMfekju6dLFPJN5ixYtSnfy2YTES7Jxw3rTupb6nK8+R2fVkI8+koWrVkmQ7fdKKzV4f8gQadu0&#10;qSxdulQvOYkqp6TuzFAXeXKqvXv36moK/fr1k+LFi5verJm2dJNs2nvUtFJULFVUShUrJJExrpkv&#10;sVTBfFKtdGEJ8PM1PVkzbdo0fSHu8ccfNz0AHIXg3gFeeOEF2b17t9x5553y2GOPmV5rI7h3v2Am&#10;ynaS7/nKt1IgX5CMefMxh37gJ7h3f2vWrJF58+ZJtWrVxN/f3/QiLSpYq1KlivTo0cP05By8tuzD&#10;+cF+BPeOxbHYfjn5WOwoHNNhFWqEdVhYmGnZLzQ0VP777z9p3769Pu4t3bhRB/cv2z5T32cGxCVT&#10;wf2Ln34qW2yfu394+21pXr++eSZz5i9YKJERF03rSjcK7mvWrCn33HOPaWVecnC/ZNw4yXudc6ga&#10;ca/+TkePHpXu3bubXutSAx3VHAiqnJK6M6NVq1bmmZzFlcF9sjqVS0vevEESExtvepwgMUF++3ux&#10;fPzUPVK+RGHTmTUE94DzENw7AMH9jRHcO9/3U+bLqBmLZcSr/aVeFcf+jQnu3V9yWDRkyBDCohsY&#10;NWqUBAcHE9y7Mc4P9iO4dyyOxfbLycdiR+GYjpxOBdFjx46V++67T8qXLy//LFqUbnCvbNyxQ/q9&#10;8orc1b69vDt4sOnNGFXze/exUDm4Y7NIfNqjm28U3BcuVU66dusuJQvlS3OkvL3sDe4VdTfWnj17&#10;9Pk2p1BzIKhySr169cqRI++zI7hXvL09pWG1CuLp5SVxCQmmN+t8vDxtr7G1snzzbt3+88NBBPdA&#10;DsA9uIAbOHoqXH6buUy6tKjr8FAGAJBzcX4AALiLYFM+JzIqSj9mhBqvePDkGVm4Zb8cOnXW9GaO&#10;mmB04/7jsnzHIeqFX4caaa8uyKhySrBffHzSBLZb9hwSf2+vLJdf9rV9j80798vr3/5+ObQHkHMQ&#10;3ANuYOjvs8XHy0sG9+poeoDcJTI6Rkb/s0S+GD9TjpzM+K3agLvi/ABX4lgMwJlG//WXfqxTrZp+&#10;tNfp8xGyZNtB2Xb4pMTFO24E89mLUbJs+0HZdOCERMc5sbRJDla/fn09BwIT1macmsB22abdcuj4&#10;yUxNYOvt5SknTp2Wt777Q6bMX60vXgHIeQjugRxu+eY9smTjLnnkrpulSP6USZyA3EB9+Jrw3yrp&#10;+r+vZfikeXr9oXd+kt2HQ8wWQO7F+QGuwrEYgCP9t3y5fPTTT5eX9777TroNGiTT5s2TMiVKSM/O&#10;nc2W1xcZEyfr9h6TVbuOyIWoGNPreEdPn5OFm/fL3hNhkphIOJqammxdycwcCEgSGn5BFq/fKWfO&#10;XpBAOyaT9fTwkMjIKPni1+ny46S5tnM0F5WAnIzgHsgm6or3zkMnTCtzYm0n4c/Hz5IyxQrJfZ1y&#10;fh1mICPCzkfIhLlrJPxi1BX1RdXolBe+niBnL0aaHiBn4fyAnIRjMQBHW7dtm/zx77+Xl78XLtTn&#10;xgfuvFPGfPKJBAUEmC3TFp+YKLuOhsqiLfsl5MwF0+tcqnyO/je3uu7fRO6y/9gpWbJ+h8RGx4qf&#10;j5fpvZLHpUT5bfoC+XT0NDlzPu3JlwHkLAT3QDbYcfC4DPhktHw29l/Tkzm/z1mpb0V/oXcX8fX2&#10;Nr2A+1OjO/+Yt1YOhITJ6XMRcsfNjSVPQMpEjifCzsqr3/2pP0QBOQnnB+QkHIsBONLtN98sG6dO&#10;vWZZNXGiTB0+XF585BEpkC+f2fpaaqz7sbBUo9+zoTRI8ij/lbsOy/nI64/yH/bKK/r3u9HEtEBq&#10;W/YdkdVb94qXbY9X5RAVX29PmbNsg7z1/UTZc4S73QB3QnBvQbGxsTLVdgJXM5j/8ccf8vvvv+vZ&#10;9kePHi2jRo2Sn3/+WUaOHCkJDpxhHK5x6sx5eevnv6TPOz/Jhl2HxMsz8y/BUNv3Gjl9sbSpX01a&#10;1q1ieoHcYfbq7XL6XMookjMXIqVH+6ZXjPZcs+OAfPXHHNMCrI3zA3IijsUArEQdgxZv3KPvOrsR&#10;j3xFxcPHz7TsF1ykhJSqWse00rfvyEn5fFzWLsID6UmawHa/nsB238Fj8to3v8vyTbvMswDcCcG9&#10;Bfn6+sr+/ftlzJgxMm7cOB3cT5w4UaZMmaID/RkzZuiZxb3M1VVkr4sXL8qKFSv0BZf0RMbEyg9T&#10;5kv3l7+Rf5dvMr3qNs4ECT9/Ud9Gfj4iSt9WHmXbNjYuXuITEq47SuTrif/pbZ69374aj4C72H7w&#10;hKzffdi0UqgyDT07NDetJGrUcerXHOBKnB/gzjgWA7Ac27lxz5GTsnnXIYm7zrlX8/EXKVhaJF9R&#10;Ec8bf672C8wjlRu3kSpNbhL/oPTnjYm1navnr9wkw8b9I3ttPwvgTOr94eY9h5h4FnBjBPcW9fDD&#10;D1+eyOVqefPmlV69epkWsltiYqJs2bJF3x2xe/du05vi9NkLct/r38nIGYslJjbO9CbZsveodH7m&#10;c+n49Kdyy6BPpO1TH8lNT3worR5/X1o8+p406/+ONHn4bWn2yLvS8rH3pPWAD+Rm2/NqmbVyi9x1&#10;U0MpU7Sg+W6A+zt3MUr+Xr7FtK4VHZcgbepXN60kH4yeocuPAK7G+QHuimMxACtTF7k37zki+9UE&#10;2YnXu0vdQzwC8olH4XIigflN35U8vbyldPV6UvumWyV/0ZKm91qJlxJl++6DMvS3GbJ4/Q7TCwBA&#10;1hDcW1T+/PmladOmpnUlFdrnyZPHtJDdkq9uR0VFycKFC/VdEaGhobpPKZw/r3z/v75yU4NqpidF&#10;xVJF5KU+t8uLD94mz/fuIkPu6yzP3NtJBt3TQZ7qcYsM6NZOHu/aVvrf0UYe7NJS7uvQTHq0byK3&#10;taorPt5eEnL6rPlOgPtLTLwkUxZvkOirAs6rFS2UXyqUKmpaSR/eVAkSFaICrsT5Ae6IYzGAnOLM&#10;hQhZt+OgnAo9Ix7XG5Hs4SkeeQvrAN/DL6XefKHSFaRuuzukeMXqtk3Sj05OngqTn/+cIxPnrrzh&#10;sREAgIzwetvGrLuFdevW6VC7evUrR/k405w5cyQsLEyqVasmjRo1Mr2Zd+jQIfnkk09kzZo1pidF&#10;YMGCUrdpUylfqpR4X1UqJ+zsWVmwapXsO3JEqpQrZ3pTHD5+XJauXy+BAQH6is3GjRulZs2aUtD2&#10;PZ3t3LlzetRhnTp1JDg42PRmLzVHgCphUKFCBSldurREx8TI7GXLZI/t75+87LUtR0+e1CUHCuVP&#10;exRGdHS0bNu2zbREIiIiZNeuXfqxWLFi4u3tLfmCAqRzszpSu2Ip2XbguC57oFQvX1Ke732r1LL1&#10;165UWupWLqOX+lXKSoOq5aRhtfLSqHp5aVyjgjSpWVGa1qoozWpVktb1qupSSZMXrJV6VcpI6UyM&#10;qjxw9Kgs37Dhit/36kX93kVs+0dISIjs27dPmjVrpks5OZsV9xd3d9x2fDhw4IA0b95c77Obbfvw&#10;Wtt+nXp/2G87tqjjjJoUzNfHx3yl6yzauEe27D9mWulLSLwklUsXl71HQvQ+rJy9ECl1bK+xMsUK&#10;6fbV5the+zttv3/q3/fqpWKZMuJp+9C2wfa68ff318fPnIbXln04P1j3/ODuOBbnjmOxo3BMR053&#10;/vx52bx5s9SuXVsPXMuqqJg4Wb3joGmlUOfWE6fPSr4AP/G73rlKlczxz6vL6BQoWU6KlqusR9yn&#10;J8L2ff9dvFb+XrJeLkZGm94UhYLzSI92jU0ra/bu3Svh4eH6fJuT5OTjlPp7b9++XerXr68zpvMX&#10;L8pc2/vDtM5NycupsDApWzLtOzOWrF0rB46HSkSMYy9gn7sQISfDz5mW/Xrd0lTy5027ykNGJb+/&#10;dUQeBuBKHpfcrBjWTz/9pD8M33333abH+V544QV9C/ydd94pjz32mOnNuMjISF3PXtWwTx6NVLZs&#10;WTl8OKV+aPUWLWTOqlXy07vvStO6dU1vkt+mTZMvfvlFr0/55hv9wSa1T37+WX7/5x+ZOGyY5LN9&#10;0FGT3fbs2VMqV65stnAe9TuMHz9eevfurX8nK1A1h4cOHSrt2rXTb4BO2k6ynR95xDx7rarly8sn&#10;tv/WFUqXNj1Jzto+PKs5CK6mghN14lIn+tTUZEnjZ6+UkdMX6cDlyyG9zTPpu3Dhgv4gf8T2Yf3W&#10;W2/VH1jVyLWer3wrQbY3oOPeGaD7MmKcbT/7bORI00rbA7Z9+kXb30R9OJ49e7Y8/fTTEhSUMgrF&#10;Way4v7g7daFw3rx5MmTIEB2EvPPtt/LX3Lnm2Sv5eHvLI7ZjxxP33Wd6nO9gSJiMmbXStOwT6Oct&#10;f8xZYVq2Y/UDt8q9HdL+sNPatq9dtB2Dr2fJuHGS17b/q0nC1QePHj16mGdyDl5b9uH8YN3zg7vj&#10;WJw7jsWOwjEdOd3Ro0dl7Nixcp/tOFbedi7NqvDzEfLtlIWmlbYAPx+pVq6EeHn7qEo5mRIflyDr&#10;tu2ROSs3S8J17iKqUqa4jH/3CdPKmlmzZsmePXv0+TYnycnHKXWxZNKkSdKvXz8pXry47LK937r3&#10;2WfNs2lT7wlV3nK1DTt2yKOvvy4dWneQoAKO/TscPn5SNu25ds6ZG/nzw0FSvkRh08qaadOmycmT&#10;J+Xxxx83PQAchVI5FqCunSxatEiefPJJfcBToX2+fPlk8ODB8s0330jbtm31dmpEf4/bb9fr6sB/&#10;tWW2D8+lixXT62pk/dXWbdsmhQsUSHM0vjOdOnVKX4FV1KNqW1mTOnVkzCef6OXXjz+W7956Sx7v&#10;1Uv22t50DP7gAz0SM7W0rn1VrFhRlzS6OpRRfG0ftPvd3lomf/y03Nww/TtDFixYIM8995x0795d&#10;7rrrLnnmmWd0X3IA4+vjrUsm7D16UqYv3aj7MmNI376Xf9+rlwdt/66r5bT9xd19ZNsHk/eHkbb9&#10;/6Pnn9fHkB8mTJAZ8+ebrZxLTcj51+KM7+MJts9RvupDmVEpVcmGtKjRMan3/6uXoIAAs2XOxGsr&#10;6zg/pCzZcX7IzTgWpyw5/VgMIHupUfkbdx+WQ8dOqtpfptc+6ry+79Bx+Wb83zJz+cbrhvZwX51b&#10;t07z/KSWD9II9lds3CiD3nvvmveJAGAPgvtspq5Av/766/LFF1/ImTNnxMPDQ2677Tb54YcfpEOH&#10;Drrdv39/PVHtI488IvWrV9e39228KrhXt/Fv2L5d7mjXTn/gWbpunXkmyYWICH1bf/N69fT3dAV1&#10;YlKjxtSIKFXCSFGPqq36rXriCs6TR+pWq6aXera/d8sGDeSp3r2lZ6dOcuTECdlkgq9kqYMZdcFF&#10;UaMJ1CTC11O0QD7pelND07pW48aNdS1ktV8k69Kli1lL0rFpLX3L+feT50tkdIzpzZhytv0l+fe9&#10;eilRpIjZyvly6v7i7qqUL395f2hUq5bc2qaNfG07ZqnjyIyF1x/R5CjTl22WC2ncfnwjMXHxUqJw&#10;0i25d9tea2oE8/X4246tqff/q5eMjlq2Cl5bjsP5IWVx5fkBHItTLzn1WOwM6m5dpVChtEsPAUjf&#10;6XMXZd2OAxIWfs6ugfdnzp6X36YvkN/+WSznTFk73Fjy8Sn5eOUO1GDItM5Pakk9SPLs+fPy4Y8/&#10;ysB33tF3igFAZvDON5uoiep++eUXPUpO1XxTqlatqm/Nf+KJJ66YfFbV+3v//fd13X4V2tevUUM2&#10;7959xeRea7dulZjYWGnVsKG0qF9fh/iR0Skfrtbb2omXLkmLBg1Mj/OpifjSqtOvqH51l0FOUtLc&#10;zRAXH68fk6lgRpUHUCUV7r33Xl2qafXq1RJ/1XYZpUopFC2aMipN/RttbB/UU1Mf2J+9r7OEn78o&#10;v/67zPTmTO62v7gz9WZV1VWOi3P+5Ftrdh6SXYdPmlbGBPn7yomws/oWUFWaIbfiteV8nB+QHTgW&#10;Q81XpeaqokwVkHkHT5yWDTsOSHSU7bNzqgvuyWJi4uS/Zevlq/H/yv5j3K2YUer4pI5T6niV2/xj&#10;e4/913//Sd9u3WToSy+ZXgDIGIJ7F1Mf4pcsWaLL4vz11196pKMaeadq1X322WdSqVIls+WVUteh&#10;b1a3rkRERurJT5ItW79ejwSsVaWKHgGowoPVmzaZZ0XWbd2qP8SrUN8VVAmG9IKiZCq8yCmlGtTV&#10;8r8XLJDihQtLgxo1TG8SNYpSBTJVbH97/Tdu0UKPKMjKm5MTJ07IoEGD9PdQZRDU6DIV/Pj5+Zkt&#10;UtSpXEY6Nq0tY2ctl5CwjE9KYwXutr+4u0mzZ+sLhbfedJPpyRp1XEx9ITLZyTPnZc6a7aaVcUdO&#10;nrZ9c5EPn+wp/r6un8DRCnhtOR/nB2QXjsW529KlS+XgwYP6Dl0AWaNK3mzbf0x27j8qlxLi1QFR&#10;Hw8379gvQ3+bLss27TZbIjPUcUodr5Yty10DCVSJxRnffy/P9OnDBP4AMo3JaR3A3slp1cRxP/74&#10;o545X1Ef4tWt7Q8++OANb5tPbfvevdLb9m++8vjjcu9tt+m+u556SqpXqCCfvviiHml/0wMPyN23&#10;3CJv2PqVB2z9aoTfH19+qWd2VxPZqQlubr75ZilVqpTexpFU/eTkkgzXoybnU7X7s4P6e6hJA1Wd&#10;YRWmRNvaavLB/PnySaVUE/tG2f6e+2z/7YoWLChfvPyynnDmRubPn6/fnKjAJqOjoDZt2iRvvvmm&#10;frP49ttv67+R+jlr1aqll7ScOH1WT0TYvklNee/x7qb3+pInH1S33BcrfO2kNOoiz53t2un9Ze3a&#10;tTr8U/WU1WR5jpYT9hd3t3PnTlm/fr2esLpIkSIy7Lff9ISINStXlgATCKoPNSdPn5YToaHSr1s3&#10;/SZUHccyQ516Zq/aKhPnrZadB49LXHyC7d/xlZoVSkqX5nWkQ5NaMmb2Kn0bc2bkU5Nyzloqz/e+&#10;Ve7rmPYkiKmpCRFVANrato+l5fUnn5RA276vXg9qEnF1V9RNDgrLnInXVuYknx8aNGggzZs35/xw&#10;FVeeH3IbjsX2H4snTJigS0mq97K5SfLFP3UcUXfatGrVyjwD5DzZMTmtPYoWzCt/L1orJ8PPm57M&#10;YXLaFCq0VwMY1X9n9flbHb+t7tixY/rOVJXZVKhQQULCw/XktBVKl5YaaQy4VIM4Bj/0kGldSc2H&#10;1HPwYOl8c2cmpwWQIQT3DnCj4D7a9sFefbhQB7PkWsJq9J0adZ96JL29VMmbtrYTghpZ//Hzz8sx&#10;2wHy9gED5O1Bg6SrGXWjZixX/TN//lkH+eqDUB/b30RNNKdG6KgFKVq3bi1VatTQwUwe25uIkqlK&#10;EETHxspx299SvVC6d+woL9n+G3t7eSU9mY6LFy/qMEWd4NVISHvNmDFDvvrqK30x5YMPPpDStjcF&#10;9vr2z7ny679LZfQbj0mtije+GJMczPj7+aX5+/To3FmeZX/JldTrYd7GjTosKm/bF1UpBkWFRWfO&#10;nZNw21KmeHF575lndOmujFLh0Kipc2XXwRNy6kK0xCdeexpqUquy7c1vAdPKmPx5AmTC7GXSvFYl&#10;GTqkt+m9PnWMjIyKksB0Jj38x3ZuUXc18XrIfTg/cH7ILhyLr8WxOIkqO6FGsKrJroGczKrBvZen&#10;h0xdsNq0Mo/g/kr79++XubZzWnh4uOnJOdQ5uYjtXKyCex9vb13C+GoVy5TRE9SmheAeQGYR3DtA&#10;esG9+tMuX75cRowYIWFhYbpPjazv06ePdOrUKdOjo5TnbSeEbbYT9yzb955oO4l/+MMPMsf2Ibuo&#10;mfxl1OTJ8vVvv8m/tr/HwWPH5Kl33pGf3n1Xmtaty4h7I70R9x1s659fVYNOjar8bNQomTJnjjza&#10;s6cMevBB80z61ChENWquW7duetTc9aifZfjw4TJ16lRp1qyZvPHGGxkeiXkxKlq6v/SNlC1eSH5+&#10;5eEb7l/JwcyXr7wi7Wz/ZnoYcZ87pDfKc9LXX0vlsle+udxs++/19PvvS3xCgvz7448SbOcdQ6Gn&#10;w+S7EaPlwO7tkhhvajLb9tO8BYuKZ3AxWXckUuISE6VE4QLSuFbGL2oqPt5esnHnfrkQESXj33tS&#10;8uexbzSPCotUIDtx2DDTkzZG3OcO6Y245/xwJUbcOx7HYvuPxbl1xL2a6DGjxwDAqgju7ecOwX2y&#10;iIiIy/mIlaU34v6BO++UF23vCzOC4B5AZhHcO0Bawb16E6LK4qjb2hX1IVmF9Sq0z0hZnPQkh/Wz&#10;bR+sP7L9zkdPnNAf6pLtOnBAn1TUKKxDthPOWNuH8CXjxumrw0pISIiMHj1afzDMzKj/G1H1kkeN&#10;GmVa6evfv/8VE+y5UmxsrJ4MWI14VGHISdubh/SCGSU2Lk7f6aBKJagLIjeiwhb1oVLVOFZ1iNNz&#10;4cIFeeutt2TDhg26dII62anbxDNj8oK18vGYv+Xjgb3klsY1dV/o2Qu2N5+eUjDflR/y7A1mFPWz&#10;zZ49W79RdMaHxZywv7g7FbzNmzdPhgwZosO3d779Nt2wSBnx55/yre2Y8p7tDeid7dub3rSpO42W&#10;LlsucxYskpjoGAkPDZH42BjzbArfgCAJKltTipaprEeUZkZCXLzMWrFRhr/YRxrXqGB6b8zesEhR&#10;+2pwcLD06NHD9FgXr63M4fxgnfNDbsOx2D2PxQDSRnBvP3cK7nOKvXv3yqRJk6Rfv35SvHjxyxkL&#10;wf21CO4B52FyWgdTZXHGjBmjT6jJob0KxtXEswMHDnRIaK80r1tXP6rRVmriWVU2JzVVZ7dQ/vyy&#10;zXayWbdtmzSuVetyaO8KKgBq0qSJaaWtadOmOSooUreoq7IBEVFRpuf6vG1/b/U3UBdJ1G2BaTl0&#10;6JA88cQTsmXLFnn55Zf1emZDGaXrzQ2lQski8vXE/+RcRKSMmLZIur/0tYSEnTVbWJM77i/uLp85&#10;lt3o9aBGRa5cuVIunD8nLRrVl7atmknXu++WTnd0kwo16l4x8jc2KkLO7FojJ7atlEuJSWXFMqJg&#10;3kD5d/kG6Xt76wwFRe6M15ZrcH5AduFYDAAAALgvgnsHOnHihDz11FP6qqwa1aRKKag69p9//rlU&#10;rVrVbOUYZUuW1JOfTJs7Vy5ERFwT3KsPYGryODWR7fZ9+6TFVc+7Qtu2bXUglBbVn9NubZ6xYIGu&#10;J1s3A+Uk1H/3wrb/TqtWrbo8v0Ey9QFa7S9Rtg/bw4YNk86dO5tnMk+NnBxyX2c5HnpG7n7hK/lx&#10;6gKJjo3LUtjjKu62v7gzFRBNmjVLr1/v9aBGe6uJqM6cOWN6knh6iOQP9JEmdarLrXd1l6Klypln&#10;kpw/cUCObVggCXGxpufG8gUFyOR5q6RO5TIyoJv9dcNzA15bzsf5AdmBYzEAAADg3vi05gBxcUn1&#10;QVWd19OnT+v1jh07yvfffy+33nqr0z4UN6tXT5Zt2KAnRmlQM+m299RUmK9G5MfExl4T7LuCl5eX&#10;tG/fXpdgUPWTFfWo2qpfPW9F6hY4VX4oeVEliR557TV58+uv9d/6qfvvN1vemLqAouojq3IHatRk&#10;spkzZ8qrr76q5xf4wfb9a9WqZZ5J34oVK6750H21tTsOyHeT5+n1iOiU29/V7Z5Wl3p/UROuNWzY&#10;UD9afX9xdyP//POK18MbttfBHQMGyO6DB6Vz69ZSM51SW6rUyMaNGyXxBmUW8vh5yc2tmkn9Fjdd&#10;cayMPhcmxzculMT4GwdGnrb9e8ueQ3r9gwE9dECJFLy2HIfzA7ILx2IAAAAg9+EdtR3UJGEzZsyQ&#10;f//9N83l8OGUemKq9tmnn36qS+WoupvO1LxePT0BbuPatdOc1VyNslfBgBqZX6F0adPreqoEQ/Kk&#10;h+rR6iUZjoSEyB+2/67Jy5T//pNjJ0/qD8a/2f7b1qhUyWxpn5IlS+qajaoOsBo9qahHdVHnm2++&#10;sfvvoWpATp48WU94rD6IX234pLny5Ke/yq5DJ0xPipw0olL9PRo3bqznhFCPlPDIXjOXLLn8Wpg4&#10;c6bMX7lSShYrJs8//LB88OyzZqtrHTx4MM39NC0qNqxapri0aNfZdsxK2VdjLpyR45uW2I5z1w+c&#10;vG1fsnnPIXmt351SonB+04ur8drKOs4PyC4ciwEAAIDch8lp7aBG0qsyOJXS+UCuJnnduXOnaYm0&#10;tn2AHzBggNOD+6xw9uS0V1MXN8aPHy+9e/eWsmlMrpYd1AfZ1JMPOpOqLfvnn3/q0gg33XST6c2Y&#10;iRMnytmzSbWIAwICdImL5AsiSlx8gvwxd5X8PHWhRMZc+SF94gcDdW3jzGLyQfd39YSIWbV48WI5&#10;f/68adkv5GyELJ7zj2klCS5VSYpUa2xaVyqYL1B++3ux3Nmmgbz+cPqTfDoSEyK6P84P9uP84Fgc&#10;i+3HsRjI+Zic1n5MTut6V09O6wjTlm6STXuPmpZjMDkt4N4YZmUnNalszZo101zUCPsvvvhCypVL&#10;qg26dOlSXZt24cKFekQ8oD5YqnIHu3btkvnz58uCBQv0/qGWRYsW6Q/WS5Ys0Yvaf1QtWrWo0ZOq&#10;BIKqd5w8GlNR6+rr/vrrL127VvHx9pIHu7SUSR8/LV1aJE1enEzdvg64iirJkJmgSCmeP0ia3tTB&#10;tJKcO7ZPzp84aFopAvx9ZdbSDVK2eCF54YFbTS+Qs3B+gLNwLAYAAAByNoJ7B6lSpYp8+eWXekS5&#10;qhesataq0Xrvvffe5br3yN0CAwP1hRwVpKg7HtRdHMePH9cjTdQdCYcOHdK3tO/fv1/27dunr/Dv&#10;3r1bhzk7duyQmJiUmsTJQkNDde3a+Ph40yNSJH9eee/x7vLTyw9L5dLFdB+lEOBK9pZlSE/54gWl&#10;at1GppUkdNcaiY24MoA6fuq0nLkQKR8+2VP8fX1ML5DzcH6AM3AsBgAAAHI2Pq05kLe3t77Nb9iw&#10;YfqWd0WV2Rk4cKC+tY3R97lXZGSknitB3ZWh9pH7779fL+pCzwMPPCAPPvigXh566CHp06ePXvr2&#10;7atvy1PLww8/rO/6SK1QoUJyxx136HrVat+7WoNq5WTsOwP06Dc+SMOVkifszoo61SpJvgIpt25e&#10;SkyU0N3rTUskb4CfLN2wS57u1VHfhgzkVJwf4CwciwEAAICcjeDeCdSHb1U+p3///uLr66tvW//u&#10;u+/k9ddf16PokPusWrVK37LeokUL05NxyRd+1MhMVQe5e/fuemLD6/Hy9JR7OzTToywBV1F3HaVH&#10;7ceLdhyX7/7bJuOX7ZGdx86YZ67k5SHStEUrPcF2sqgzJyUy7IQUyBskf85dofvKFCuoH4GcivMD&#10;nIVjMQBkjiMufAIA4AgE906ibj3v2rWrfPPNN1KnTh3dt2XLFj2ZzNSpU/WHdOQOapIWNZFQ3bp1&#10;JV++fKY349QH8AYNGsi9994r1atXv+JDNGAlfn5+Zu1a246dkYXbj0vo+SjZE3JO/li5T/7ZcEgS&#10;Eq+9I6lgHj+pUD3p+Jns7OGdsnTDdj3ZpvL30o36EciJOD/AmTgWA3Cl2267Tf7991+3uMs8MTHp&#10;2JadToWFyYg//5TPRo6UGfPnm14AQG5DcO9kJUqUkPfff19PVhsQEKDrjY4aNUr+97//6Zq1cG/q&#10;jauaRDBPnjw6VMmKu+66S5o0aSI+PpQ1gLWpEFGN/E3LwdALZi3F2v2hOjBKS83qVa+owR155pSE&#10;nTppWiLLt+y9HBwBOQnnBzgbx2IArrR69Wq5/fbbpVmzZtkW4OcL8pfmtSrYjlfZfwG7cP688vAd&#10;rU0rYyIiI6X3Cy/It+PGyaTZs2X+qlXmGQBAbkNw7wJq5FuXLl1k+PDh0rhxY92nJpUbMmSI/P77&#10;71dMHAf3snPnTj05cfPmzdOsM5wR6sIPkFPkz5/frF0pOjbtYGfDwdOy9Ui4aaUI9PGUijXqmVaS&#10;GoVTyj9ERsfI5r1HTAvIOTg/wBU4FgNwpUaNGunJ0bMrwPf28pJOTWrKE3ffJJVLFTG9ruVrO6f3&#10;u72NTP74aenYtLbpzZh127fL6TNn5PFevWTVxIny5SuvmGcAALkNwb0LFS5cWN544w157rnn9ERy&#10;CQkJOrh/9tln9a3ycC8xMTGyZs0aXWe4YsWKphfIHdTdRmkpks/frF1r3tZjkpjGh7tKFSuYtSTR&#10;4SFmLcmWfUfNGpAzcH6Aq3AsBuBKrVu3ll27dsnPP/+crQF+4eA80rtjU7m/QxMplC/I9DrfzQ2q&#10;yx8fPCUDe94igX6+pjfjLkZE6Me61arpRwBA7kVw72Jq9H3btm31ZLVt2rTRfapkzgsvvCCjR4/W&#10;pXTSEhkZadaQU6xdu1b/92zZsqXpAXKPIkWKXFFWIVnZwulPhHk2MkZ2HT9rWimCA7wlX8GUUVMx&#10;kRcl0DPlw9/BE6FmDcgZOD/AVTgWA3A1X19fefTRR68J8NUdZjNnzrxugD9ryRL532ef6dHmb3z9&#10;tdz11FO6ZMzISZMkLhN3qVcpXVSe6HqTHoXv55u1u9uup0LJIvLtCw/J54Pvk9JFszZZ95ejR8u4&#10;v//W6+r3fuGTT/TfAwCQOxHcZ5Pg4GB58cUX5bXXXpMCBQroNzBTpkzRk9du27bNbJVETWr71Vdf&#10;mRZygvDwcNm+fbvUrFlTChbM2ps3ICdSpT+KFi1qWinKF84jRfKlX9Zj78nzZu1KFapUN2tJyhVI&#10;qeV9MjztrwGsiPMDXIljMYDscnWAf+rUKT2B7fUC/L2HD8vc5cvl4VdekQNHjkjXW26RsiVKyDdj&#10;x8rg99/P1Kh9L09PXfd+UPd20rBqWdPrGHkD/eX53rfK7+89Kc1qVTK9WRMYECABZnLxAH9/yRsU&#10;pOcsAQDkTgT32UzdOqhG33fs2FG3T5w4Ia/Y3qh8//33epS9up3+m2++kRUrVsjevXv1NrA+NeGg&#10;n+0NV/KcBkBuVL58ebOWQt91VLOkaV0r9HyUWbtSkcJXBpzB/imnr8jotO9UAqyI8wNcjWMxkL6o&#10;8xckZM9eliwuF8OvnRsj2fUC/JUrV5qtUqhSXUULFZJfPvpI+vfoIR8//7w8cd99smLjRpm1dKnZ&#10;KuOC/H3ljpZ15PG72ki54oVMb+Z42o6hPdo1limfDJb7OjbTFwccZcC990o3kw08cOed8tagQeIT&#10;Hy+xYeHiFRmV5t/fUYt6PQAArMXjUmYuW1vYTz/9JMWKFZO7777b9GSduqX94sWLusSNM23atEmH&#10;9OrNjKJq4letWlWWL1+u202aNNE18h0hJCREl+bp2bOnVK5c2fQ6z+HDh2X8+PHSu3dvKVvWsSMd&#10;MkuVKRg6dKi0a9dOX0DJLHWBRYUwySMh1AWW+fPny0033STVq185Mi2n2rBhg8yePVvfERIU5Lo6&#10;kXAdVW973rx5etJsf//0ax9nlLroGBYWZloppq87qCdBvFrpQnnkkbbXvm7iEi/J1MmTLo+0KlSm&#10;iiw9njS5Yq2KpWT0G4/pdVcYNWqUvmuqh+3DJNwT5wf7cX5wLI7F9uNYjKw4tn2nrJn8l5wzn7uQ&#10;NfVu7Swd+jwoDz74oAwbNsz0pu3s2bPSuXNnWb16tb6wOGDAALnvvvv0+rfjxsmIP/+Un997T5rU&#10;qWO+QiQqOlra9ukjLRs0cNhErZP+nSd7w6Ilrbm64+NiZObyzaZ1pUL+HnJ300ry5MMPmh7H+2fR&#10;Inntyy9l+JtvSquGDWXjv7Nk08zZ5lnnCi5aVJr06CalarrH+5SsUO/bJk2aJP369ZPixYub3qyZ&#10;tnSTbNrr2DlhDh8/KZv2HDYt+/354SApX6KwaWXNtGnT5OTJk/L444+bHgCOQnBvB1cF90q07U3J&#10;b7/9Jn///XeatwJ+/vnnOszPKoJ7xwUz+/fvl1WrVkmLFi2kdOnS8scff0hgYKB069bNbJHzEcy4&#10;P2eFRWfOnNEjjK8Wn5Aof609INuPXlmzs3mVYtK5bhnTutK/s+fIxXNJdZeLVakjC/cnTdylbk1W&#10;dUVdhbDI/XF+sB/nB8fiWGw/jsXIrE2z5sjGf2ZKiWpVpVrrluLHsSvL8hQqKOVtn1GvF9xHRETo&#10;u8o//fRTXfdehffqWLdx48ZrgvvFY8dKvjx5zFcmUfXuvb28ZMo335ierFm0aJGcv3BBTkZ6SEiU&#10;GulvnrBJK7gP8BapUUCkZJCH1KpVS3+Odparg3t1R8P8mbPk6NGj0r17d7OV48XY/hvtWrpcTuza&#10;LfVvv1XqdelknsmdCO7tR3APOE+uLpWTmJgoO3fu1CF2Wos6MaqDtQrTExISrnleTSqrPpRf3Z+8&#10;HD9+XKKi0r7VOD3qQ9pjjz0mH374ofj4pNQNTabCb1iL2o8u2N70zZkzRyZOnKjflLZq1co8C+Ru&#10;ag4PdTH1at5entKzaUW5tX5ZKZTHX5dtKFMoj9xco4TZ4loBgSmTKfr4ptRmrlDSMW84AUfj/ACr&#10;4FgMJDm2fYcO7evf1kU6DXxCytWvJ8WrVGbJ4pLnOnO2qHOfGnxWoUIFPcdbo0aN9F1As2bNktq1&#10;a5utrqRqu18t0NYXb/tM7kgetqV44CWpVeCSFEznWqmXbaNq+T2kbcmk0D47qL+vb6GCkhAYkObf&#10;31GLej2o14V6fajXibozBY7VolZFqeCgsBxA7pCrg3tVU08F82pEfVqLuvqvgn11O58K4K9+Xk0a&#10;qyaYu7o/eVGj0NT3z4zNmzdLXFycaaVYv369/plgTerODE9PTzl48GCa//2A3Khu3bq6XMjVVEDU&#10;tFJRGdiplrx6dwPp37a6+Pt4m2ev5efna9ZEEj1STl8t61Yxa4B1cX5AduNYDIismTxVj7TXI4lt&#10;+z6cJ73AXk1Mq+rbX0/I6StLeKk70U+cOiUl05hs2xF8bIey8nkuSbX8IkGpDn8qqG9bSqSKrd/L&#10;M5fsL7bXhXp9qNeJKicFxypaIK881LmZ3N+hiRTJf+VdJQCQllwb3KvSLeHh4fq2blVr9uqlSpWk&#10;Dx+VKlVK8/kSJZJGIqkPQWk9r27dVTVtM1OGRo3kVyPz0jNu3DizBitQIypTU2110UeVRFD7GZDb&#10;qaCoQYMGpnUtFRqpUZ83kpCQ8lo7H5f04aly6WK6PANgRZwfYCUci5HbqYk3VU17VR6H0N55shLY&#10;J/tn4UKzlmTpunVy7uJFaWP7Xs4U5K3C+0tSPp+ntCgu0rCIKpGTC/cV2+tDvU7U64UJa52jSumi&#10;MuCum/SEyWriZABIT64M7mNiYmTr1q36A4qqO5svX74rFhW4qxI4anJYNXnc1c+r0jknTpyQihUr&#10;6nrtVz+vJpc9d+6cvvUvICDlFmJ7qVH6qq5uy5Yt9QesatWqSZkyZfTPo2rjqtH427ZtM1vDiry9&#10;vfW+U7JkSdMD5G7q+JV8QTSzoiMv6kcff9tx8GC4FMgbJO8+3k08+fCNHITzA7ITx2LkZudOntSP&#10;1LR3HjVHR1YC+2Sqzv3ISZNkx759MmXOHHl56FApU7y49Ozc2WzhXEWDvPUktLlZ8usk+XUDx/P0&#10;9JCGVcvK0z3aSZt6lfUcDgBwtVwZ3Ks3EGrUm5pU5uqJv9RteGo0nLqdvX79+jrcT01NWLdp0ybJ&#10;mzev/uB9NRXY79q1S4/IVxPRZcYtt9wigwcPlpdfflneeecd+eyzz2T48OF6Eq4JEybI1KlT0/y3&#10;kT2uHlGp7rLo1auXNG7cWAc0AJJkJaiMT7wkZ8JC9XrhstWkSMG8MvK1/lKljGMmigKcgfMDrIhj&#10;MQBnUYPj1DlOlaTNTGCf7Jk+feSXKVPk/uefl3e/+05qV6kiIz/4QPx8GZkM9+Pr4y3tGlSTQd3b&#10;Sr3KmcuQMqJI/rzy5iN3S9li6c9NAcA6cl1wr0J1VWc2f/78eub6q6nR7mfOnNGj5a8O9RU12l2F&#10;92okvAr3U0u+Bd7X9oaiTp06ptfx1MUEdVcArEVN+ta1a1dp37695MlDvTrgaurCaGaFnYvQj0H5&#10;C0uN+o3kj/efkjLFCuk+wOo4P8BKOBYDcIYuXbrowP7ff/+VZs2amd7MuaVFC/lv1CgZ/8UXMmfk&#10;SPnxnXekaKHcc6y5/eabZePUqdKqYUPTg9wgX5C/3N26njx+VxunTGAb4OcrA7q1k8kfPy13tr42&#10;zwJgTbnqlXrhwgUdzKvQO62r/2q0/O7du/VIpFKlSpneFEePHpWQkJDL5XOupiaNVf+GGqmvwnvk&#10;Dqp8kbpL4u6775aiTpowCcjttm/ZKCXKV5EXX3xB+t1xkx6ZAlgd5we4G47FANIzduzYLAf2qQX4&#10;+0vNSpVyVWAPKMUL5tMT2Pbu2NQhE9iqUnbd2jaSvz4ZLI/edbMO8AHkHLkquF+7dq0eZaRGy6d1&#10;i7oqgaMm7kprtHxcXJy+9a9gwYK6tv3VVOiv6uKrUfxFihQxvcgN1DwHahJjAM4RERMnPXveI5+8&#10;+4ZULENdcOQcnB/gTjgWAwDgOpVLFUmZwDbAz/RmTKu6VeT3956UV/veKYWCuesTyIlyVXCvAnU1&#10;WU7x4mnX4VSj7NUkOj4+PqYnhRqlX65cOR36X133XlGBvwr0a9SoYXoAAFmhypLFx8fLPd3ulhZN&#10;G5leAIArcSwG4CoVSpeWNo0bi7/ts7WzBQQEmLWMU2V3AVe4PIFt97ZyU70qdk9gq+aeGf5iHxn2&#10;7ANSsRR3fQI5Wa4K7lXdejUhbXrUqLgCBQqY1pVU/S8Vyqd3glf18GvWrEnteQBIh711lcPDw2Xe&#10;vHkyffp0fcyl/iIAOA7HYgBWpWq7f/P661IwONj0OE+TJk2kbt26GSpxq+6+7927t3To0MH0AK6h&#10;StO1bVBVnu7RVupXKWN6r6Umnn3rka4y9u3HpWnNaytFAMh5eAcOAG7mtttu0xODZWUCwux04sQJ&#10;CQsL0xN+p3WHkyvtOnBABr37rmkBgP04FjsOx2IAjqaOa6qknZo4Xt05f73jnLq7vmPHjvLUU09J&#10;lSpVTC/genkD/eWuVnWvmcBW1a1/ont7mfLJYLmjdX0utgNuhFczALiZ1atXy+23364nCMuJoZEK&#10;iZJld1j0/YQJsmXPHtMCAPtxLHYcjsUAnEXNfafunL/55pvTnEi+fv368vTTT0vLli25ux6WkXoC&#10;2/aNauqJZx+58ybx97227DOAnI3gHgDckJqvIzQ0NEeGRtkdEAGAo3AsBoCcIU+ePNK0aVN9rFbr&#10;pUuXlscee0zuvvtuCQoKMlsB1qImsO3duTkTzwJujOAeANxQ69atZdeuXfLzzz9nOjTac+iQvPLF&#10;F9J14EB58MUX5a+5c2XJ2rXywiefSExsrNnK8awSar07fLhs27NHIqOi9O+sfn8AyAiOxVnHsRiA&#10;KxUpUkSPvn/kkUekZMmSphcAgOxBcA8AbkpNtvXoo49eExo1b95cZs6ced1QZrPtax763/9kw44d&#10;0qVNG2lQs6Z8OmKEDB09WuauWCEJqUoo2MsqIZC9ggIDxdvLS486zRsUJP4ZmLwMAJJxLM4ajsUA&#10;XI07jgAAVuFhe/Oes96938BPP/0kxYoV07e0IX0hISEy2vahr2fPnlK5cmXT6zyHDx+W8ePH61n4&#10;1SRAVhAbGytDhw6Vdu3a6dFvSN+GDRtk9uzZur5jRm4VjTp/Qc6dPGlacIU8hQpK+apV5cEHH5Rh&#10;w4aZ3iRqnx8zZox88MEHcvDgQX078Ntvvy1dunSRtWvXyrx582TIkCHi7+8v9z33nJw+c0Ym2r5H&#10;weBg/fUqQOr78ss69Fk+YYIE2rbLiLNnz8rSpUtNK32bN2+WnTt36vU+ffpIhw4d9Hp2GPLRR7Jh&#10;+3ZZ9Ntvun0xPFz+HDtOvw5uuukm3ecMwbbzWEC+vKYFV+P8YD/OD2njWOxY6R2LAwMD9cjY3ITz&#10;Q+aF7Nkrs78eLp0HD5TiVZz/+Qc3dvToURk7dqzcd999Ur58edOLtMyaNUv27Nmjz7euwOtFZO/e&#10;vTJp0iTp16+fFC9e3PQiLdOmTZOTtvd1jz/+uOkB4ChuF9x//fXXEhkZKQEBAaYHaYmKitKPBPdD&#10;9Tr7y/Ul7y/2BjPHtu+UNZP/knOnTpkeuEq9WztLhz4PphkWJUsrNBo4cKAcP35ch0Xh58/LbbY3&#10;Xf26dZMhffuar0oy6N13Zen69U4NizZt2qRHpip9bf/+Lbfcotezw9Vh0cZ/Z8mmmbP1urMFFy0q&#10;TXp0k1I1q5seuArnB/txfkgbx2LHys5jsRVxfsgcgkjrSQ7uFc6315d8vn355Zf1o7PxekkJ7hX2&#10;z+tT+6e6mD548GDTA8BR3C64X7ZsmURERJgWbqRBgwa6jp+zWTG4T0hI0KPaYD81qs3Pz8+00rZp&#10;1hzZ+M9MKVGtqlRr3VL8MjACE1l3vVGeV1PhTefOnWX16tXSqlUrueOOO3RYtGn3bhnw5pvyru2N&#10;113t25utk3w1Zoz8MmVKrg2LXDXiPsZ2Htu1dLmc2LVb6t9+q9Tr0sk8A1fg/JBxnB+uxLHYsRhx&#10;n4LzQ+YRRFqPOh6pYx/so0qvtW3b1rSci9eL6NJ26s5C2Ed9PlLvYwA4ltsF97AmKwb3cLxj23fI&#10;3O9/kvq3dUn6IEl9yGxRuHDh64ZF6uLm999/L59++ql+Q6oCIzUB1759+3RYtHb7dj2a861Bg6Tb&#10;VaURRk6aJN+MHZupsOjMmTP64uqNbNy4UXbv3q3XrRYWKaNGjZLg4GDp0aOH6XES2+lZB53/zpIO&#10;Tw5gZCVytNx4fuBY7DjZeiy2Is4PmUIQCdiP1wsAWAOT0wJwmDWTp+qRlIT21qRCos8//1wqVKgg&#10;L774ojRq1EhWrFiha2amritaonBh/XgsjfrTJ0+fNmtwOttrSL2W1GtKlRYBcjLODyk4FiPLOD8A&#10;AADkCgT3ABxCTzR46pQuf0Boby3phUQzZ86U5s2bm61SVCxTRkoWLSp/L1wocfHxplckOiZG5tq+&#10;ztlS3wjmkc37kren5xU/j8vZfn/1mlKvLfUaA3Iizg9JOBZnXrYfi62I8wMAAIDbI7gH4BDnzIhA&#10;atpbR0ZDomQqoHm2b18JCQ2VJ99+W1Zv3izrtm2Tge++K+HnzpmtXCO7w6J8efLI+YsX5dtx42TV&#10;pk2m17WSX1PJrzEgp8nt5weOxVlnhWOxFXF+AAAAcG8E9wDghtTEmhkNiVLr2KqVvD9kiOw5eFAe&#10;f/NNeeS11y73Z5a9oyUTExPNWvbr2qGD5M+XT0b8+aeMmjLF9AKAfTgWOwbHYgAAAORGBPcA4Ia2&#10;bt0qjRs3lpUrV2YoJErtjrZtZe7o0TJh6FCZ8f33MvKDD6RgcLB5NneoW62azLf9Deb/+qt89+ab&#10;phcA7MOx2DE4FgMAACA3IrgHADfTpUsXHRL9+++/0qxZM9ObOT7e3lK9YkUpU6KE6cl9PD09dUjm&#10;5eVlegDgxjgWOxbHYgAAAOQ2BPcA4GbGjh2b5ZDIGXx9fc2a/bK7rjIAZBbHYgAAAABZQXAPALBb&#10;5bJlpU3jxuLlmfHTR1BQkPj7+5tW+qxUVxkArIhjMQAA1qXuuFMX8M/dYDJ5VVJPbXf+/HnTY7/x&#10;48fL0qVLTSvjwsPD5Z9//pExY8bI+vXrTS8AqyG4BwDY7Z4uXeSb118Xv0yO2KxSpYppAQAyi2Mx&#10;AADWNWLECHnooYfkyJEjpidtU6dO1dsdP37c9NivT58+8u2335pWxqiLBRUrVpQ77rhDHn30UT2B&#10;/s033yyhoaFmCwBWQXAPAHCZcuXKSYUKFUwrbZcuXTJrAABn4FgMAED2a9GihTz//PNSqFAh0+N8&#10;69atk/79++vJ848dOybR0dEyZcoUWbFihTz++ONmKwBWQXAPAHCpWrVqSZMmTXS5hutRExCWLVvW&#10;tAAAjsSxGACA7HXLLbfI559/LkWKFDE9zjdy5EiJj4+XX3/9VUqWLKknf+/WrZvce++9Mm3aNLl4&#10;8aLZEoAVENwDAFyuWLFi+nbMGjVqiLe3t+lNEhcXJzVr1pT33ntP38IJAHAOjsUAAGSfyZMnS8+e&#10;PS+XytmyZYtub9u2TYYNGyZNmzaVypUry1133SXLly/X26RHzU3zyiuvyD333CNr1qwxvdd64403&#10;ZMGCBVKqVCnTk0QF+OpuOxXqA7AOgnsAQLZQbw4rVaok7dq106M5VTtv3rz6zebLL78spUuXNlsC&#10;AJyFYzEAANljx44dOrxPnpz25MmTut23b1/56KOPpGHDhvoC+9y5c/V5+sCBA3q7q6nAXdWq//jj&#10;j6Vly5b6jrr0lChRQn/P1P777z+ZNGmS3H777ZI/f37TC8AKCO4BANnKz89P6tatK507d9ZvItUb&#10;VACAa3EsBgDAGs6cOSM7d+6UH374QZe2+e233yQ2NlbGjBljtkihQntVm3706NEyfPhwefbZZ80z&#10;N/bll1/qi/edOnXSYb+atBaAtRDcAwAsQdVRBgBkL47FAABkr4ceekgKFChgWiIdO3bUjydOnNCP&#10;yVRo/8QTT8iIESP08tRTT5ln7KMu2vfo0UPatm0rixYtkieffFJfIABgHR62F/olsw44zeHDh2X8&#10;+PHSu3dvJjhzUyF79srsr4dL58EDpXiVyqYXOYWqgzhv3jzp3r27+Pv7m16kRR3LqlSpot/kugKv&#10;LeR07MP241hsP1cfi62I11bG8PcC7MfrJWtU2Ro1Ul7VrK9du7bpvdb777+va86rkjnVq1fXJXFU&#10;SK9C+EceecRsJbruvI+Pj/6+P//8s+5Tc9OoJSYmRrfVefH+++/X65mhyuN98sknMnTo0AyN2gfg&#10;XAT3cAmCe/fHm7ucLTksgn0I7gH7sQ/bj2NxxhDc89rKCP5egP14vWRNVoP7X375Rfr162e2Sgnu&#10;VZivQn1FhfYeHh7y448/yrvvvisXL17Uk9qqiecz4+zZs3qUf5cuXWTmzJmmF0B2I7iHSxDcuz/e&#10;3OVsFy5c0LUUYZ+AgAApUqSIaTkXry3kdOzD9uNYnDGuPBZbEa+tjOHvBdiP10vWuCq479atm/z5&#10;558ye/ZsHbh37dpV/vrrL/18el577TWJiIiQYcOGmZ4kkZGRenL6Nm3ayMKFC00vgOxGcA+XILh3&#10;f7y5A5yD1xZyOvZhwDl4bWUMfy/AfrxessZVwX3Pnj1lwoQJuq22//XXX/UEsw888IDuS8u9994r&#10;kyZNku3bt0u1atVMr+iJb/v27auDffVzAbAGJqcFAAAAAAAAHOjDDz+UQYMGXbN89913ZgvH+fLL&#10;L3WZnMGDB0tISIjpvdbrr7+uJ6VVo/VnzZqlLxp88803MnDgQD3Ikvr2gLUQ3AMAAAAAAAAO9Pvv&#10;v8vw4cOvWaZPn262cBxVn1597/DwcBkwYIDpvVadOnVk6tSpEh0dLbfeeqvUrFlTh/2tW7eWJUuW&#10;SKFChcyWAKyA4B4AAAAAAABwAFXORlWlTm9RI90VNfpdtVWZHKVDhw66nbpMjqLK4qj+5DI5iiqf&#10;k1wmJ5masF1tN23aNNOTtk6dOsm+ffv0aPtVq1bJyZMn9YS0lDUGrIfgHgAAAAAAAMglPDw89AWD&#10;pk2bStGiRU0vAKshuAcAAAAAAAAAwEII7gEAAAAAAAAAsBCCewAAAAAAAAAALITgHgAAAAAAAAAA&#10;CyG4BwAAAAAAAADAQgjuAQAAAAAAAACwEIJ7AAAAAAAAAAAshOAeAAAAAAAAAAALIbgHAAAAAAAA&#10;AMBCCO4BAAAAAAAAALAQgnsAAAAAAAAAACyE4B4AAAAAAAAAAAshuAcAAAAAAAAAwEII7gEAAAAA&#10;AAAAsBCCewAAAAAAAAAALITgHgAAAAAAAAAACyG4BwAAAAAAAADAQgjuAQAAAAAAAACwEIJ7AAAA&#10;AAAAAAAshOAeAAAAAAAAAAALIbgHAAAAAAAAAMBCCO4BAAAAAAAAALAQgnsAgMTFxcl7770nI0eO&#10;ND0AAAAAAADILgT3AADZtm2bvPnmmxIVFWV6AAAAAAAAkF0I7gEAAAAAAAAAsBCCewCwsC1btkjP&#10;nj31iPjPP/9cGjVqJNWrV5f+/ftLeHi4nD17VgYNGiQ1atSQpk2b6m0SEhLMVyc5cOCAPPnkk1K7&#10;dm2pUqWK3HXXXfLff/+ZZ0Wvv/jii3pdlcpR/96FCxd0+9KlSzJ69Ghp3769VKpUSf/7r732mv53&#10;kyUmJuqvmT59urzzzjtSrVo16d69u/75AAAAAAAAkHEE9wBgYSdPnpTJkyfLgw8+KF9//bW0adNG&#10;h++//PKL9OrVS9q1ayfr16+XW2+9VWJjY3UA//3335uvFlm3bp3Ur19fxo0bp79WBex79uyRTp06&#10;ydChQ/U2vr6+kjdvXr0eEBAg+fPnFw8PDx3a9+nTRx5++GGJiYmR3r176wsEn3zyiTRp0kROnTql&#10;v0YF9+pnVKG9qpOvvm7NmjUSHBysnwcAAAAAAEDGENwDQA5w7tw52bx5swwbNkxmzJght9xyi8yb&#10;N0+Pbl+2bJkO4ZcvX65D9ylTppivEh26x8fH6yBdBfofffSRDvNbtGihQ/5du3bJzTffrOvbKyqc&#10;HzFihOTJk0d/n7Fjx8qjjz4qS5cu1aG8ak+aNEn27t0rzz77rP6aZBs3bpQlS5bI7t279cUBLy8v&#10;8wwAAAAAAAAyguAeAHIAFairUD5Zw4YN9eOAAQP06HglMDBQqlatKseOHdPtrVu36lI7qqyOCviT&#10;qe3effddPVJ+woQJpvdav//+u/7eH3744eV/Q+natau0atVKB/tqJH6yxo0b6wsCir+/v34EAAAA&#10;AABAxhHcA0AOULZsWbOWRJW3UUqVKqUfk/n4+Fyuca9G0yt169bVj6mp8jmKGh2fHvX1JUqUkCJF&#10;ipieFOrro6Oj5fDhw6ZHdA18AAAAAAAAZB3BPQDkAMlB/dU8PdM/jKua94oaYX81e0bEq69P62uV&#10;tL4+vZ8RAAAAAAAAGUNwDwBuqmTJkvrxwIED+jG1/fv368fixYvrx7Sorz9y5MjlEfypqa9X5XOK&#10;FStmegAAAAAAAOAoBPcA4KaaNm2q6+L/8ssvEhcXZ3qT/Pzzz/qxY8eO+tHb21s/qrr3yTp16qRr&#10;2P/666+mJ4mqof/vv//q758vXz7TCwAAAAAAAEchuAcANxUQECBvv/22Hh3foUMHmTNnjqxevVpe&#10;eOEFGT58uLRr106H80qBAgX045gxY+Trr7+WCxcuyFNPPSXly5eXQYMGyeeffy7r16/XE9Kqr1MX&#10;AtSktQAAAAAAAHA8gnsAcGPPPPOMfPvtt7Jt2zbp3LmzNGvWTLcfffRRmTFjxuUa+WqS2969e+tw&#10;Xn3N5s2bJTg4WBYuXCitW7eWF198URo1aiQ9evQQLy8vmTlzprRv315/LQAAAAAAAByL4B4ALEyN&#10;lL906ZL069fP9CR5//33dX/lypVNT5KlS5fK3r17TSvJwIEDJSQkRLZs2aKD+dDQUPnpp58kKCjI&#10;bJFk3LhxcvbsWb20atVK95UrV06P1Fdfr0brq9H7O3bsuDxSX1FldtTPMnr0aNMDAAAAAACArCC4&#10;B4BcQIXrtWvXlgYNGkjevHlN77VUzXo10v5qahLaJk2aSIUKFUwPAAAAAAAAnIXgHgAAAAAAAAAA&#10;CyG4BwAAAAAAAADAQgjuAQAAAAAAAACwEIJ7AAAAAC6zYcMGmfn/9u4CXorqDeP4S3dKd4MBSCkC&#10;oogiiB0oYouJYiG2iN0dCPgHRcEuVBBRUQlFUUQRA1C6lO7885w7c1mWvb27d3bv7+vnuLszszXs&#10;zp195sx7xozxbgEAAACIJN+u3bzrQMzMnz/fRo4caWeffbbVqlXLm4pksvSv2fbp08/ZsX37WJWG&#10;Dbyp0fX8TLMVm70bQMB0q2l2SCXvRhTF47sFxBKf4cSxfPlyu/766+2WW26xAw880JsaXXoODXbe&#10;tGlT++ijj7ypyA6+W1nD+gIyj+8LAAQDPe4BJAyF9os30mjBbBu2ex9UAEhQ6mTx2muvWaz69cyZ&#10;M8eOOuoo16EDAAAAQPoI7gEAAADEzLZt2+yJJ56wli1b2ooVK6xo0aLeHAAAAABpIbgHAAAAAuyO&#10;O+6wu+++23755Rc77bTTrGHDhta+fXt7++233fzRo0fbkUceaY0bN7ZTTz3VZs2a5ab71IN++PDh&#10;rrd7/fr1rVWrVnbbbbfZ6tWrvSXMnnzySbeMqFyOmu/vv/+2K664wg466CD33CeeeKJ99tln3twU&#10;em2nn366zZgxw8466yxr0qRJ6mPMnDnTXdfzq759iRIl3HQAAAAAaaPGPeKCGvfJLx51EAdOSylJ&#10;4pv53vO26p+Zqaf065JNGuKl4bHnWcUmbSx//vyWL18+69kgnx1VPZ83N3qoMYpEx2c45zp06GBL&#10;ly51vdUVfmtf6q233nLTrr32Whs6dKj16NHD/Q189dVXrXLlyvbHH39YsWLF3LTzzjvPTW/Xrp27&#10;v4L4119/3erWrWuTJk2ySpUq2eDBg23YsGH27bffuvBfIf3AgQNt2rRp7j56nF69elnZsmXt/fff&#10;t99//90ee+yx1HB+/Pjxdswxx7he9X/++ad7TF3X61Rdez3noYce6patUKGCtW3blhr3OcR3K2tY&#10;X0Dm8X0BgGAguEdcENwnv3js3IUH92P6d7cF335i1atX96YAsafgbOvWrdbuxqFWr3NPK1CggGsK&#10;7o+uWcBbKnr44YREx2c45xTcK2B/6qmnrG/fvm7axIkT7fDDD7eCBQu6cL1Zs2Zu+v333+9603/1&#10;1VfWsWNHe+edd1xP+N69e7twXgcaReH7Kaec4vbNVNde1Ov+uuuuc73nFdyLHle16X/88UfXo182&#10;btxoRx99tH333Xf222+/uel+cK/9vB9++MEqVqxomzdvjlgWh+A+OvhuZQ3rC8g8vi8AEAwE94gL&#10;gvvkF4+du0jBfb0iG2zChAneFCD21MO1atWqdsh1g1xwr9BM7eyG+e2YWgW9paKHH05IdHyGc07B&#10;/dSpU23NmjWuF70oPFfJGYXzCul9Y8aMseOOO87td/Xs2dOF9u+++64tW7bMhemh9LgK/VUyp0iR&#10;IvsE97/++qs1bdrUrrrqKnvmmWe8e6Xwg/q77rrLBgwYkHq7f//+9tBDD3lLRUZwHx18t7KG9QVk&#10;Ht8XAAiGpKtxv2DBAps7dy4tk00/+gAAWbd9+3bX816XO3fudA0AYkVhtx/aS+HChd1l+FlnhQoV&#10;cpc7duxwlyqZo4ON4aG9HHzwwa5XvDpYRKL7it+bP5TuKyqLE0o19AEAAADkXNL1uH/22Wdt/fr1&#10;3i1kRL2wGjSI/RF0etwnv3j0ygjvcf/JjcdZ/aIb6XGPuPJ73De9/Amre9RZrpeqArRzGhe0rnWL&#10;eEtFDz2ekOj4DOecesYvXLjQ/vnnH29KysFDhfSqO6/69T6/5/uIESPsnHPOcWVsdGDxr7/+8pbY&#10;o1+/fq5OvcJ3DTob3uN+1KhRbt9Nj6/nCaX97VKlSqWW2vGfV3XyL7jgAm+pyOhxHx18t7KG9QVk&#10;Ht8XAAiGpAvuBw0a5AbPOumkk7wpiGTJkiX22WefEdwjauKxc0dwjyDwg/sDLnnUah/Zw9VvVlNw&#10;f1z9Pb1ho4UfTkh0fIZzLifBfadOnWzKlCm2YcMGNx5HKA1Cq1r3KpVTunTpfYJ7leA58sgj7Z57&#10;7rHbb7/du1eKGTNmWPPmzd3gtAr/Ce7jj+9W1rC+gMzj+wIAwZB0pXLy589v1apVo2XQGMwTySDJ&#10;jjsiwSg027ZtmytHod6sfB4BBFGXLl1sy5Yt9vLLL3tTUixatMg++eQTO+SQQ1xoLxqvQ/zSX5pX&#10;tmxZF8ZrexdqyJAh7lJhPQAAAIDoS7rgHgAAAECKK6+80urUqeMGmH300Uftxx9/dIPVqie+wvj7&#10;77/fW9KsXLly7lLTFPSrpr4Gn9W4SEcffbSNGzfODZKrEjvPPfecewwdGAAAAAAQfQT3AAAAQJIq&#10;U6aMKymncjs33nijtWrVyk477TRXNmfMmDF21FFHeUuadevWzZo2bWpvvPGGXX755e6MomuuucaN&#10;ITVz5kw79thj7dBDD3W3e/fubaNHj3ZnuwIAAACIPva0AQAAgACbOHHiXvXtRWVtVKIrtL69qGe8&#10;pqu+va927dqut7zG6FCPefWgnzVr1j695cuXL+9q169YscJWrlyZWhO/T58+7r6qfa8e+5o/ePBg&#10;K1GihJsv/vNmVN9e/v33X+rbAwAAABkguAcAAADygMqVK1ubNm2sbt263pTINHisyuSE0oECDVjb&#10;okULK1WqlDcVAAAAQKwQ3AMAAAAAAAAAECAE9wAAAAAAAAAABAjBfZxs3bbdFixfaVu2bvOmAAAA&#10;AAAAAACwL4L7GNHgXHMWLbfXPp1ifR9/1Y666iE79aanrUvfR+yl0V/bzp07vSUBAAAAAAAAANiD&#10;4D4GFNjfNuhtGzr6G/t37UarV72KNahZ2c3buGWrDXr3C7tj8Lu2c9cuNw0AAAAAAAAAAB/BfZSN&#10;/+F3++TbmVaseAkrWbyYzVu8wpb8u8oa1apmZ3VpZ/nypSw37rtf7ZVPJqXcAAAAAAAAAADAQ3Af&#10;RV///JdN/nWObdq81epW3c82bNxo382cbV/8MNO+3325cds263F0O29psyHvT7BlK9d4twAAAAAA&#10;AAAAILiPqjmL/rP6NSpalYplbfP2nVavVnU75/iOVrpEMVu4fKWtXrVu9/Tt1qxhLbf81t3XXx07&#10;xV0HAAAAAAAAAEDy7dIoqklk8ODBVrlyZTvppJO8KbGnWvWz5i21n+Ysss1btnlT91izdp29/ulk&#10;K1iggB3fsZWVLVXchn84wc0rWriQjX7sOitbsri7HS9Lly614cOH2+mnn24NGjTwpsbO/PnzbeTI&#10;kXb22WdbrVopBy6QXJb+Nds+ffo5O7ZvH6vSMDafqYHTzBZv9G7s9nG/btag2CabMCHl+wTEg7af&#10;VatWtUYXPmi1jjjDihcvbsWKFbNzmxSy7g2ivy2Px3cLiKXc+Ay3adPGfvjhB6tUqZK7nWS7uwio&#10;DRs22MaNG+2bb76xgw8+2AoWLGgFdu//q+XPH/3+Uvx9yBrWF5B5fF8AIBgI7nNo3rKV9sOf823l&#10;2o2Wzy9gH2bX7v/GT/7J5i5aYYcf3NjKlilt8xYttRmzF7j5vU88wi47pZO7Hi8E94i2eOzcEdwj&#10;CAjugazJjc+wAvsVK1bYDTfc4E0BYk/7I9OmTbPRo0db69atrUiRIq4VLlzYhfjRxt+HrGF9AZnH&#10;9wUAgoHgPpv+Xb3OfvhzgS38d/XuW3sH9rt27rBpM+fs3lEvaE3q1rRChQrZpk2b7JWPvt7T675k&#10;MRs++iu3fKniRe2jx66z4kWLuNvxQHCPaIvHzh3BPYKA4B7Imtz4DDdq1Mg6duxoQ4cO9aYAsaf9&#10;kU6dOrl9Xp31ob8PflN4H238fcga1heQeXxfACAYqHGfRVu2bbNJM+faB1Nm2sJ/NbDsvr3s58xf&#10;Ys0b17GmDevaL3/Os82bN1vRokWtca2qtn3HDvtv9Rr7b+1Ga1Czslt+3cbN9u6Eae46AAAAgMS1&#10;fv16W7duneu4s233b4edO3d6cwAAAIDMI7jPgnUbt9g7X/9ss+YtS7dW6uat21wtS8uXz1oe2MB+&#10;/v1vy2e7rG2zhm7+5J//sgL589lhTRu72/Lap1PcYLUAAADImSQ7oRQJRsG96t2r887WrVsJ7gEA&#10;AJAtBPdZMPWPebYxwuCz4SqVL2MbNm32bpkdvH89m794uRVRr/vaVW3H7p139bpfu3uZahXLu2VU&#10;eufjiT+76wAAAAASk3rbK7ynxz0AAAByguA+C1atCymunY6K+5W1X/6al9rbS4NSLVq+0g1ee2jT&#10;Rm6aet1r5R/Zan93W14ZM8mF+gBybvv27Rk2/zsaej3I9Dpz+8e/nn/Hjh3erbRpmdB1Hall5b1k&#10;9nmjRc8V7XWtz9gnn3xixx13nDcFQKzQ4x65KbRUDj3uAQAAkF0E91lQuFBB71r68uXLb/WqV7LF&#10;y/71puyWL6UWftGiRayJ1+t+1drdO/Rbt1v5MqXcvIXLV9rn3//mrgPIvn///dcNCp1Re+655+yf&#10;f/5x11977TXv3tmnoGjYsGG2fPlyb0r0KOjW67zyyiu9KblDz1+9enXvVtqaN2++17qO1Hr06OEt&#10;nTENbH3ooYd6t2LvwAMPdM8ZDX5gr9ffvXt3mzp1qjcHAAAAAAAgMoL7LKhYpoR3LWOVK+7nTo39&#10;5Y+5tnrNWivgBffqdd/qwPru+uIVq2z7jp129CEHudsy/OOJ9BIDcqhUqVI2ZMiQ1Hb//fe76aee&#10;eupe04866ig3PVreeOMNu+iii2zjxsydnZPM7r777r3Wdbly5VwYHjrtiiuu8JZOTuGB/YoVK6xV&#10;q1beXAAAAAAAgLQR3GdBoxqVvGsZU0Bfp2Y1O7BBbXe7jVciR0oUL+ZdSwnzt+/cPa1YEXf9rwVL&#10;bfIvs911IJGUqVzZXW7ZsMFd5iaVp+rdu3dqO+OMM9z0Nm3a7DX9gAMOcNOjRb3ikUIHSULXdfHi&#10;xa1GjRp7TevcubO3dHKJFNjrQMUff/xhHTp08JbKPP87VaZKyncMAAAAOaeOdlOmTLERI0bYm2++&#10;aQsXLvTmAAAQDAT3WbBf6RJWs1I571bm5C9QwMqWKW358u9Z1QXz57NGtapa/VpV3O1t27dbl7bN&#10;3HUZ/tE33jUgcRQrXcrKVKpkf0ycrOTSm5o4VI/2hhtusP33398OOuggu/nmm11t2lBffPGFC2Ib&#10;NGjgDgI89NBDqWH9+++/b4888oi7fv7559uTTz7prquu7fPPP+9699evX989/nnnnWezZ8fuAN24&#10;cePshBNOsMaNG7vX+cADD7gau6E+/fRTO+WUU9wyej+quz5+/Hhvbgq9/9tuu82VvdE6efzxx705&#10;wRCt9zlv3jy74IILrEmTJnbYYYfZ2LFjvTlZo8B+zJgx1rZt230Cex2oKFy4sLdkFux+TH2n9N0q&#10;ViqlrBoAAEBeMX369JiMD/Tdd99Z06ZNrV27dnbhhRfamWeeaXXq1LEbb7zRWwIAgNxHcJ9F69dv&#10;sqKFC3m3sqZ4kUJWqngR27RpizWqU90KFthTM79gwUJWuFDK407/a75rQKJpc9optuSPP+3nseMS&#10;Lrzv16+fC9Ovv/56O/LII+3hhx+2/v37e3PNRo0aZcccc4yVLFnSlYE5+eST7d5777WzzjrLza9V&#10;q5YrBSPqVe335u/bt687INCpUyf3mCqlo3D3xBNPdEFvtOlgwrHHHuvKBQ0YMMC6devmXq+CZH9w&#10;17feesu6du1q5cuXt3vuuccdpFAPI/0oWrBggVtGTjrpJHvqqaesZ8+e7j288sorNnLkSG9u7orW&#10;+9R4CArrJ02a5D4D+tGmAy/z52dtG7xkyRK3jvTYGuMgx4G97P586Luk75S+WwAAAHnNXXfdFfXx&#10;gVauXOnODlUnla+++sq2bNliixYtstNOO80effRRNw4WAABBQHCfBQrZ/lq0fPcf9q1WrEja4b3K&#10;2ZctWczqV6tgtSqWtXy7dtqKlWts9oJl9sc/S+zftRtdKZ1Qm7dus2MOSQn9hF73SETVD2hiB3fv&#10;ZtM/GWvjnhtk86b/bEv/mh21VnTpbCu9fE+rW6q4VSlR0tbv3vnOKfWI/+CDD+ySSy6xZ5991oXW&#10;H3/8sZu3efNmu/rqq93OvOrYa9BS9UR/++237Z133nE98Vu2bJnaG0iP0aVLF3f67WeffWa33367&#10;3XHHHe7+6sUzcOBAmzVrlv39999u+WhRD2+F2OrRr4Bdr1Nh9vDhw10vc712+fDDD13Q/dJLL7kB&#10;YhUuv/7666mvV3SppmUUeKsn0tdff539EDqKovk+n3jiCfvvv//cv6HmX3vttfbuu+/uc7ZFWnTf&#10;b775xq2b1atXZyqwL1eiRMTPd2jTd0ffIX2X9J3SdwsAAAA5p33ExYsXuw4qHTt2tAIFCli1atVc&#10;JxWNyzRs2DBvSQAAchfBfRb8u2a9bd223RatWGUrVq61CmVKWIkihaxE0cJWpngRa3dgXTvhsIPs&#10;/C6H2ukdD7ZOBze0hjUq7l5+tW3bntIDND0lShS3/PlTAv1JM/5y9e6BRNO8axc7+orLbOOq1Tbh&#10;peH26dPPRa1VGfucHTRhT+u9fy3rVq+hzf42571w1DM7lErDKJSVb7/91l1XzXKdruu3ihUrunBW&#10;JVsiKVSokAtxFfKLAmcFvN9//727ndlwOLP8HkOXXXaZNyWFQmv1OlfZGFEdT9VgF5UI+vHHH1Nv&#10;+69JwbZe/+mnn+5uS+nSpVPHC8hN0X6fOkOiZs2a7ra0b9/elc3JiD4TP/30k61atco97zPPPJOp&#10;HvZt6taP+PkObfru6Duk75K+UwAAAEGiTinqOPHLL7+4zikNGzZ0+1Dq2CKjR492Z7GqXKF6t6vT&#10;Sih1ilOnC7+cpAbw1z6zOkL41BlG+83r1q1z+6TqjOFTB5grrrjC7bPruXU2q98xw6cOG+eee679&#10;/vvvbn9P5R+1f6j9Pp1le/jhh3tLptA4WZUqVUr9DQAAQG4juM8kFbT4de5iK+DVql+7YZPN+GuB&#10;TZnxhz0+YrTN+ONvO6B2FatcrpQVLLBntdatWsGqVSjr3Urfpi3b7MhWewbLHP7xRO8akFjUO/jk&#10;O26xHvfdbcf27RO1trRrH/v1yD1t6Kz5NmbuX9ag7SHeM2efQulQ6nnjl1xRjxxRKZUWLVqkNv3A&#10;UE31pUvTPsg2c+ZMV1ZHvXf0Q+D44493Ya9Eu1TOsmXL3KXK9oTSGT76gaIDB6KguU+fPla9enVX&#10;akY12f0fWf5r0nuqXLmyWw+hwh87N0T7faqHVbjMvM/99tvP1dbXARydcn3ppZe606s3ZDBA8/d/&#10;z4n4+Q5t+u7oO0RPewAAEERffvml66GuQFxjOunMU4Xp6kihULxXr15ufCHN11msKnHod5zQfpjO&#10;nNQZneqMobMnNQ6USiFq30plB0X75+pIon28smXLWrFixdz0adOm2cEHH2yvvfaaC98V6v/111/u&#10;jNfQMZl+/fVXt++nAwcqial9yDVr1ljnzp3tsccec/tyoRTw63H02AAABAHBfQiF8X/O3zeA275j&#10;h73w7pf2xudTrUA+sxLFinhzzOYt+dddHlC3uruMpEOz+t61jFUqX9btmMj4qTNtwfKslQDZsnWr&#10;jZs0yQa9/ro9PHSovfzeezY7i7WagWjRgLVVGjaIWttcpYGtrbSn/b1uoy3dsN5Kli/vPWNsFC9e&#10;3F1+/vnn7gdHeFN5lEgUIKsXkX4AvPDCC/bnn3+6XkS33nqrt0R0qf6+ROolpNeiHzyiHy/6oXPL&#10;Lbe4XujqxaRThkOVKVPGhdHh1q5d613LPUF6n7q/auQfffTR7sepSiHVrVs33QB/1e7pkT7foU3f&#10;HQAAgCCbM2eOG0fovd2/OVV25s0333ShvM5CnDhxog3d/XtUveRV4lDjC/lnnaos4auvvurOVNRy&#10;egzdVsiugP26665zyylcV4iufT89lgJ+UeC/fft293jax37ggQdcmK99Mu2L6YxXn0peah9N4xxp&#10;TCJ1tIhEnXH0euSmm25ylwAA5DaC+xDjv59pvQYMspP7P2VPvTHOfpmz0O14jPn2V5ux+7r8s/Rf&#10;W75yjVUqV8oKFcxvS/5dba2a1LX9yqYESZE0qVXFKpRJe36oDZu32mFNG7rrO3c/94gxk9z1zHhv&#10;/Hg7evdOTP9HHrEX33jD3ho71p54+WU7vW9fu/u551xPCABZ17p1a3dATaffFi1aNLUphNdgqH4t&#10;/PzeGTm+CRMmuB5D6vmjQWx1Gq+WUYgs0f5OHnJIypkHY3d/90PNmDHD/VBRDyYF23pdOrX4qquu&#10;cmcO6LTg8NekU503btzoBm0NpVI/uS3a71OlkBTq+xTkq4dWVqjHlsYumDJlijsTIzMBPgAAQCJT&#10;b3iVs/FpzCdp166dNWvWzF0X7YeJBoCVUaNGuX3r+++/P7XTmugsVe2bKdhXT/xItI+m8jwXXXSR&#10;K8PjU0cble7RPp5K5ITS/mDBggXdc0UqaajnUq997ffqIIDO0gQAIAgI7kOcemRrG3XPFdbtsGau&#10;xvxF9w61c+560cZ+u3eAs2b9RvtlznwrWbSwdWzZRGmdjZv6W7p17Ns3zXyv+9rVKqXuwHw0cbqt&#10;WL0nUErL0LfftoHPPmvVK1e25wcMsG/feMOmvvWWvfP009Zh9w7Uu599ZvcOGuQtDSAratSo4epj&#10;aiDTF1980fX0Vu/5nj17up4+/o8Rv9yOfowoRK5Xr567/f7777ue+QpwB+3+HqpHkmQn0FXpHQ2e&#10;G96+++47d4qxBtW99957Xa8lBdCart5JVapUcackqxa7eqTr9GaViVE5IB2QUO8jbXf816Te6gcc&#10;cIBdfPHFNnXqVHcAQnVHFUzntmi+zxtuuMEdoDjnnHPsn3/+sblz57rr2Q3b9UNvzJgxBPgAACDp&#10;VahQIbV8jfihuMoUhlLAL34ZSvWIr1q1qis3GE497NVLfn4aZ437velDDwz4/BI32k8PpRr6aVFp&#10;RZXxUU1+9fzv37+/NwcAgNxHcB+mQY3KdtkpnezN+/q41rVtM9sRoVfsjh27bObfi239pq3u9vpN&#10;W2zpyjXueiRN61W3MiX27NSkR4/VvFFtd10HA0Z+mn5Q9uc//9gLo0ZZk3r17H/332/t1LN0906T&#10;wqn6tWrZE7feagfs3ll577PP7O+FKWcOxJuCMQmvIwgkCgX2559/vl199dXuR4p6+CjM1mCntWun&#10;fF87duxoTZs2daVwFAgruL3rrrvcKcIlSpRwp/m+/PLLbvBU9fr55ptv3P2yQqcT6zWEN/3YEA24&#10;pVD7ggsucN83BckKsRVg67Zq1us16NRm/WDSDyydFqxgWT3V/dek6erRrveqQXlV717PoR5LQRCt&#10;96mzIPRv+PPPP7uAXT/s9G/VqVMnNz+70grwVW4JAAAgGUTqvS7hZ6GGU1kavxRlOJ3Vmh7dVyLd&#10;P637pvU6VZZH5XUmT55s//vf/+z222/35gAAEAwE9+moW62i1a9RybuVsVXrUsLpSPLnz2eHHZTS&#10;+zYzmoTUzH/3yx9c/f20vDNunOu9cN3551vxCDsrhQoWtKvPPdd6nXBC6oCM8TZ9+nQXqikQA6JN&#10;n+v0msJYnTarepXh8xS6a54G0AqdrlqcKp/i31aZFfWWV297hbyq06nTdHU6r7+MBkDVPA18pfI5&#10;mnbnnXem3kenB+uHgQbR0o8Ohbn+fTNqCqL1OtNq6iGk5XRwQKG2SsXoe6fSMV999ZU1atQo9bFO&#10;2L0tUJ1PDcClpoHEzjjjDFcyxn/dajrTQAG3eqLPmjXLPZ569+sx/WUy27S+FGRHmpeZprMYdHaD&#10;fzua7/PII490P9y0jHp3qT7r+PHj3XP6y4S3zPIDfD2nSi5ltQQPAABAsqlWrZrbN/R74IfS2Y/q&#10;gKZOI5HovqL9unC6r+gMzIxon0yhvfbbx+3+Pa26+QAABA3BfQYqlS9jhQoW8G6lrVjhwla5fEqZ&#10;jLS0bFTTShSNfLQ/3IZNW61RrZSdko1bttqbn0911yOZNG2alShe3No0bepN2ddhBx9s/S66yOrV&#10;rOlNiR/1EFbwp8EbgUSnwFi96nUKsF/SKpxO+/VPCRbd56CDDnI9v+NFZWJ0CnFaP3rU80ghtwbr&#10;Sut9+GrVquXOMMhoudwQrfepAyNaTgcrYkFnLahnvwL8rl27elMBAADyni5duri68jo7MpQ6uWh/&#10;SeMZ+SUodZaqOqn4NE/7f8OGDbNt27Z5U1MMGTLEXR5zzDHuMi0qj3Pccce5jjTq+KFOHAAABBHB&#10;fQbqV6tg1fYrY/nTCXwKFshvNSqVtcrl0g/uCxYoYIceUNe7lbGW++9Z9vXPvrNNW1JOCwy37L//&#10;rGaVKhmekuhbs2aNq/ks6q2qHqaxaOq9qoGBFNyrh7Ff7xuItkg9ohOlKcTNqPXt2zfifRO9qT59&#10;pPcb3lS/PtL9c7NllwJ8vW8AAIC86sorr7Q6derYVVdd5coY/vjjj25AWpUqVBivQWt95cqVc0G7&#10;ytjojEjV1FcpSvWuV8cw9ZbXeEz9+vWz5557zj2GDgykRwPQqse/zsodPHiwex2hTWUvAQAIgny7&#10;cpJABJD+8KrnpWofR8uUX2bbiLGTbb+ypWzF6vXe1BQK65f+u9quOv0oa9og497sW7Zutyff+ty2&#10;bNvuTUnfz3/8bfOX/uuu33B2VzvrmD0j3KuXgnqQHtKjhzVr3Nheeeghb076FKSrxYPK42iHitAe&#10;0TBwmtnikIpUH/frZg2KbbIvvvjCm5J43nnnHe9a2vQ9ymnN9SD67bffXAmejKgcUWZOeY4XHfjU&#10;GReNLnzQah1xhquxqh+R5zYpZN0bRK7XCuRlS/+abZ8+/Zwd27ePVWnYwJsaWzrLRj0ohw4d6k0B&#10;Ym/ChAnu77VK4Wk8Ff3t0u8SXfq9h6MpN75biYz1FV0dOnRwJQl1ZrVv+/bt7qxTlaAM7aigwF29&#10;4FXm8JxzznHT5s2bZ5dccol99tln7rY0adLEnnrqqb2Cd40XdOKJJ9q///7rflf6yyukV2lLlaQU&#10;lbU877zz7Iknnkgtz6qw/7777nNldXSgwLf//vu7TmZp0ffW7+iWV/F9AYBgILjPpE+/+8UefnWM&#10;VatQ1iqVL21aawrsV63faLedf7x1aN7IWzJj3/8+z36evcCWrVwXceDbUMUKF7Q3P0sZnLZSudL2&#10;/sPXmO3aaWvXrnWn9qmX/enXX2/ldv8Y+PCFF9xyGVGPe+28aODJI444Yp9R/6NFA0RS0x7RFCm4&#10;r190Y0IH90g8+iGnkjoE90DmENwjryC4DzbWVzCpxrzO1q5QoYIbyD8S1cJXQK/OLCqd49OBAgXw&#10;6qWv7b7Gm0J08H0BgGCgVE4mHXtoU3vvwavtpMNbWMUyJa1K+dJ2xlFt7J37+2QptP9j/jL7fuYc&#10;+98HX9o302ZasSJ76mBHsmnrdqtYNmVHf/mqtfbh19NcbwN/NH3V+6tXvbotWLrU/l250k2L5N9V&#10;q+yxYcPsx99+szJlyqT2XlUtbtWvjkUjtAcAAAAApEUHt3SgK63QXjQWUaVKlfYK7UW3NY5UixYt&#10;CO0BAEmJ4D4LSpcoZqcf1cZuPu9463/OcXbKka2seNEi3tyMLVyxyt744gf7d90mu+jETnZw41r2&#10;5rjJNmf+YitVPO3H6dhqf++a2WuffmurN2z2bqU4tFkzV3P5nbFjXf2/SKPzj/n6axvxwQf23c8/&#10;e1OA5KHPP40WzwYgcamHZkbN/56HXg8yvc7QwRtzg54/0j5oOC0Tuq4jtay8l8w+b7TouaK5rvX5&#10;0mCcGigTAAAACEVwH0fLV63zrpkt/m+NlShR0vqc0cW279hpo8ZOsi2bt1jRCD3wt+2eX6p4UXd9&#10;wfKVdvmjo+zDKb+5+0nXDh1svzJlbMRHH9kvf/7pBpxVKR3/h+Zf8+bZoNdft2JFi9oZXbu6aQAA&#10;AHmNzlpU/eWMmmonq26zrr/22mvevbNP+2TDhg2z5cuXe1OiR0G3XqcGe8xNev7MlF9s3rz5Xus6&#10;UuvRo4e3dMbOPvtsN/B3vBx44IHuOXPKD+z12rt37+4G1wQAAABCEdzHkR+0+7TDPn/5KmveuK5d&#10;fNKR9t3M2Tbmm2lWungRy58/n7eUljPr1Kapd8ts45atNnT0N9Zv0Ae2ZsNmK1akiN144YW7H3+H&#10;9Xv0UXvy1Vftoy+/tDc//tjuHzTIzrnxRtu0ebPd2aePVShXznsUAInOPzgHAMgclVIYMmRIarv/&#10;/vvd9FNPPXWv6UcddZSbHi1vvPGGXXTRRbZxY8hALXnU3Xffvde6Lrd731RheOi0K664wls6+YQH&#10;9upw06pVK28uAAAAsAfBfQi/bnwk2snWoDc5kdZAtJu3brNlq9bbyUe2sW7tm9uoTyfbb7Pn236l&#10;99SIL1CwgBUtvKc3fp2qFezvxSvs+Q8nudvNGze2x/r1s1YHHGCfTppkDw8bZg8MHWpvjh1rtapW&#10;tWfvuMO6HX64WxZINvp+5sW2ZMkSN6CXSmRFmk+LXQOQeWUqV3aXWzZscJe5qUiRIta7d+/UdsYZ&#10;Z7jpqq8cOv2A3ftT0aRe8UihgySh61oDfGvA79BpnTt39pZOHvrbER7Y6yDFH3/8YR06dPCWyhr/&#10;O1WmSsp3DAAAAMmF4H638ePH2znnnGOHHXaYO4053Pr1661Xr17WsWNHu+2222zRokXenKzZEdbj&#10;3rdly2bbsW2rrd6wyTZv22WXndrZKpcvY8NHT7A169Zb6RJFd//g22GdWh/o3cNs7cbNdnyHg23K&#10;L7Nt8X9r3bR6u3/03Hn55fbek0/akLvusqduvtlGPvSQPb37sm7VqrZ69eq41gAFsDf9aF+8eLH7&#10;sa6W2ZIJ2uaovMPs2bP3qqurgbqq7v5uayBoPdaaNWu8OQAQHMVKl7IylSrZHxMna0PoTU0c2g+8&#10;4YYbbP/993eDIN68e79q06ZN3twUX3zxhQtjGzRo4A4CPLR7/8sP699//3175JFH3PXzzz/fnty9&#10;nybanj///POud3/9+vXd45933nluWx8r48aNsxNOOMEaN27sXucDDzywT8eVTz/91E455RS3jN6P&#10;aq9rXzmU3r/2iVX2Ruvk8ccf9+YEQ7Te57x58+yCCy6wJk2auN8JY8eO9eZknv72f/bZZ9a2bdt9&#10;AnsdpChcuLC3ZBbtflx9p/TdKsagnAAAAEkpzwf333zzjd100002a9Ysd/uFF15wO9Sh3nrrLbdz&#10;rR1+7bBn9/TdSD3uC+Tb/ePi21/sk8k/2/zFy00FchauWG0Vype1Pj262Pwl/9qbn06xUkULW/Fi&#10;Ra1AgZR/spVr1lvJYsXc9Vnz9w7/iuz+AVCjcmVrVLu2lStd2pua8iNL700/QOkximSiz3MitAUL&#10;Fljl3d9NvxUsWNDmzp3rQve0mkL7devWWaXdP8xVTiB03sqVK93jqgdplSpVXEgU/ngjRozY53XQ&#10;ctYAZF2b006xJX/8aT+PHZdw4X2/fv1cmH799dfbkUceaQ8//LD179/fm2s2atQoO+aYY6xkyZKu&#10;DMzJJ59s9957r5111llufq1atVwpGFHPar83f9++fd0BgU6dOrnHVCmdMWPG2IknnhiTbY0OJhx7&#10;7LGuXNCAAQOsW7du7vUqTPY7dmift2vXrla+fHm755573EGKhQsXulBbf8N8J510kj311FPWs2dP&#10;9x5eeeUVGzlypDc3d0XrfeqAucL6SZMmuc/AmWee6Q68zJ8/383PiP4Nv/32W1ev//TTT3d/k6MS&#10;2Mvux9Z3Sd8pfbcAAACQnPJ8cB9ea1Q79Lfffrvdeuut7gfawIED7fXXX/fmpgjt8ZoVO3bu+yMs&#10;n+2Z9tMf/9jmLVvcdYX885etsrbNGtlpndvYyE8nWcniRax+jSpuvqzeuNkK5M9vy1el9LjPDP2I&#10;UAio3vcA4qtmzZru4NnSpUtd0/exbt26VrFixTTbfvvt58IH/eBXj/rQeQryRYNRq2RO0aJF93k8&#10;hRcAkNuqH9DEDu7ezaZ/MtbGPTfI5k3/2Zb+NTtmrXb5/axM/gK2fuVK7xVkn3rEf/DBB3bJJZfY&#10;s88+60Lrjz/+2M3bvHmzXX311Xbaaae5OvYatFQ90d9++2175513XE/8li1bukBY9BhdunRx5RfV&#10;C1v7nHfccYe7/4033uj2O9WZ5O+//3bLR4v+9ijEVo9+Bex6nQqzhw8f7nqZ67XLhx9+6ILul156&#10;yQXOCpi1H+y/XtGlmpZR4H3hhRfa119/nbMgOkqi+T6feOIJ+++//9y/oeZfe+219u677+5ztkUk&#10;+vfT50AHeHSQ/emnn85UYK/Pa6TPc2jTd0ffIX2X9J3SdwsAAADJKc8H9+rlVKZMGe9Wih9++MGd&#10;PvvVV1+5HXv1uAmlnlTZEalUzk7LZ6VLpPScl+9nztmrl9WGzVtt++6bR7U+0L78fqZVLrenB/36&#10;DZstX749g9hmBSVzkCz0fUmkpp7zFSpUcE3Be6RlQpt+4KscjnoF1qlTx33nQ+frAIAo4C9WrNhe&#10;89QkfBot5w1A1jXv2sWOvuIy27hqtU14abh9+vRzMWvnHdrOmhUpbrO/neo9e/apZ3YolYZRoCvq&#10;Ua3rqls+ffr01KYDp9p+q2RLJIUKFXJBrsJdUeCs8Pv77793tzMTDmeF9mm3bNlil112mTclhUJr&#10;/X3Rfq/oLC3VYRedofnjjz+m3vZfk4JtvX71IveVLl06dbyA3BTt96kzJHTQ3de+fXtXNicjOnCj&#10;szRU/ui9995zPfUzc2BDn9dIn+fQpu+OvkP6Luk7BQAAgOSVb1eSJRCDBw92JSjUGyoz/vrrL+vT&#10;p0/qD7DMOP74410PKf1oyYox382072f9493aY/u2bTZm8nTvltkpRx1q28NC/ia1KtkjIz62mpXK&#10;24LlK6186RJ2WPMm9unu+51+ZEs7u3NLb8nM0fv96KOP3I8u1fUEEsHAaWaLQ06S+bhfN6tXZENq&#10;7zjsSwcedZAA0aOzG2rXrm2NLnzQah1xhhtYUQdNzm1SyLo3KO4tBSA9m9auszW7v0uxorGJDj74&#10;YBv44ANWsnx5b+q+FK42bNjQ1UBX7/FQ//zzjzuLSSGvxkLy3XXXXfboo4+6wFe9uvVcaVFgq97e&#10;r776qp177rmuJ7YOwsrMmTNdcK+wWWdC6uyqevXq2c8//2y//PKLO0CQGSqTpn1ShdWDBg3ypu7t&#10;ueees6uuusqVgdFAsKG0nqpVq+aCaw12rn1c1eXXmCx6XJ0x8N1339kzzzzjHkO92b/88su9SueI&#10;1qHK5/gHlDNLr0fvNTv140UlifTvqI430XyfKnF0xBFHuH//UDqTTQfew8/IlQkTJrhOQfpM6N9X&#10;B3F0wOC6665zTWPSRKLe/PqM/PPnn7b+v/TPEtFgzxo3AlmnMxZ08OPYvn2sSsPE+f2jA0H6nqvj&#10;lc78Dm3IW/Lnz+/O4NK2RCU3Nd6VmqZHW6J+XwAg2eTp4H7GjBkutA8vl5MZGuhKO/ba0fd3mtL7&#10;g6mdrTHf/WY//bX3jxzRP8HWrVts/He/Wt3qlWz/ejX36Ulfq3J5e/Gd8bufI581rl3NqlYqb0V2&#10;P/cn30yzMzu3trM6tfCWzByCeySitIL7tHo0guA+FhTcK3gjuAeCS/s2qkc/dOhQb0pkOQ3uFfxq&#10;gNPPP//c2rVr5y2xhwIV7SuGB/fqYa+wWttnlcpp1aqVG6BWAZ1qqUc7uH/55ZfdIKsKkjWgbKjq&#10;1au7gFoHIRQ6//TTT65Gv3qXqx6/yrRp39oPtFUa6H//+59t2LDBe4QUt9xyiw0bNixXg/tovs+m&#10;TZu68N4vi+RT3XsdvE0vuFfZI/1W0P62nk9jauksDJXO0VhZ4QG+H9yHn+WL6ErUIDK7Z1gjOenM&#10;LG03NcaVms7mUYgfbQT3ABAMeapUjnrYdOzY0e0wK7TWYFrZCe1FfzD1w031Lzt37ux64WsQyXAK&#10;5VV/WjvijaqWtTpV9u31pZ2xIkWK2vFHtLEDG9SKuHO2bfsOK1SwgB1Qt7rVqV7Zhfaioy7szAEA&#10;AMRf69at3X6YzvzSOCN+Uw96DYbqh77hnTsU8Grskscff9wFzzp4oGVUskWi3ZP2kEMOcZfh4bg6&#10;sSxZssSFzDqYoNel/WQF1y1atHChUPhrUtCt/WcN2hpKpX5yW7Tfp0ohaWwon+rV//rrr96tjGlQ&#10;Yh08Un19HZxRoK+DQTrwE37gA0jPxRdf7A780fJu00DaooOMOnCssl5bt27lzAsASHJ5JrjXDwz1&#10;ptJO8tSpU93AVdr5zgn9KFDvGH9gyPBeTnpO/SjTcyrAL12skB3TvI4dd0hjK1tyT117n5bJ6PwH&#10;9dzay+47ENsDAADEn3o9qie9OnK8+OKLrof1n3/+aT179nSdPBQKi2rAy6hRo1yIrJI4oh77Cl+0&#10;r6j9SJWakeyEuirNosFzw5vKv6jWus5GVQ9z7btqH1jTNXhrlSpVXPkblXQpW7asK4OjXvMqy6ED&#10;Epdeeqk7OOG/plNPPdX1UFeQqH1q7euq5M+UKVPc/NwUzffpd/DR2RY6+2Lu3Lnuenb+bXTAYMyY&#10;MW4dEeAjq3RgSWfq0Giig4lq+tuhAbUJ7gEgueWZ4F69gLLbuz6z1JtGfzh15Fs97HU0PNIf0url&#10;Stjp7fa39gfWscKFMndamzrVR6pqRI97wD/oFaymHn0KcEKbzsqJtGzQmkKY8Ncei6a6wpGePxEa&#10;APgU2KuWvUrIqPRN48aN3XZUZ3qqpIrojE+VXrn11ltdIKzwVmduvvTSS65sSsmSJV2ZFw2eqpIH&#10;Kq2SVRMnTnSvIbyNHj3azVfJH4XaKiWjAc3btm3rQmwF2LqtziF6DXPmzHGDoqv8Qu/evV24rODZ&#10;f02ars4req8alFflZfQc6sEeBNF6nzoLQv+GGnNAIbtKGenfSqVwskuvJVKAr1JLAJAZyhh0wG/z&#10;5s30uAeAPCDP1LifNm2aXX755Zn6w6YfTDo9Vj9IVGNUPacyQ72n9ONty5Yt3pSMbd62w36cu8xm&#10;/pN+PdBqFcrYy6O/shaN61iF8mW9qWajv/rezu3a1s7ouHcdz4woNKPGPRJNWjXuFXQEjUIb1dMN&#10;pZ59Cg3iKTs17nXQQQP4xZrKFmT1taXF73GkUhOq9RxLOsNKQQs17oHg8mvcDxkyxJsSeypdoHIG&#10;Com1DY3UsULbV/X29rdTuo96c+tvg0LkeFAZn/nz57v9ZbVwCoL0mrQ9VVidXgcRPY56fTZq1Chw&#10;HUmi9T7VI18hv7b14QPehlMJnqOOOiq1xr16+eu5demfdRFKZwMMHDjQhfn6DFDjPrYStWa3etxr&#10;LAwNqIy8yx8rReNw6G+c9qH9poO/0UaNewAIhjzT4169WnQKsn7EpffDokyZMjZ8+HBXc1S9onRK&#10;swawTY92tDUg2IMPPpil0F6KFipg7RpXs9M7HGjVK5TxpkaSz/Wur1mhtHVp2dBKlyiaMnm3YP1M&#10;AuIvtCd0bjaVP1Bgr7Zq1Srv1e0R6T5BbfEQ6Xn95p+xFGlepKaDAApXdHAk0vxoNwAIp+BEvep1&#10;0DatfU0NUBp6cFH30cCs8QrtRQcOmjVrFjHMFvVAVxCvYCijMF6Dt+oMg6CF9hKt96ke+louo9A+&#10;O3TGgnr1q5Z+165dvakAkDbtI/ulcuhxDwDJL08NTqvw/rHHHkt31HXV61R9zFAXXXSRq+WZlpYt&#10;W9oJJ5zgeuJkV7kSRey4VvVdKF+q+J5Q3qefE35gVLtiKTvtsCbWdv/adl7XtnbiYQemLAQgVyl4&#10;USijVq5cOW9qcGj7sXDhQtcDcfv27d7UYNKPEfU8VMtMUK7wSwde1fM9nO6vHzX+gQAAeYO+74nc&#10;FORm1Pr27Rvxvone1LM00vsNb+qxHun+udmyQwG+3jMAAAAQKk8F96Kj0yqpkBZ/ELFwCufToseM&#10;FoXyZ7Tf3w7dv5YVLJD2P4/mNa21n53esXmm6+QDySjSj+agttx+vQrt1WNQZb10PdIy8WzprQ/1&#10;cFSpiUqVKrnwXuUlQnvgK9gPXT6tpuVU2kbbaQ0krrr6WenJn1ZLZjp7QQeftO5VPkKfFzWVB0qG&#10;pt7QpUqVsvfee899LjT+jXqs6YwNIEhUdz2jdvLJJ3tLJxftj0d6v+FNPf4BAACAZJVnatz79OP8&#10;sMMO827t6+mnn3b17cPdeeed9vHHH3u39qYBx/r37+/dip4NW7bbD7OX2J8LV1j1imXtf+9/aSd1&#10;aGbndmnjLZF91LhHIopU475u4fVukLwgCK0n7w8aFUqn4qv2cTz9/vvvqXX1Vb5HJRlE0xVeRqIw&#10;s0mTJt6t2Jk7d66r2xqJ1p1CY9G6XLlypTvo6i9/9913u+2yT3/KdFAi/DF1X50J4b9Xhfgqj6AB&#10;BrNLj6HXlqw17nVQp2bNmu4MhrPOOsubmjxmz57tBoJU+bzjjz/eihYt6j4T+tzoEslB+zZHHHGE&#10;2y8E4uWrr76yzp07Z7rGPeKLGvdIZH6N+3vvvdeV74r19oUa9wAQDHkuuNfgUuecc44L8CPRTvbz&#10;zz/vBqryLVq0yAXcad1HQVi/fv2iNshiuBXrNts/y9fap1Om2/ld2ljNSjkvwUFwj0SUVnCvQd2C&#10;IDS4DyJtwxQ6azvYunXrNAey0vsIH1g3FtT7Pa3BehXU60eIDjboB2v4D5Lwda3l9MNFvcXDD46o&#10;FqhCf/2503uOVE4nK7QOtd1M9uBeY7wka3DfsGFDVzrvuOOOc/9+OpCjf8OclLxDsBDcIzcQ3Acb&#10;wT0SGcE9AORNeaZUjsolXHPNNdajR480A3j5/vvv3XLTpk2zBQsWuHBbp+Kmd59ff/3V1cFXyBEL&#10;FUsVtTb1K9ltvY6JSmgPIDamT5/uSrrEoj333HPes2SfehMrkNXBxrRC+6BQDX6VMFHJlpz+GFHP&#10;cYX8eqychvZIHuvXr3dnl2j/QGd4UCon+ehgHY0W7wYAAABES54J7tUjd+LEid6t9E2ePNkuvfRS&#10;Vzd0wIABtnz5cm9O2lQz+bXXXnM1lGNFZTYA7CvSD+fcaOplp4A4Fk0HHfUc6lmubVI06rQHuSlk&#10;V3mbSPMiNfWo19lR8VovSHwqo6S/2brUwXmCewAAAABAkOSZ4P7AAw/0rsWOBsjiNFgA4RQMKmxX&#10;6B7eVLYqlJYL720fSuGiBm1dvXp16nyF1dGkx9NrjnVLb6DwrFLQr7I7aZXeAcL5Pe4ZnBZ5mT77&#10;KicGAAAAIHjyTHDfuHFja9mypXfLXC24nCpbtqyrK+c7++yzvWsAkpHKaahXt+qrZ4XKvlSqVMlt&#10;d8JbeO9tlbPRIKt+K1SokDdnD43BoftqvmrRq9ewAnyF/tEIH1UjXmFOrFu5cpT+Qu7RwSM/uNd3&#10;W99TJJ/ws2WSrelzq+2//i7psxxpGb/5y+nArz9NpaJEfz/0tyR0eVr2GgAAABAteSa4Fw1E17dv&#10;Xxs0aJB9/PHHrhxOdilMu+uuu2zIkCF2//332z333GMdOnTw5gKIp0g/nDPb1Ltcg40qyFDze8JH&#10;WlahR7169VyddA2eGmmZtFp6MlpW0xR0R5qvElo6gOgH/Qoi/RBfgY5/n6y0AgUKuPcY66aDFJGe&#10;PxEaAOQ2bYv090t/A3RweMuWLW5waYXzoW3u3Ln2zz//uIO+Wk5/J/x5+nunQZl1MFjbZD3ehAkT&#10;vGcAAAAAkJvyVHCvMjbnn3++tWnTxt2+7LLLrFevXu56VpQoUcKF9g0aNHA/gpo1a2YtWrTw5gJI&#10;JOqhrtBCwYeawgv1vlX4Hd70fRfVXo80P62mkD8tKlEQumx42RuVk9F0f+Db9MbRUIivUKZIkSLu&#10;toKa0Mf2m0qEAEGiAFLfxWi3aJeRQuIJPeCWbE0KFiyYWmJNveerVq2aWjbMb3Xq1HHlHNUjXweo&#10;9bfMn6ezR/VYOtCrQF+Pp/KS4c9Fy1wDAAAAoilPBffhdJq8ytsccMAB3pTM6dmzpzVv3ty7BSA3&#10;RfrhnJWm3uUK99RL0W8qFRNpgFgF4p9//rn9/fff7sBdpGUiNb8kTKTn1wHF0GUVqITOV4ii6V27&#10;dnWXkQZs1etXcKPXvmDBAvc6tazODvAfN7TVrl17n8egZa0herQ+O3XqZEWLFo1604F2IJlpfA/9&#10;zdLfGR149g8wh9JBXTXN1/dCB3h9+v7p74cOMOtx1LRsdvjjtsSipXcAHAAAAEhWeTK416nE6pnk&#10;14X+/fffvTmZM378eO8agGSgMDy0d2KkuvKiQKNRo0ZWs2bNLAcbOlCo3o7hTb2CQ6nH4+LFi1Ob&#10;7heJH7b4Yb3OGtBrV4iT1uvPq3TWQlrrG7lPB54mTZrk/p2i3fz63cib/ANttJSmUF8Hq0MPEOvv&#10;nwL90APM/mV2mg4KxKLl5DXFuwEAAADRkqeCe50GrB47av4gdH/88cc+p9KrDM7IkSNt6NCh9sYb&#10;b9hxxx3nzUmh8hMKgAAEQ6QfzkFqCka0nVGIGN50MCB0WQ02qwDFbyp7EDpfYWSksD68p36yNx3Q&#10;iDQ9vKkHqNaZzkJQ0wFbrfdIy2a2AUCy8HvjJ5qsbIt1kFt/C3QwHAAAAEgkeSK41869PxCXetuH&#10;atmy5V5lb1QDVNNUvkI9kHSa/QknnJDag1Xh2HnnnecCMwDIDIUi2mZEaur9mBWqw++H9Vm9b7LQ&#10;Nn3JkiWpNfvTa9r2a3uubbnf/AO3AJKff8CNlr2mg87q8BJpXm42vaalS5e6MjqR5oc2/Q1WmTiV&#10;CYo0P9oNiCedSZjefo0+k5qflc9mvMeIyerry4i/TtJqWaH1EM+zNaO97rVeP/nkk306IgIAEkfS&#10;B/fqWameNhqMMdIOQbFixey+++6zJ5980i655BK7995796kPqrIY999/v11++eU2fPhw69GjhzcH&#10;QBDou03LO03Sqt8f3nQGw7Jly9wZCmoaeFjhfaTHzUoDgLxAnV60LdWB0CBRGF+tWjV31ppemwJ8&#10;X2aDOQ3UqwMAutRj6O8DkGgGDhzoOpgNGzbMm7KHPtPqkHbQQQelWXoxEu079e/f37sVWzoAp9f/&#10;4osvelNyrnHjxu4x02oTJ070lsyYxsM79NBDvVuxp8HB9Zw5pX1VBfZ67d27d7epU6d6cwAAiSZp&#10;g3uVRtCPDe2MZ+aotQaaPOmkk9wPgEj2339/O/7449OcDwAIHoU7Kjnkj19QsmRJbw4AIBKdqaQg&#10;XPvRCrm0HdUZXv5AsWm18LNao0lhfOhzqfSNaAD3MmXK2NatW92ZWHrNN910017LqhOPKMQMna7H&#10;0NlrOjChx8hKsAkExZ133mlt27a1vn372uzZs72pKa655ho3ltubb76Z5/Z/9Nt9yJAhEVvDhg29&#10;pZJPeGCvg5KtWrXy5gIAElFSBvfaedeOu8J7AMkvtCd0rNvnn3/udoJpudv07xDp3ydeDUBiiPT9&#10;paXfVDZSHVV0sFOB/YcffmiFCxd209JrGkckVhTQhz5X2bJlXdCusF6BvMpbquk133rrrXstq7Nr&#10;RaVyQqfXrl3bnZGlFmnMmew2BFeZypXd5ZYkOkij78Zrr73mDrCpp7b/+1fjtQ0ePNiefvppa9as&#10;mZuWl+iMnN69e0dsKjuZbLTtCQ/sdZBC4/l16NDBWypr/O9JmSrJt74AIJEkXXCvP1rxrEMHIG9R&#10;qazQUiy03GmULAOA2FMvXQVBKjEWJArj1VFHfw80AHx69LtAZwOEd+hR0KmgX4G9xkJB8itWupSV&#10;qVTJ/pg4WT8avamJT+UDn3vuOfv+++9d6Rz1vL/ssstckK9SsDml79Dzzz9vRx11lDtLvXPnzvbG&#10;G294c1PoDHd/mfr167se7xoXLvwsgG+++cYFy+r1rss5c+Z4cxLHuHHj3Bh4KsnTpk0be+CBB9z2&#10;KNSnn35qp5xyiltG60w15sePH+/NTTFv3jy74IILrEmTJnbYYYfZ2LFjvTmZp+zjs88+c2ddhAf2&#10;Okihg67Zsvtx9T3R96VYBttYAEBsJX2NewAAAOQ9fg/oRG8KnDdu3LhPU/mYSMtHahrvyS8hGWl+&#10;tFqshD+PevfroEL49EhNobx652tA+Ejzo9kQfG1OO8WW/PGn/Tx2XFKF9+eee6717NnTHnroIVf+&#10;VT3Oo1E3Xp9rhdTXXXedO4h39913u/HfzjrrLHeQwKdSPTfccIN16tTJHn74YbvoootszJgxduKJ&#10;J6Z+NyZMmOBCf227BgwYYAcccIArRZtItH6PPfZYd8BQ76Fbt25unSg09zsPvvXWW9a1a1d3UPCe&#10;e+6xm2++2RYuXOjCe423JNoeK6yfNGmS9evXz84880w7//zzbf78+W5+RrROv/32W9eR5fTTT3fb&#10;+KgE9rL7sfX90PdE3xcAQO7Kt3ujn1R7mc8884zbOVfPA6RNOwtr1651f+jVCwBIBAOnmS3e6N3Y&#10;7eN+3ax2wbXuNH4gXvTjSD82G134oNU64gwXBqn357lNCln3BsW9pRKXflzqR/moUaPcD/NY0w9d&#10;lbCIV3k79f5TTz/9QFaAoFPm1VRmIxlPn8+rtG+j8gDqAZro1INSpWHCKYRXjXbRPl34mE758+dP&#10;7Umueu76fKtXqD/+k8rgqLZ7RjSAqwKojGjbmKOwKB1+OZzMyOzrjQX1JlZgd+ONN7qeuP52RZe5&#10;2at/+vTpmR60N1EpqFbLDIWS0z8eY1UbN7LGHdpZkYCdURLumGOOcb3Xr7j2GiuZzmd7zZo17jew&#10;vgNfffWVdezY0ZuTNfq8nnPOOfboo4/a6NGjXfj+v//9zy688EJvCbMrrrjCBcVz5861qlWrugFw&#10;9Rpvu+02bwlz298+ffq4XvV6Xe3bt3evccaMGW77JPfdd5/dfvvt9sILL9jll1/upuWUtv+LFi2K&#10;+Df9ySeftJNPPtm7lTHtB2m/4YcffnDbYu0fKWR/+eWXvSXMnX2g5VSySGc56CCKxtFQ6Rrfb7/9&#10;5gaefemll9xBDa0nrV89th5TFOLr75Ye//XXX3fTQr366qvusbWeJ0+e7O5bo0YNN5CwzrBIa/t7&#10;7bXXuvv+8+eftv6/ld7UyFQeRz3tFdof3L2bNe/axZsDAMgtSRfcK2hQrcpY1tlMBvpnV0iiHRfV&#10;+AQSAcE9goDgProI7hELfnCv8hHZ5fdOF11qoGuVV4kWPb7oMdML0P3QPdzSpUtTA2oFdeHBtuq/&#10;qxSMRHoMfec0XSG+QjS9hkjvLzeD8OzI7eBePXCDFtxH83MbVBqUWGGoDkip7rsu1dKy6Lff7ft3&#10;3rM1u/+mJ4rm3Y61g4/r6t3al3p6qwe2/r3POOOMfcrZZFZocH/VVVe5sFkd4/ywXRS+N2/efJ9A&#10;XxRwz5o1y4YNG2bDhw+3X3/91f3e1DbmrrvusjvuuMNb0tzvdj1ftIN7bd+0DsIpWG/ZsqV3K2Oh&#10;wf3bb7/tHlMBe7t27bwlUv4+qGyXzh4IDfRl/fr19ueff9oXX3zhtgvPPvusO5hxyCGHuF77GrMp&#10;lEoMab2mF9z7tOwrr7xijRo1Snf74gf341951X4e86k3NW0qj6Oe9tUPaOJNAQDkpqQL7gEkr7SC&#10;+w8++MCbAsSegnv1miK4jw6Ce8RCToN7fS7Vy1thvSjc/uuvv6IWvmr3W51MFKwrgE9vd1wDp0Y6&#10;k1SfZb/2vHqxqk5yKAVnfk/9tB7Dp++fes4qmFMJmlAqd6EQL1EQ3O9Ln7UWLVrYgw8+6E1JLirP&#10;cs0117j1rr8n6nms95yZM0A2rV1na5Yt824FU2Z63P/999/u31i92jUYrf6t/d7dWRUa3Cuo/umn&#10;n9z2JpQOPGr7qNIx6vE9c+ZMd+BEPf01T6G0tjk///yz/fLLL25fSbXvhw4dahdffLH3KCn0b6ae&#10;8NEM7uvUqbNPTfnsCA3u9fdEBzJU7kY93UMdfPDB7owP9bLXAVGdRfD+++/b4sWLrVChQu5gwXff&#10;feeqA+gxNAj4EUccYSNGjPAeIYXK8Gi9phfcX3rppTZ16lR3Jo22dSpjpJbWWCRZ6XGvAZw1FgQA&#10;IDgI7gEkjJwE934IE7QB9hKJ/lxoPWZEPd38ZXU9Eem1q8daaO8yX06Ce526/fvvv7vAOKgI7pEM&#10;FNwowMpJj3uFLz5t0xSCR9omZJcCZv/xIpXC8el16PMZToG/f2BBj6VyFaEUGIX2uA9/DL0n3U8l&#10;VPQ91GtIr4dyosjt4F51rIMW3OtzoEFKkzW418GmXr16ufBSf5O1r6e/y7qeDHQQQr3UFQZHor+f&#10;OlCpg28KytX7Wz269ffuxx9/dD2ys0KfVz+4V296BdCh20PRgUw9ruroaxBWlcrR8+p1tmrVyoX0&#10;6qGusi8K7rV90nzVv9f3w6d9c/07qaxO0IN79abXYLIKzNUrPlT16tVdED9y5Eh3IEkHO+699173&#10;d0hnaergqrYFfnDftGlTF95//PHH3iOkUN17nZ2QXnCvx9W6VzkePZ+2OyqbpgMoKmEU/lvHD+5V&#10;KhcAkHii9+sDAHKJwoeMmk7NPfXUUyPOo2Wuqc6pfnhl1NTLUz84dF1BdaTHykpTT1f9MNGp15Hm&#10;x6LpB7DqhUaap5ZVWg/6oaYfslqPAIJPobjfFARHM7QXPaYfmOeUXpsOKoa2SAdOtf1S2KP5KlGh&#10;cFPPr2A3GUJ75F0KgNetW+fOLtF1fbfyiltuucX1wFbZGvX61pkG2m/SOlBpmJwcGNcBAPWgV2/x&#10;UGPHjnWXOkClQWe1TXn88cdd0K2D49om6aCBaD9O25jGjRvbuHHj3DTf119/na39qtygdSH+e/ep&#10;bJBKk2ldaF9V60MBuvb7dBaEDryErgtRoK/BZfWZ9emgo8oKZZY6kegMBh2g0MESHRCpW7euO+Ci&#10;0kYAgORAcA8g6emHxKBBg7xbyC6dBqx16Tf1ohKdnh46PVLP0JxQTy89h36MJ5rQwF49f7ds2eLN&#10;ARAPoQfcgtgy8xoVwmlbEt50poq/jGpHq0d3ePPna1Ba9dBXU1ivef4ZBP4yydI2btwYcXp4U0im&#10;QX3V1BtWLdJyWW3IHQrr9W+pwFKf97wS3Ks0i/a9VDf9hBNO8Kaa6+X9yCOP2LRp0+zWW2/1pmad&#10;zmTQWXjq6a2e3ep5r1r6d955p3Xp0sUF034ZLu2vaV9N/wba737qqafcdD9E1hkDCpkHDhzoAu4p&#10;U6a4150oVFP+pJNOcj3e1YNd2xAd0NDBEe37qpyRDshq2/rll1+67a0+h5999pkrb6MzOf11ccMN&#10;N7htlc5s+Oeff9zZErqencBdBwxU0kzrkwAfAJIPwT2AhBfph7OaTuPt2bOn23HV6bnpLUvLuKme&#10;p37A+e3QQw9161T1OEOnK0DS8hL+GNlpKuMQrcfKbMvo+TKiUI3AHkA0qIyEequGNwX3mVWpUiUX&#10;JunsgWifORAk2j6r56/OKsioqRey1qP2D/R3y+8Ji8SkwFi9lxWG5pXgXuWwVPZNPa+1rxtO+yEa&#10;c+Gxxx5z4XF26CCf7qvvSceOHV0wrX09BdgK8EVhsc5sVU19lWlR6SKVlfn000/dmT8K/EXBtGrZ&#10;6/Vom6TSMirhpB7piUI16fXeVTJH24+2bdu6daKgXrd15pLe+5w5c9yZpzrw2rt3b/fvo4DdXxc6&#10;K0EHXVTaSCG79he17lRmJ7v0WiIF+OED4AIAEgvBPYCkpR5I+lHz3nvvuR5BiD/1IlIvI4X8Xbt2&#10;dT2Uwk2cODH1QIAOAqj+px/W6weIX6P66quvtsGDB7vrCliGDRvmyh/p1GWVttEPVA3OllWq6d63&#10;b1932rJqE3/xxRfenKwjsAeA3KMeraoP7R/cSK+pJrR6xKrEhXpqR6NkUVBl5oBzovNL5Si413V/&#10;PyKZqSyOeq6rhnxaB/IUDmufSQPcZpa+F6EHAlTiZvLkyW4fR2VhVCt9+PDhLtT3DRgwwPVA13zt&#10;eys8VtCvA2Sqve7TGZR6fJWE0UE2zdO/V7Tq24tq0kejvr2o9KPq2/s06K5fL16hu96Lyv1oHflO&#10;PPFEt67++OMP17Qv3KNHD9c7X/8ePoX0Cvi1jAa81YEQheyR6ttnhR/gqxRP69ats1R+BwAQPAT3&#10;ABJaaC/o8NavXz+3A6weLrqd0fK0rLe01qlPPZIUjuhUaPX01KnBqvHuL/fuu+/aGWekDPCqH28K&#10;95944onU+vIa7Mv/MaSAXj2UNF2nfetHosJ2DYSmMyv0b61TufUD1X/8jJp6XSqsV21Y1SNVLyod&#10;IFCYL5HuoxZu08olNujuGwjsgYCJ9P2l0dTEH8NAPYQjLZPVBsRKpM9bvJt6kGsQWoXXkearx7h6&#10;/6tsTKT5flO5LpXy8c/QTMSm164BZnXmQKT5hQoVcvus2i9M799PZ0BpOe3vRpof3rJCHWJ0oEAB&#10;vvavAQCJieAeQNLS6aHJXBIgEVx33XWuFqgCdZ06rFOt/V5QCrcVwHfv3t31pFfv+WuvvdYNtPXR&#10;Rx+5nvj6UdS5c2e3vE6xPvLII13vLfVu0mNff/31dvzxx9uVV17pgn+VR5o/f75bPjNefPFF10Ps&#10;nXfecb3+dXaABndT76/M2LJ6mf3yv9vso97N7aMRgwjsAQB5ngJGlaqJRUP2qJe4yuZk1NSRIdnl&#10;tXWhAD/SGa8AgMRAogUganSKeizbXa3z2eCOe9qiqWPd84b3RonUfJHm0bLf0lunotOA/duqc6oB&#10;zDSwmW7r1GNdb9mypTuN128qYaCeShMmTEh9HAl9HIX6Ot1at3W6sk7J/umnn9xyqnPrL5tR++qr&#10;r9wPGvUi86fpDI0GDRq4xwpdNrTJ8m8/tEk3Hml/j/2f7dy21U3LDA3WFunzHZSmQeiAZBDpu0uj&#10;xbrldVoH+tuv0i2xaMge7WtdfPHFGbZatWp598g+lSsKsniuCwAAcorgHkBUhf+AjWa764dddunX&#10;e1r1QzjtM+h0OnUoDdrl95hTXVAZOHCgHX300amtS5curle9ap+mRfVAL7zwQldGR6dtq0e/X8NT&#10;n5XM0nNUrlzZu7WHTlnOSIkaja1kjSberczzDzgEtanOKgAA2aFydZMmTXJ/x2PR8rJIf7Mz2/bf&#10;f3877bTTMmzaJ4p0/6w0dcpQpwo1jTsQaZncbPFcF9FsAIC8ieAeAJArVNdeNBiXBu4Kb6EDo4VS&#10;XfrTTz/d5s6daw899JALCBTka4DZrNLAaqtXr/Zu7bF+/XrvWtoU3B8y4D1re+trtl/j1t5UAEES&#10;Kfyg0WLZgESmzhUqIeifHZmWrVu3uuW0TxZONexVGlFNZ1BqGTWF+AAAIGsI7gEkvPAfzZGaL9I8&#10;WvaaL9I8tUjzfLrerFkzV5pF5WoKFy6c2hSkq569auFrOS3j30dNQb16cd11111uMFmNZaBlZsyY&#10;4ZbLyuC0Koszbdq0vXqE6cfq77//vtdy4S1UpYOPsqMfHW93DX3Xld0BAACIpkj7ItFu27dvt2XL&#10;lrmShRp8VWfg+aF7aNM+2G+//eaW01kQ4fNDz4xQeSM/xC9SpIi77+LFi23y5MkRXwMt/QYAyHsI&#10;7gEAuUJ15dVzXgPTjhgxwgXm6kWvgWanT5/uSuBIyZIl3eX7779vs2bNstq1a7vbY8eOdYPIqpbq&#10;K6+84ga1lazUVr388stdTfyrrrrK/UCdN2+eu56d+qytjzjWvv32W/vkk08I8IEAiBR60GixbkCs&#10;RPq8RbPlz5/flTRU+K59MpU7LFeuXMSmkoJaTvth4fM0FlH4Y2s5v5OEzrhUqcPwZdJr2ldbsmTJ&#10;XgcIctL8MwoSrQEA8h6CewAJL9KOLS0+zZeV6aG3VeqmR48edtttt9mBBx5oHTp0cL2xFOTrR6GW&#10;UQjepEkTe+CBB1wv+6ZNm9oNN9xgI0eOtPr167uBZN988013Wz8WFZ6HPkd6rU6dOvbqq6+6nmN6&#10;nsMOO8yd4t2uXbt9XmtoS0+3bt0I8AFkytSpU/cJlGg5azqLCkD2VKxY0cqWLesCePW6j0RnOaq3&#10;vZZLbwDXLVu2uH26FStWpAb8up/KFGaVSvjo/n7v/Zy20H05PfaiRYsilk7MDr1Xf3u0du1abyoA&#10;ANmTb/cfrfQTCADIJO3Ix3KTMnD3b/HFIR2hP+7XzWoVWGNvv/22NwWJasOGDa7Hu34EajAwvzxO&#10;KP0A0o9IhfPi36d8+fJWqVIlNy279KNNve0V2utMgPRoQNsWLVpYowsftFpHnOF6jul+5zYpZN0b&#10;pNTtD6UzAzQAr8J80eC0Tz75pLseRAsXLrSaNWvaqFGj7KyzzvKmxo7WvU6lj9egg7Nnz7aGDRva&#10;+eefb507d3afN7UqVaq4SyQHHdDTgbinnnrKmwLEnkq5nXjiiXbjjTe6Umz+dkWX2Qkro0V/Jy+9&#10;9FJ78MEHvSmxE+9tuujMPB1w10D1ybhNV4mZW2+91bVEoP0I7RfpdftnTYZTj3cF8eL/doi07+fT&#10;Pp/q5etxo0EHFPznV4kg1ezX51avS1S6UWccZIceQwcHJPR5ckodVC644AK79957rVGjRoHZvgAA&#10;Yose9wASmnb2aYnf/NOm/R/ZkZZR8KBTuP3b/n3UOyx0uew0nR6uWvn68RNpfmjLqq5du9qUKVNs&#10;zJgx1rZtW28qAABA8qlRo4brWZ9WaB9KB3j8wXDVUz036cCAOoKo6QCBP/iuyvREg96jevXrcXUg&#10;AgCAzCC4BwAknV69emXY7rjjDm/p+PAD/JtvvtmbAgAAkDmROhMkatPZbwrFVbdevdMV9Kt3ul9i&#10;Jrwp8I70ONltKmHjP7aC9PD56nGv16UAX69LA+pqWZ1B6d8vrbZmzZrUx1m/fr2bpnJBOgCgTih6&#10;r6HLZKUBAPIegnsACS/Sji0tb7eePXtm2I499tiI981Mywn16gcQH5G+vzRaLBuAjLVu3dqF2Oqd&#10;r2B82bJlVq1aNTctUkur3n52qQyO/9jhpWzU81+vSaURRa9RZRS17NVXX516v7RaaNkanXWgaToI&#10;oOfR46rltMQjACDvILgHACSd7t27Z9jat2/vLQ0AABBckQ4SJUMThejq4S6RlvFbNIU/tmrcK6jX&#10;AQQNqqsxlxS4q+59+LIZtZ07d7pe/Gp6LH+6av77A/+qRGPofTLTAAB5E8E9AAAAkk6k4INGi3UD&#10;kFg0fpIGVVZQrzI2JUqU8OZkj9/rXo2e9QCAnCK4B5DwIv1wptFi2QAkDwU2DBSYM9oubt++PcMW&#10;umyi0udFPWqjSfW777rrLnv99de9KcC+QvdD4tn0mQ9v+g5EWja0qY67Ptvavkaan5WmHvl6PNWK&#10;j0ZT73f/sUW94EOfL60mkabHqwEA8h6CewAAACSlSMFHeFNgeuqpp0acR8tcGz16tKsBnVGbNWuW&#10;C6d1fdGiRREfKytN4eHIkSNdEBdpfixahw4d7LLLLos4Ty0rFETq81enTh036KVCTiBo9F3duHHj&#10;Xk0Drvr0/dNn2W8a+FUU8KsHu0JyTfdD/OwoWLCgeyyVmolG06CzAAAkAoJ7AAkv0g9nGi2WDUBy&#10;ePzxx23QoEHeLWTXwQcf7Nal384880w3/ZprrtlrerQH537//ffdc2zatMmbkhjCA3vdBtITaV8k&#10;vaYBVletWuUCdl2G1loPbwra9RnUspHma2DY8OBb5WX8+bquUN1vCuw13afgXtM1QKtqxivA13Ot&#10;W7cu9TFomWsAgLyH4B4AAABJJ1Lo4be//vrLevbsaY8++qgLkzJanpZ+q1GjhvXq1Su1HXrooW6d&#10;HnvssXtNVwCo5SX8MbLTQsvvxKul93wZCQ/s6WGPWFGv+IoVK1rlypXdNu7ff/91AX6kppBfwbp6&#10;tWtA1fD5kT7bCvsffPBBN18Du4Zav369m65gPpxCfL0e1YHXcnPnznWPRQ94AAAiI7gHkNDCfzTT&#10;aPFoABKben8vXrzY3nvvPWvRooU3FfH0zz//2KWXXupC/q5du9qrr77qzdlj4sSJqQcCdBDgmWee&#10;SQ3rx4wZY88995y7fvXVV9vgwYPddZXPGTZsmCt/dMghh7jSNldddZX9/fffbn5WLFy40Pr27Wvt&#10;27e34447zr744gtvTtYomFRQT2CPnIi0P5JWK1WqlC1fvtw1lbLR2S7hveb9pmXHjh1r+fLlc7Xe&#10;w+dHovuoZJTmq/58KA3uquklS5b0pqTYtm2bO4CwbNkyF+xr4Na6deu659RBg0jvg7anAQDyJoJ7&#10;AAAAJKVI4Ydav3797PPPP7c2bdq42+ktS8teS2ud+i644ALXI7hPnz4uuLvhhhtcrXx/uXfffdfO&#10;OOMMK168uPXv39+F+0888URqffnq1atb48aN3WMpoG/YsKGbfuutt9qAAQNc2H7HHXe4Myv0b33u&#10;uedmakBNv6mUh8L6qVOn2hVXXGEnnXSSO0CgMF8i3UctlOp5P/vss3bQQQe5nvYE9ogXla8JDd8V&#10;yqdFveBbtmy5T9DuU894Be6hLZx/kEBNj+dTb3wdOFBYrzNOSpcunXpwIL3XlAy03vSdV/Pr/gMA&#10;kFX5du9gcvgWQFRoBzyWm5SB08wWb/Ru7PZxv25WI98qN9AdEC/6AaqQqNGFD1qtI1JCJZ3ifW6T&#10;Qta9QXFvqcSlUKpmzZo2atQoO+uss7ypKYPMxYIeV73z1BMvHmbPnu0CvvPPP986d+7sygioqTei&#10;LpEcGjRo4Hppq2d9Rs455xxXHuKTTz7xpiCnXnvtNRfEf/zxx9aqVStvaoo33njD1aVXkH355Ze7&#10;afr+68yHo48+2p588klXj1t189VbfsiQIW4Z+fLLL10Q//bbb7t5ulRv+u+//95tt/Q4Rx55pAv8&#10;r732Wu9eZsOHD7ebb77ZvvvuO6tdu7Y3NX0PPPCAPf/88+4+1apVc9MU4p944okuxH/xxRfdtFCT&#10;J092Pf3VS3/JkiXurACFd5n1wgsvpK6TaFJZEp3doNImsaZtuuqYx2ubLgqc27Vr5w7OJOM2XUH4&#10;TTfd5FqsKFxWmJ4VGd1HY0/oDBn1zk8Wt912mzvwmxn6XaSzCkR/Y7Svk5ODFfq907t3b7v33nut&#10;UaNGqZ9xXeqASKLT/vWcOXO8W8lLHQZ0YA0AMose9wAAIF1+EBOLph+ynTp18p4J+lFPy3nzf/z7&#10;vaDTa75I82jZb+mtU9H33r+tMhn16tVLraf9ww8/uOvqBfzrr7+mNtXhLlSokE2YMCH1cST0cVRe&#10;RwcGdFs9g6dMmWI//fSTW05Bor9sRu2rr75yB3+qVq2aOk2Biw4KSeiyoU1Uquett97KUmgv6tkf&#10;6fOc06Z1CcSbOjUkU2gvN954oztjIDNN4azCaDXtR+m7iLTpjKvDDjss6Zs+DxqDQmejxKpTDIDk&#10;QnAPIOFF+uFMo8Wy5TX68anek7Fq48aN854JEukzR8taq1+/vrc2EVThgZ62M36IsXTpUnepevDq&#10;he+3Ll26uG2GynGk5Y8//rALL7zQldFRiRr1wlboL/psZJaeI1KPbZXoyYjO6DnllFPcGVlZoR73&#10;4Z/laDSFiEh8kf5tacFtOhNEPeH9FmmZrLZkplJmorFnvvnmm6RrGq9FVDZJB5F1ZhnBPYDMILgH&#10;AAAAEBh+4K1e6xrENrw9+uijbn441aU//fTTbe7cufbQQw/ZpEmTXJCv0jVZpaAtUk36zPSiV09j&#10;lfR58803XU1+nVkEBJnOMNGZGVlp+n5Emp7MTeNlIDb84F5l0JKxadwV0d8QjX+iHvf+YOsAkB6C&#10;ewAAACSdSL0VIzVfpHm07DVfpHlqkeb5dL1Zs2aurITCxMKFC6c2BYUak2D8+PFuOb/0hP8YCupV&#10;Hkf181WHvm7dum6ZGTNmuOWyMjityuJMmzbN1q1blzpNwd3vv/++13LhLZTC/+uvv971+FeN/bQG&#10;/wQyEumzFs2msRv8gWwz28qUKRNxejI3jWERaf3FoyU7P7hPVv6/of6mqMf95s2b6XEPIFMI7gEk&#10;vPAdWxot1g0AEDuqK6+e84MHD7YRI0a4wFy96K+88kqbPn26K4EjfhD+/vvv26xZs1IHnh07dqwL&#10;RVRH+JVXXrGhQ4e66bqdWRokVuGKBr9dsGCBzZs3z13PymP4NDisBrvV2QIE+ACwr7wSYiu493vc&#10;E9wDyAyCewAAACSlSAfeaPFpvqxMD72tUjc9evSw2267zQ488EBXakC96RXkq868ltHgsU2aNHGh&#10;uHrZN23a1G644QYbOXKkG+dAA8mqXI1ua+Dab7/9dq/nSK/VqVPHXn31Vfvtt9/c82hQQZXAadeu&#10;3T6v1W8Z0eC6BPjIrkifOVreasks2d+fT6VyGJwWQFYQ3ANIaOE7tDRaPBqA5KEe2R999JF3C9Fw&#10;9tln26JFi6xly5belD0UxmueetWHevvtt92/ha9IkSIuvFdwrrrSKlvzxRdf2CGHHOItkTLAreap&#10;FI5CdlFpGt1H5XR++uknGz16tLVt29b1mFeP/axQSD958mQ3sOAPP/zgzgDQgQANIpsTBPgAsLdk&#10;L5XjU497Bfc6K4wa9wAyg+AeAAAASSnSgTdaYjUNVNu4cWOrXLlymv+mKkVToECB1Nv+fSpWrLjX&#10;ctlp+fPnd7Xyq1SpEnF+eMsKP8D/+++/7aabbnIHIoBIIn3WaHmvAQDyHoJ7AAkv0o4tjRbLhuTi&#10;D3AJIPn16tUrw3bHHXd4S8dHhQoV7MEHH3TPDQCID+3Tq1xNtFteOXsAQHwQ3AMAgH307NnTatSo&#10;4WpJJ1Nr2LChe38lSpRwvVvVM1clOVT/Gskl/IAbjaambVtG7dhjj41438w0IFYifd5oeachurRO&#10;O3XqZEWLFo160z4mAEQLwT2AhBe+Y0ujxbolM/3Y6N27t5177rnWvn17a9OmjTVr1syVndBgjYne&#10;VLNaP9Tq1atnpUuXdsF94cKFXZkNAMmve/fuGTZt+wAAyUu94idNmmTbtm2Letu0aZP3LACQc/l2&#10;JXsCASBuVG4ilpuUgdPMFm/0buz2cb9uVt1Wpg5IB8TDihUrXKjT6MIHrdYRZ7jgt1ixYnZuk0LW&#10;vUFxb6nEpoGz1q5d6y7DrycD9bRXaB966bfcFuvtaF7RoEEDd9DpkUce8aYAsTdlyhQ3+O6NN97o&#10;Pn+qi6/a/LrUtia3aAyASy+91JXjiTWViVCPU4VX8aLBfXVQVgectb79de6Pi5DodFZYv379XAuS&#10;1atXW9myZb1biDUNjH355Zfbvffea40aNQrM9iVann76abvmmmvcfrbKh8VavLdVzz//vPXp08cN&#10;cl67du2k204BiB2CewBRE+/g/pMbj7PNc763ESNGeFOA2Pv3339dONDk4oet9pE9XGivHf9zGhdM&#10;muB+48aNrrfQhg0bUi81TS0Z6GCLms4u0L+ff6lpuY3gPjr84P7hhx/2pgCxp+D+zDPPJLgnuI8q&#10;gnsIwX10EdwDSBQE9wCiJjeC+4XfjfFuAfF10GWPW51OZ7of1GoK7rvVK+rNTWxbt261LVu2uMvN&#10;mze7S/96otN2Sv9eKo/j/9v513WZ2wjuo4PgHrmB4J7gPhb090mh/Q033OBNCQaC+/hScH/FFVcQ&#10;3EcJwT2AREFwDyBq4h3cL/5lsq1bsci2b9+e2rTzpUsgVvLnz+8GMt2vwcFWukptF/aq9WpUwI6t&#10;k/vBbzTox4yavkv+df92MtC/n2ra+y30dm4juI8OBfetW7cmuEdcffvttwT3u/9WENxHV14N7let&#10;WuX2uUSfqzJlygTi73RuIbiPrnhvqwjuAWQXwT2AqIl3cO8H9X5YH3odiBU/uC9UqJBr/nUF98fU&#10;KugtBWQPwX10ENwjNxDcE9zHgoJ7hfZ5LbhXqT4/wF2/fr07E1CfrbzqrbfeIriPIoJ7AIki5RA2&#10;ACQgBVx+b1kFp/phox0w1aqm0WLV9BlTUy97ffbU/B5hAIJFB0FotHg2IK946qmnXK/4WDW+TwAA&#10;ENwDSGAK7kN7Pyu4V7DqDzxJo8Wq6bOm4F6fOx080ueQ8B4AAMRK+EGi3G533nmn63Efq+afgUbb&#10;0wAAeQ+lcgBETaxLPPyzzmzrTu/GbnqunTtTJui6f9ufBsSCPuf+QSP/ulrl4vmsXJF83lJA9uiz&#10;xK5ZzvmlcuJRGgTwqVROz549E6JUjspE6OBzLBx11FE2fvx471bs5ZVSOddff703JW9YtmyZq2sv&#10;Kpvjd5zIq1Qq58orr6RUTpRQKgdAoiC4BxA1BE4AkDNsR6OD4B65IZGC+2SSF4J7hfZ5LbjH3t5+&#10;+22C+ygiuAeQKDivHwAAAElHB0BotHg3AAAAIFoI7gEAAAAACLBIB4rC2/bt2239+vUR59Gy11SC&#10;U72y1UM70nw1rXe1SPOy0vQY6T1PdixdutSuu+46++KLL7wpAIBEQnAPAAAAAECCGzhwoJ1++une&#10;LUSDSrc0a9bMOnbs6Grth3v//fetWrVqNmrUKG9K9uk5Lr/8cu9WzviBfb169ezJJ5+0jRs3enMA&#10;AImE4B4AAABJKVKPRRotVg2IlUift/D2+OOP24svvpjp5WmZaxUrVnTB919//WV33nnnXvNmz57t&#10;Bg4+9dRTrVevXnvNy25L798vM8ID+0gHGwAAiYPgHgAAAACABDRnzhw7++yz7bHHHovLoJ550THH&#10;HGMXXnihvfLKKzZ27Fg3bcuWLXbJJZe4wUUfeeQRNy03KbC/9tprCewBIMkQ3AMAACDpROqtSKPF&#10;ugGxEunzpqbAfsmSJfbuu+/awQcfnO6ytOy3AQMGWOPGje3666+3ZcuW2e233+4OmgwePNiKFy8e&#10;8T7ptQULFljfvn2tffv21r17971q0EdaPi16LX5g/9RTTxHYA0CSIbgHAAAAACAB9evXz8aPH29t&#10;2rTxpiAWihQpYs8//7wb/Ldnz542YsQIu/fee+2AAw7wlsi8lStX2vHHH2/ff/+9XXHFFXbSSSe5&#10;EH/RokXeEhn777//7L777rPmzZsT2ANAEsu3K73DtwCQBfny5Uu3RwgAIH1sR6OjQYMG1rJlS7v/&#10;/vu9KUDsfffdd3bOOefYjTfe6ELUKlWquDIauixdurS3VPwpcDzssMPswQcf9KYkF703lTI599xz&#10;U9e3LtWSgf791KNaLSPnnXeeC4U/+ugjbwqiTWVoHn74YWvXrp29/fbb3tSs0XfxhRdesClTpriB&#10;bUUhvgL8E0880QYNGuSmhXrnnXfs6quvtptuusl++eUXd7Bm69at3tyMjR492h0sCKqnn37arrnm&#10;GjcYcDxKPu3YscOKFi1q27Zt86bElg769OnTx52hUbt27b22VQCQHoJ7AFFD4AQAOcN2NDoI7pEb&#10;ghrca7uS7E444QS76KKLXOCnwUR1ud9++3lzoys31mf//v0J7gNAQbnC75kzZ1rBggXtk08+sQMP&#10;PNCbm3nHHXeclSxZ0t58801vSoqOHTu6HvzpBffFihVL6t71BPcAsDeCewBRQ+AEADnDdjQ6/OBe&#10;ZQSAeFFwr17fQQvu1TN31apVtm7dOtdU6sO/ngxKlSpldevWtYYNG1rZsmWtXLlyrul6LMR7O+33&#10;uFdv5IwQ3MfWHXfcYcOHD7chQ4a4Wvc6SKTBahWmZ4W2DzpTRL3MQ2mQ4TJlyrje+OEU3KucDj3u&#10;o4PgHkCiILgHEDUETgCQM2xHo4PgHrkhqMG9Avq1a9emhvWh15OBgnut39BLv8UCwX3e9Omnn7qz&#10;Ovzw/MMPP3T16Xv16uVK52RF586dXYkc1ckPpTNHatSokW5wr7r6jRo1skKFCtl7773neu1v3rzZ&#10;WyptBPd7I7gHkCgI7gFEDYETAOQM29HoqFSpkvvxn5mgC4iWqVOnuprVt99+uwvu9TlUU6/cWIXI&#10;mbFx40ZXWmPDhg2pl5qmlgyKFy/uWokSJVzPZ/9S02IhN4J7bcsysz07//zzXXCvkBbRo0Fju3Tp&#10;YvXq1XNhucrkiA6oqM69wliVv8msm2++2R1c+fbbb13JHFm9erUdeuihLtRXyBvu3Xff3Su4Dw19&#10;n3vuOfca0gvwCe73RnAPIFEQ3AOIGgInAMgZtqPRoR73c+bMcT0SfaxXxNr27dvdpXrftm7d2sqX&#10;L5/aFCbnFpXT2LJli7tUsKdL/3qi0zZTwXbhwoXdZeh1XcYCwX3eou/16aefbr///ruNGzfOatWq&#10;5c1JOZvl2GOPtTVr1rjSNVWrVvXmpO/vv/+2o48+2o444ggbOHCg+zzddtttNmHCBNfrPivBvX9G&#10;z5IlS9ygt2kF+AT3eyO4B5AoCO4BRA2BEwDkDNvR6FCIEtpUGsS/DsSKgmLVp47UFBDlFgVUagog&#10;/ev+7WSg3s8FChRIbaG3YyG3gnuFthm54IILXHCvMi6IjoceesieffZZe+qpp+zUU0/1pu7xww8/&#10;uGBfZ9m88cYblj9/fm9O+iZPnmw33HCDLVy40N3u3r2763WvA31pBff6HKQV3PvSCvAJ7vembSDB&#10;PYBEQHAPIGoInAAgZ9iORodKgWgAzkiXQKwoMFbZCzX1sFfzb8eq9zfiL8jBPRKLwuN58+a50k4Z&#10;9dbPbHDvCw/wCe73RnAPIFEQ3AOIGgInAMgZtqPRoZAivKm2ty6BWFEPbwVwCoPCW2jZJiS23Aju&#10;FdoT3OdtCu5VUz+zwb1v8eLFLsA/6aSTXP38oCK4B4DICO4BRA2BEwDkDNvR6NAPcZUB0WX4dSBW&#10;VCJDve4V0oc2v3QLkgPBPdJy7rnnetfSpgFuVdc+q7Ib3CcKgnsAiIzgHkDUEDgBQM6wHY0OrcOd&#10;O3e6S7/pthoQK/r+qinAD730G5KD/i3juZ32g/urr77am4Kg+uSTT7xraStbtqy1a9fOu5V57733&#10;HsF9FBHcA0gUBPcAoibeP2QAINmwHQWAYCO4R24guI8ugnsAiSJzQ54DAAAAAIC404ECGg0AkPcQ&#10;3AMAAAAAAAAAECAE9wAAAAAABFikHti0vNMAAHkTwT0AAAAAAAAAAAFCcA8AAAAAQEBF6oFNy3sN&#10;AJD3ENwDAAAAAAAAABAgBPcAAAAAAARYpB7YtLzV8qIdO3bErAFAIiC4BwAAAAAAQKAULVo0Jq1E&#10;iRLWqVMn71kAILgI7gEAAAAACKhIva9peavlVdu2bYtZGzdunPcsABBcBPcAAAAAAAAAAAQIwT0A&#10;AAAAAAEWqRc2LW81AEDeQ3APAAAAAAAAAECAENwDAAAAABBQkXpf0/JeAwDkPQT3AAAAAAAAAAAE&#10;SL5dHLoFECX58uWjNwgA5ADbUQAItnhvp/Pnz29nn322XXnlld4U5EUffPCBPfzww/bkk09agwYN&#10;rGLFilahQgWrVKmSlSxZ0lsqcT399NN2zTXX2IoVK9z7SjbPP/+89enTxwYPHmy1a9e2ypUrW5Uq&#10;VdwlAKSH4B5A1BA4AUDOsB0FgGCL93Zazwf4/ve//1m9evWsXLlyVr58edeKFy/uzU1cBPcAEBnB&#10;PYCoIXACgJxhOwoAwRbv7fRLL71kGzZssE2bNu3TkHcUKFDAihUrZscee6zrbV+6dGnXypQpY0WL&#10;FvWWSlx+cP/ee+8lZXD/wgsv2MiRI1ODez+0J7gHkBGCewBRQ+AEADnDdhQAgi3e2+mNGze64D5S&#10;Q95RqFAh17O+RIkS+7TChQt7SyWuZ5991q6++mrvVvIaNWqU1ahRI7XU0X777efNAYDICO4BRA2B&#10;EwDkDNtRAAi2eG+nt2zZYps3b454ibxDPe7Vs75IkSKuhV5XqJ/oZs+ebTNmzLB169bt05JBqVKl&#10;XGvTpo0rb6RSR2ply5b1lgCAyAjuAUQNgRMA5AzbUQAItnhvp7dv375P27Ztm+3YscNbAnmBPncF&#10;CxZMbQrr/esawDjRKaBfu3Ztalgfej0ZKLRXaaPQS78BQHoI7gFEDYETAOQM21EACLZ4b6f959Jl&#10;pOvIO/TZUwu97t9OdCoJpXEbVALKv9Q0tWSgMkd+qSONVeBfJsPAwgBii+AeQNRox5FNCgBkH9tR&#10;AAg2ttNA9G3dutWVf9KlSkHp0r+e6LTNUEkjjUXglzfyryfD+AQAYovgHkDU8EMGAHKG7SgABBvb&#10;aSD6VPpJTaWg/Ov+7WSgkkYap8BvobcBID0E9wCihh8yAJAzbEcBINjYTgMAgHhJ/FFMAAAAAAAA&#10;AABIIgT3AAAAAAAAAAAECME9AAAAAAAAAAABQnAPAAAAAAAAAECAENwDAAAAAAAAABAgBPcAAAAA&#10;AAAAAAQIwT0AAAAAAAAAAAFCcA8AAAAAAAAAQIAQ3AMAAAAAAAAAECAE9wAAAAAAAAAABAjBPQAA&#10;AAAAAAAAAUJwDwAAAAAAAABAgBDcAwAAAAAAAAAQIAT3AAAAAAAAAAAECME9AAAAAAAAAAABQnAP&#10;AAAAAAAAAECAENwDAAAAAAAAABAgBPcAAAAAAAAAAAQIwT0AAAAAAAAAAAFCcA8AAAAAAAAAQIAQ&#10;3AMAAAAAAAAAECAE9wAAAAAAAAAABAjBPQAAAAAAAAAAAUJwDwAAAAAAAABAgBDcAwAAAAAAAAAQ&#10;IAT3AAAAAAAAAAAECME9AAAAAAAAAAABQnAPAAAAAAAAAECAENwDAAAAAAAAABAgBPcAAAAAAAAA&#10;AAQIwT0AAAAAAAAAAAFCcA8AAAAAAAAAQIAQ3AMAAAAAAAAAECAE9wAAAAAAAAAABAjBPQAAAAAA&#10;AAAAAUJwDwAAAAAAAABAgBDcAwAAAAAAAAAQIAT3AAAAAAAAAAAECME9AAAAAAAAAAABQnAPAAAA&#10;AAAAAECAENwDAAAAAAAAABAgBPcAAAAAAAAAAAQIwT0AAAAAAAAAAAFCcA8AAAAAAAAAQIAQ3AMA&#10;AAAAAAAAECAE9wAAAAAAAAAABAjBPQAAAAAAAAAAAUJwDwAAAAAAAABAgBDcAwAAAAAAAAAQIAT3&#10;AAAAAAAAAAAECME9AAAAAAAAAAABQnAPAAAAAAAAAECAENwDAAAAAAAAABAgBDdMZjYAACFtSURB&#10;VPcAAAAAAAAAAAQIwT0AAAAAAAAAAAFCcA8AAAAAAAAAQIAQ3AMAAAAAAAAAECAE9wAAAAAAAAAA&#10;BAjBPQAAAAAAAAAAAUJwDwAAAAAAAABAgBDcAwAAAAAAAAAQIAT3AAAAAAAAAAAECME9AAAAAAAA&#10;AAABQnAPAAAAAAAAAECAENwDAAAAAAAAABAgBPcAAAAAAAAAAAQIwT0AAAAAAAAAAAFCcA8AAAAA&#10;AAAAQIAQ3AMAAAAAAAAAECAE9wAAAAAAAAAABAjBPQAAAAAAAAAAAUJwDwAAAAAAAABAgBDcAwAA&#10;AAAAAAAQIAT3AAAAAAAAAAAECME9AAAAAAAAAAABQnAPAAAAAAAAAECA5Nu1m3cdAHIkX758Fs9N&#10;yo8//mjLly+3HTt2uLZz587USyC3FShQwCpVqmTNmzd31wsWLOgu1YC0xHs7CgDIGrbTAAAgXgju&#10;AURNvH/IHHfccTZmzBjvFhA8xxxzjA0fPtyKFClihQsXTr0E0kIgBADBxnYaAADEC8E9gKiJ9w+Z&#10;bt262bfffmtffvmlNwUIjsMPP9xat25tgwYNsuLFi6e2YsWKeUsA+yIQAoBgYzsNAADiheAeQNTE&#10;+4dM165dbfPmzTZhwgRvChAc7du3d9+JJ5980kqVKuVa6dKlrWTJkt4SwL4IhAAg2NhOAwCAeGFw&#10;WgAJix9NCDJ9Prdu3Wpr1661jRs3uuvbt2/35gIAAAAAAKSN4B5AwiK4R9Bt27bN1q1b54L7LVu2&#10;uMGTAQAAAAAAMkJwDyBhEdwj6BTch/a4J7gHAAAAAACZQXAPAAAAAAAAAECAENwDAAAAAAAAABAg&#10;BPcAAAAAAAAAAAQIwT0AAAAAAAAAAAFCcA8AAAAAAAAAQIAQ3AMAAAAAAAAAECAE9wAAAAAAAAAA&#10;BAjBPQAAAAAAAAAAAUJwDwAAAAAAAABAgBDcAwAAAAAAAAAQIAT3AAAAAAAAAAAECME9AMA2b95s&#10;W7Zs8W4BAAAAAAAgNxHcA0CC2Lp1q7311lveregqVqyYlShRwruVmGK5fgAAAAAAAOKJ4B4AEsDK&#10;lSutWbNmdt9993lTEIr1AwAAAAAAkgnBPQAkAAXTf/zxh3cr+r755hv76quvvFuJJ9brBwAAAAAA&#10;IJ4I7gHkuuOPP97effdd27VrlzcF8dahQwdr3769dwsAAAAAAAC5ieAeQK6bPn26nXbaadaiRYuE&#10;DvB/+OEHu+SSS6x169Z20EEHuQMS//vf/2z79u3eEik2bdpkvXv3tuuuu86bsrdXX33Vzf/222/d&#10;7ZEjR9qtt97qri9YsMDNe+CBB9zt9Pz77782cOBAO+6449zradu2rfXp08d+/vlnb4k99JiXXXaZ&#10;dyuFpj3yyCOudvyjjz5qhx9+uDVt2tROP/301Ne2YcMGu+uuu9xj631fdNFFNnfuXDcv3MKFC+2W&#10;W25xBwkOOOAAO/LII+3ee++1VatWeUukiNf6AQAAAAAACKp8u+jiCiBK8uXLl63QvUaNGrZo0SLv&#10;ltnBBx9sd955p5188snuMdNyzDHH2LZt22zChAnelNyj2up33HGHe//16tWzsmXL2q+//upC70MP&#10;PdQ+/vhj22+//dyyq1evtnLlyrnbCtfDXX755fbiiy/aiBEj7JxzznGh9JAhQ9yyBQsWdPdr1aqV&#10;e8y0LFu2zNq0aeOC7OrVq1vdunVt+fLl9ueff1r+/Pld2H3mmWd6S6f82xUoUGCvgwyapkBezzlx&#10;4kSrVauWe+1r1661woULu+dXuD5z5kw3T69PQX6pUqVsxowZVqdOHe+RzD799FM744wzbN26dVap&#10;UiWrXbu2zZ4924X2lStXto8++sgF/xKP9RMP7dq1c+vqpptusipVqrim96r3D6Qlu9tRAEB8sJ0G&#10;AADxQo97AIGjHvinnnqqtWzZ0t57773A/zj64IMP7Pbbb3dh8/jx423OnDk2bdo0F5p37tzZvvvu&#10;OxcwZ9f9999vU6ZMcdcPPPBAW7p0aYah9GOPPeaev3///jZ//nxXw1414F977TXbuXOnXX/99Zla&#10;r+rVPm/ePPd+dPnff/+5Hvc6ING1a1cX4Ov9/vPPP+51derUyYXzCtJ9Oiij+6xfv96eeOIJW7Jk&#10;iU2dOtUtf8MNN7iDDCeeeOI+Pe8zKzvrBwAAAAAAIMgI7gEEVqIE+AqO5dlnn3VBvU89q9955x2r&#10;UKGCjR07NjVcjgf1rJeOHTu6Hva+s88+250ZcM0117iSNJmhsF3/BqIe7X4Jmx07dtjQoUNdb34p&#10;WbKkK8Ujs2bNcpfy9NNPu9BeZYSuvfba1Nej0F8leHTmhML8QYMGuekAAAAAAAB5HcE9gMALcoC/&#10;Zs0aV9u+ePHirhRMuDJlyrje5jJu3Dh3GQ8qNySXXnqp632vcja+u+++2/XE12vOjKOPPtq7lkKl&#10;jaREiRJuXIJQOkghoQcFdBaCXHDBBe4y3MUXX+wu47l+AAAAAAAAgozgHkDCCA3w33//fW9q7tKA&#10;qyo9U79+fdcbPZL999/fXapkTbyoFI5q6y9evNj69evnBqetWbOm6xE/adIkb6mMFSpUyB18COX3&#10;mFe99nCqky+hB1f89924cWN3GS431g8AAAAAAECQEdwDiCoN2JXVllUK8E855RQ3uGlu27Jli7tU&#10;2Ze0KPzOimicUVC6dGkX0L/11lvWo0cPN1iuDjI8//zz1qFDB3cWgAb2zUh67yuz/3YZraPcWD8A&#10;AAAAAABBRnAPIGoUqGanZZUGRdWgqQ0aNPCm5B6/NIxqtKdFg7OKat6LH3irRnwka9eu9a7ljHq/&#10;K6B/44037N9//3U19m+88UYXoKv2/quvvuotGVsZraPcWj8AAAAAAABBRXAPIGH4gf2YMWNcGZgg&#10;qFWrlisZo5I0oXXkQ3322WfuslWrVu6ySJEi7nLdunURw+mff/7Zu7ZHVs9MuPXWW11Zoa1bt7rb&#10;CvHbtm1rDz/8sCudIzNmzHCXsXbIIYe4y7Rq2OfG+gEAAAAAAAgygnsAgRfEwD7URRdd5C6vuuoq&#10;27x5s7vuGzp0qE2dOtUqVqxoxx13nJtWtGhRq1atmgulw2v1Dx8+3GbNmuXd2sMvJ7N69ep9zlL4&#10;9ddfbcKECTZnzhxvitlPP/3kBvIdNmyYN2UPv8RQvM5Y8NfPPffcY/PmzXPXfQrhn332WRe8n3vu&#10;uW5atNcPAAAAAABAoiG4BxBY3bp1s++++y6wgb3v9ttvt+bNm7vwvEWLFvbQQw/ZoEGD7Mwzz7RL&#10;L73UlaZ5+eWXrXjx4t49zM4777zUy6uvvtoeeeQRV7dfIbd6xodTr349joJv9WDv3bu3Nyfl+Tt1&#10;6mQvvPCCN8Xstttuc2G2BqPt1auXPfPMM/bkk09a9+7d7c0337R69eqlvoZY69Kli3u9y5YtcwML&#10;33LLLTZkyBC77rrrrH379rZx40b3ekP/jaO5fgAAAAAAABINwT2AwPED+08++SS1zEqQKZD/6quv&#10;7JJLLrG///7bbr75ZrviiitcQH744Ye7QWL1nkLdfffdLpDevn2763Hev39/+/rrr134fvHFF3tL&#10;7aHyMY8++qgVK1bMfvjhBxsxYoS7b1o0AK1q29esWdNGjhxpffv2dUG5ytWcfPLJ7iBDqVKlvKVj&#10;b/DgwS58z58/vz344IPugIYOJFSvXt3V2ldv/FCxXj8AAAAAAABBlm8XNQUA5LIaNWq4AUoVbt91&#10;112ZDuuPOeYY27Ztmwuhg0K9x3/77Tf3utSrXT3B06OBVlUbX73jmzZtmlrfPS0qxbNixQo34KtC&#10;6oxoE68SOqrBr8du1KiRlStXzpsbfyp/o/WjkjYK7bWO0hPr9RNL7dq1c6//pptusipVqrimz4M/&#10;CC8QicpGsWsGAMHFdhoAAMQLwT2AXKee6mpZ7V0fxOAe8BHcIzsIhAAg2NhOAwCAeKFUDoBcp3rn&#10;iVASBwAAAAAAAIgHetwDSFj0uEeQ0eMe2UFPzvTNmDHDDQYuJUqUYF0hUFQuT7RfosHYCxQoYAUL&#10;FnSXakgO8d5Oq1ygxu1hm4eg2blzpytT+fjjj1vv3r3Z5gFADBDcA0hYBPcIMoJ7ZAfBffqmT59u&#10;LVq0sEMPPdS6du3qTQWCQfsjGqz+gw8+sNatW7txWQoXLpx6ieQQ7+20nk8h6O233+5NAYJBof1D&#10;Dz3kxihT2VO2eQAQfQT3ABIWwT2CjOAe2UFwnz4/uB8zZgzBPQJH+yOdOnWyESNGWJs2bax48eKp&#10;LbcHTEf0xHs7XbRoURfaE9wjaBTca9vWv39/u+iii9jmAUAMUOMeAAAAAKJk3bp1rql0zpYtW2zH&#10;jh3eHABIPps2bWKbBwAxQnAPAAAAAFGiAEtnXCnE2rp1q6tPDgDJSts6tnkAEBsE9wAAAAAQJQqw&#10;6H2KaKF8GoJO2zq2eQAQGwT3AAAAABAl69ev36v3KSEWgGSmUjls8wAgNgjuAQAAAAAAAAAIEIJ7&#10;AAAAAAAAAAAChOAeAAAAAAAAAIAAIbgHAAAAAAAAACBACO4BAAAAAAAAAAgQgnsAAAAAAAAAAAKE&#10;4B4AAAAAAAAAgAAhuAcAAAAAAAAAIEAI7gEAAAAAAAAACBCCewAAAAAAAAAAAoTgHgCAGMqXL593&#10;be/rABAPW7dutc2bN9uuXbu8Kclt48aN9u+//3q3AOQ127dvd9u8HTt2eFOS19q1a10DACSvfLt3&#10;4vPGXjyApNOlSxf77LPPbPTo0amBBJs0BMVJJ51kBx98sN11111WoUKF1Lbffvt5SwD70sEdtmNp&#10;mz59urVo0cLGjBljXbt29aYmh/fee8+OPfZYK168uDclOo488kj76quv7JtvvrEOHTp4UxNPZtaP&#10;grp27drZf//9Z7Nnz/amxs+ECROsU6dOds0111irVq2sSpUqrlWuXNkqVarkLYVEF+/tdJEiReyO&#10;O+6w22+/3ZuSHGbMmOHWZdOmTb0p0aH9roEDB9o999yT0OssrfWzYsUKu/POO+2dd95x16VixYrW&#10;o0cP957LlSvnpsWDDpAUK1bMTj75ZDv11FPZ5gFADBDcA0hY+gE/btw47xYQPIcccog9+OCDVrZs&#10;WfdDSpdqQFoI7tOXrMH9GWecYW+//batWrUq6tuIZAjuM7N+du7caRdddJG9/PLLVr9+fYJ7xAzB&#10;fc49/fTTdv3117vvtULfaEqG4D6t9bNo0SJ3cHL+/PlWp04dt33XGQZffPGFLV682Bo2bGhTpkyJ&#10;WycRgnsAiD2CewAJ67fffrOlS5fahg0b9mlAbitZsqTrYa8fUaVKlXKtdOnSbjqQFoL79CVrcF+j&#10;Rg0XyMQiuP/ll19szZo11qxZM7cNSkQZrZ/Vq1fbeeed587AE4J7xBLBfc6dc8459tprr7kzaaId&#10;3CvUVqtdu7bVrFnTm5pY0lo/vXr1spEjR9ppp51mr776qhUtWtRNX79+vVvu888/t8svv9xeeOEF&#10;Nz3WCO4BIPYI7gEkLNWx3bRpkwvq/UtNUwNyk37Uq5xDpKYfOEBa8kpwP3nyZLetPvroo70pmUNw&#10;nzelt35GjBhht9xyi5uvkhI6UEFwj1jKznZ6wYIF9uWXX7rgtUCBAt7UzCG4z3sirZ8tW7a47Z8u&#10;1XEpfJvy66+/um2gpi9btsybGlsE9wAQewT3ABKWBtzTzqs/8J4u/etAbtKPev3QVitcuPBe19WA&#10;tOSV4H748OF24YUXutItAwYMyHSAn1vB/cKFC+25555z5WZWrlzpAgm95j59+uxTT/juu+92vT11&#10;Wa1aNW9qiu+//95efPFFO/zww+3888+3adOmuZ6Ro0aNcgcyzj33XLeNGDRokBUsWNC7V2RaB6+/&#10;/rr9+eefrrelepd2797drVe/F6Y88sgj9scff9jNN99sDRo02Gva0KFDXZ3kl156yb1mBS66v8JF&#10;0b+TgnEN9qow/Oqrr3bBdDi99iFDhtgnn3zi1pXOLDr00EPd+mncuLG3VIo33njDjU+j5wh/LA2y&#10;qPIQWr/3339/huvHD400rX///nbJJZe49UBwj1jKznbaD1V1Fp4C+KwE+LkR3MfqO61t1bXXXuu+&#10;K3PmzHHbUX1nr7vuOjvwwAO9e0WW2W3ehx9+6Nopp5zi5odOu/HGG919H3/8cfdvUqJECevWrZvb&#10;fmg9f/311/bUU0/ZX3/9ZVWrVnVh9KWXXur+zUPp31/bTv/16N/ygAMOsAsuuMCOOeYYb6kU0Vo/&#10;2o7odao0ziuvvOI9wh56rDJlyrjXomXigeAeAGKP4B5AwtIgdGraOfWv+7eB3KZQST+e/MvQBqQl&#10;rwX3vswG+LkR3H/66aeuxvq6detcEKEQRaGwen8rnPjoo4+sdevW3tLmBqX++eefXc/vgw46yJua&#10;QiFPz5497eKLL3ahue7bu3dvN8CgarTr8fUZmDdvnguR0vLAAw/YrbfeaoUKFXJhoILrmTNnuteo&#10;wHjixImpQVakGvf+tH79+tmjjz7qBjbUtmrJkiVuvoIrHWRQKQa9R702fxBE1VxWmQafXquCKgVd&#10;CsH2339/19tTPYz1+nSgIvTfWqGUHv+ZZ56xq666ypuaQr1IFZb5wXtG60cH63UwQQcl6tatu8/9&#10;443gPm/ISXDvy0qAH+/gPpbfaR34VMCt8l0KfdWDXO9PB+fCQ+1QWdnmRapx70/Td/P55593z6ly&#10;hjpgqW2LtmldunSxK664wr3n8uXLu/Ugek96bz5td7S8tk/6t9MBh23bttmsWbPcfB1A1Dryw/54&#10;rB/5+OOP7fjjj7dGjRq5A7PxQHAPAHGg4B4AAAC5L6/smg0bNsy91/B2+OGH7xo/fry31L5++ukn&#10;t9yYMWO8KbG1cOHCXSVLltyVL1++XU888cSuHTt2uOlbtmzZdcMNN7jXUrVq1V0rV65006V58+Zu&#10;+i+//OJN2WPUqFFu3sUXX+xNSVG9enU3fdWqVd6UtGmZwoUL76pYseKuuXPnelNTph9yyCHucQYN&#10;GuRN3bXriCOOcNO++eYbb8qeaXqc1157bdfOnTvd9CeffNJNL1CgwK7y5cvv+vLLL910ve/+/fu7&#10;ee3atXPTRPdr0aKFm37OOefsWrt2rTdn166RI0fuKlKkiHusiRMnelN37brmmmvc8s8884w3ZY8l&#10;S5a4efXr1/empMjs+knr/vGi9aXn13t85ZVXdo0bN27XjBkzdi1btsxbAslA/8ZZpe2B7hfeGjVq&#10;5D4r27dv95bcl76n99xzj3crtuL1ne7Vq5eb/t5773lT0pbVbd6AAQPctNB15k9T07Z706ZNbvr3&#10;33+/q1ChQm663pfeg789/PDDD922X8+9fv16N02uvfZat7zW05w5c7ypu3b9+OOPu2rVquXmPfjg&#10;g97U2K8f2bp1665mzZq5+9x3333e1NjTetRznnzyyWzzACBG8u/e0AIAAAC5Tr3C1eu+Y8eObpC9&#10;3Pb000+70gXqQalek/nzp+w6Fy5c2PVUV69U9VJX6ZZ4+eeff1yPT/X8Vy9zn3pmqvyD6r2rx2Vm&#10;qATE2WefndozVL1B1XtSZ6+pp6p65ovet0o0iN+rVMaOHWs//fST6yE6bNgwNwi3T2cW3Hnnne6x&#10;VDYIwL5UZkUDK+s7pLJU+r7kpiB+p6O5zVNvfZUK83vn62wpfzunsjraBvrbwxNOOMH1ptdzq2yN&#10;aCBsle9Sz3/Vn69Xr56bLjobTD3jRWcIaPyteNi1a5f7GzVjxgz3/lRWBwCQPAjuAQAAEChBCfDH&#10;jx/vLlW3OBKVvJFx48a5y3hQnXqVcvjhhx/szDPPtNGjR7vaxtK+fXtXJzmjkgq+8NJEKvugMgei&#10;Ovyh9ttvPxdohYZR/vrRQIqRavL760dleRR+AYgsKAF+EL/T0dzmde7cOTWY92nwawnf5onK6Yi/&#10;3dPfJo2vpefTgYRw7dq1syZNmrhSN1OnTvWmxo7Kg6ps0csvv2zVq1e3Dz74wB18BQAkD4J7AAAA&#10;BJIf4B9xxBH2xRdfeFPjR/WPJXwwRp9qP4u/XDxokEj1+FSv/zfffNNOPPFEFy4pkNIAuqtWrfKW&#10;zJhq24fzzypQjeJwmqfenb6M1o8eQ4P3KuhSjWwA6fMDfPX01hgT8Q7wg/idzs1tng5mir/dy2j9&#10;SLz+Lujghc4KUGivMxF0MCX0jAQAQHIguAcAAAgQ9QZM9hY6sGFmfP311y6k8Xt7xovCKVFgFInK&#10;JWRFaOidE+eee679/vvvrmyFBsNVr0sd2FCZBw1y6PeazUha70v075SRjNaPZGUdRWv9ALEWvk3L&#10;qIUOTJsZGlxU33MF+Bo8NV6C+p1mm7c3DRSswcZV2kjlfiZPnuzWAwAg+RDcAwAABIR+xOeFptrJ&#10;WXXIIYdkOfDPKb9MgurYR7Jo0SJ3WalSJXcpfvgTqaesX94hGtSzcuDAga4e9dKlS+2VV16xNm3a&#10;uN6n8TrAkdH62bx5s61cudJd99dRvNYPECuRtmkZtV9++cW7d+bpO96vX7/UHuHxEOTvdCJs8yT8&#10;70K0148O6rRt29Z9pk455RTX094vcQYASD4E9wAAAAgsBfYff/yxfffdd66HYTzpuSWtGvafffaZ&#10;u2zVqpW7FH/Qw0jlG37++Wfv2t4y09PTN3HiRFdzf/jw4d6UlIBIPVK//PJL19tTJRpUYznWMlo/&#10;ej3qGatew0WKFHHTYr1+gERXp04dGzJkiAtoe/fu7U2NjyB+p4O4zVNvf62HcFoH06ZNcwdbdGaA&#10;RHP96KDAUUcdZYsXL7arr77a3n77bStevLg3FwCQjAjuAQAAEDihgf1xxx3nTY2viy66yF3ec889&#10;Nm/ePHfdp8Dl2WefdQGLAiRfvXr13OU777zjLn0zZ850PUQj8UsrhAc7CxcutAkTJrggyKdlVdNY&#10;AzKuX7/em5pCr3Hbtm2uV2iZMmW8qbHTo0cPV3/63XfftU8++cSbmmL16tV24403uuvnn3++uxR/&#10;/Xz44YfutfoUuuk9RZLW+gGSiR/Yq869Anv/cx9Puf2d1jZN2zw1v4d6kLZ5Gnj2sMMOcz3+b7/9&#10;dm9qCp1Zcc0117izErp27ZpaMz+a60frXaF9r1697Omnn47r2RgAgNzBlh4AAACBodIHuR3Y+7p0&#10;6eICNA3C2LJlS7vllltcsHbddddZ+/btbePGjXbbbbfZoYce6t3D3MCSolBfIdijjz5ql19+uVum&#10;WbNmbl64mjVrukvV8dd79ktRqDdlp06d7LLLLnO3RQc0unXrZn/99Zc1b97clY548cUX7dZbb7Uj&#10;jzzSLaNp8VC+fHk3aKQCq5NOOskd6Bg8eLA70KHXpoMVev1aX76TTz7ZSpcu7cpd6AyKhx56yK3X&#10;gw46yDZt2uQeM1xa6wdIBkEI7H3x/k5ff/31bnumnvMye/Zs9/hquq8EaZsnQ4cOdQcJ9D6POeYY&#10;t61/8sknrV27djZixAirWrWqe32+aK0fjfXy+eefu+k626tGjRppNv1tAgAkid1/lAEAAIC4GTZs&#10;mEbk26u1adNm10cffeQtEdlPP/3klh0zZow3JfZ27ty565FHHtlVoUKFvV5vo0aNdr366qveUnsb&#10;MmTIrvLly6cuW7hw4V19+vTZ9euvv7rbF198sbdkim+++WZXlSpVUpf/6quv3PQnnnjC3W7VqpW7&#10;7Vu9evWunj177ipYsGDqfdSqV6/unjvUEUcc4ebpOXz+tO+//96bskf9+vXdvAULFnhT9ihQoMCu&#10;IkWKeLf20L/b/vvvn/o61Pbbb79dt99++66tW7d6S+0xadKkXU2aNNlr+S5durjn1HvQawiV1voJ&#10;t2TJEjc//P7x8uWXX7rnv+aaa3a98soru8aNG7drxowZu5YtW+Ytgbzql19+Sf38+q1OnTq7Bg8e&#10;HPE7Ekrbj3vuuce7FR+x/k4vXbrUbdf8ZQcOHOim+9t4tXXr1rlpkpVt3oABA9y80HXmT9O2PJy2&#10;x5o3YsQIb8oenTt3dvOmTJniTUkxa9asXUcfffSufPnyuflq+nfq1auXe2/horF+7rvvvr3un14L&#10;XXextGnTJvd8J598Mts8AIiRfPrf7o0tAAAAEBeqVewPNKse9gMGDLDu3bu72+mZPn26tWjRwsaM&#10;GeNKEcSTyjb89ttvrlxE9erVU8sfpEUlETR4oMom7L///lauXDlvTmR6fA14WKJEiQyX9a1bt85+&#10;//1317tSZRkaN26cq/Xg586d62owqwdpw4YNrXDhwt6cyPTaV6xY4Xoc+z1M05Kd9RNvKu+hnsIq&#10;l6FxDzRgpJr+bfyBKpE3/frrr9a0aVN3XZ939RZX3fbM9K5XLfk77rhjn9Is8RDL77QsX77cdu7c&#10;6b4jmdl2BW2bp9evswT0b6T1o5716Yn1+ok3/X0rVqyYO6vg1FNPZZsHADFAcA8AAIC4UnD//PPP&#10;Zzqw9+VmcA9khOAeaVFwf8IJJ2QpsPflZnAPpIfgHgBijxr3AAAAiKvTTjvNpk6dmqXQHgASVYMG&#10;DVwN+0suuSRXa9gDAIDEQnAPAACAuCpVqpR3DQCSX9GiRQnsAQBAlhHcAwAAAAAAAAAQIAT3AAAA&#10;AAAAAAAECME9AAAAAAAAAAABQnAPAAAAAAAAAECAENwDAAAAAAAAABAgBPcAAAAAAAAAAAQIwT0A&#10;AAAAAAAAAAFCcA8AAAAAAAAAQIAQ3AMAAAAAAAAAECAE9wAAAAAAAAAABAjBPQAAAAAAAAAAAUJw&#10;DwAAAAAAAABAgBDcAwAAAAAAAAAQIAT3AAAAAAAAAAAECME9AAAAAAAAAAABQnAPAAAAAAAAAECA&#10;ENwDAAAAAAAAABAgBPcAAAAAEEX58uXzru19HQCSEds8AIiNfLt2864DAAAAgTV9+nRr0aKFu16k&#10;SBF3CQTFli1b3OXtt99urVu3tgoVKqS2/fbbz80DssoPQdnmIWi2bt1qipPOPvts69GjB9s8AIgB&#10;gnsAAAAkhKVLl9qzzz5rmzZtcm3z5s17XQK5rVixYta9e3erX7++lS1b1sqVK+cu1YDsGDBggK1f&#10;v55tHgJJ27zDDjvM2rRpwzYPAGKA4B4AAAAJY926dbZ27Vp3GX4dyG2lS5e2UqVKpV7610uWLOkt&#10;AWQN2zwEGds8AIgtgnsAAAAkjI0bN7qephs2bEi91DQ1IDeppEnx4sUjNvVKBbKDbR6Cim0eAMQe&#10;wT0AAAAShmrqqpa4LlUuQpf+dSA3KcRSHXK1woUL73VdDcgOtnkIKrZ5ABB7BPcAAABIGDt27HBt&#10;+/btqdf920BuK1iwoBUoUCD1MrQB2cE2D0HGNg8AYovgHgAAAAAAAACAAMnvXQIAAAAAAAAAgAAg&#10;uAcAAAAAAAAAIEAI7gEAAAAAAAAACBCCewAAAAAAAAAAAoTgHgAAAAAAAACAACG4BwAAAAAAAAAg&#10;MMz+D17RwoXY7hhnAAAAAElFTkSuQmCCUEsDBBQABgAIAAAAIQDWvSZ24AAAAAkBAAAPAAAAZHJz&#10;L2Rvd25yZXYueG1sTI9Ba8JAFITvhf6H5RV6091UU22aFxFpe5JCtVC8rckzCWbfhuyaxH/f9dQe&#10;hxlmvklXo2lET52rLSNEUwWCOLdFzSXC9/59sgThvOZCN5YJ4UoOVtn9XaqTwg78Rf3OlyKUsEs0&#10;QuV9m0jp8oqMdlPbEgfvZDujfZBdKYtOD6HcNPJJqWdpdM1hodItbSrKz7uLQfgY9LCeRW/99nza&#10;XA/7+PNnGxHi48O4fgXhafR/YbjhB3TIAtPRXrhwokGYzEMQIVbhwM1W80UE4ojwspjFILNU/n+Q&#10;/QI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DP&#10;uPmrlwMAADgKAAAOAAAAAAAAAAAAAAAAADoCAABkcnMvZTJvRG9jLnhtbFBLAQItAAoAAAAAAAAA&#10;IQCgNVcxB4sAAAeLAAAUAAAAAAAAAAAAAAAAAP0FAABkcnMvbWVkaWEvaW1hZ2UxLnBuZ1BLAQIt&#10;AAoAAAAAAAAAIQDVVsZ/iSEBAIkhAQAUAAAAAAAAAAAAAAAAADaRAABkcnMvbWVkaWEvaW1hZ2Uy&#10;LnBuZ1BLAQItABQABgAIAAAAIQDWvSZ24AAAAAkBAAAPAAAAAAAAAAAAAAAAAPGyAQBkcnMvZG93&#10;bnJldi54bWxQSwECLQAUAAYACAAAACEALmzwAMUAAAClAQAAGQAAAAAAAAAAAAAAAAD+swEAZHJz&#10;L19yZWxzL2Uyb0RvYy54bWwucmVsc1BLBQYAAAAABwAHAL4BAAD6tAEAAAA=&#10;">
                <v:shape id="Picture 1" o:spid="_x0000_s1045" type="#_x0000_t75" style="position:absolute;left:56;width:66459;height:20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kF/xwAAAOIAAAAPAAAAZHJzL2Rvd25yZXYueG1sRE/LasJA&#10;FN0X/IfhCu7qRKuhTR1FhEJANyZ2f5u5edDMnZAZY/x7Ryh0c+BwXpzNbjStGKh3jWUFi3kEgriw&#10;uuFKwSX/en0H4TyyxtYyKbiTg9128rLBRNsbn2nIfCVCCbsEFdTed4mUrqjJoJvbjjhope0N+kD7&#10;Suoeb6HctHIZRbE02HBYqLGjQ03Fb3Y1CvLvKE+vroyPl1P6syjKw5DmmVKz6bj/BOFp9P/mv3Sq&#10;FazeVuv4IwA8L4U7ILcPAAAA//8DAFBLAQItABQABgAIAAAAIQDb4fbL7gAAAIUBAAATAAAAAAAA&#10;AAAAAAAAAAAAAABbQ29udGVudF9UeXBlc10ueG1sUEsBAi0AFAAGAAgAAAAhAFr0LFu/AAAAFQEA&#10;AAsAAAAAAAAAAAAAAAAAHwEAAF9yZWxzLy5yZWxzUEsBAi0AFAAGAAgAAAAhALHiQX/HAAAA4gAA&#10;AA8AAAAAAAAAAAAAAAAABwIAAGRycy9kb3ducmV2LnhtbFBLBQYAAAAAAwADALcAAAD7AgAAAAA=&#10;">
                  <v:imagedata r:id="rId33" o:title=""/>
                </v:shape>
                <v:shape id="Picture 1" o:spid="_x0000_s1046" type="#_x0000_t75" style="position:absolute;top:20475;width:66459;height:348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gtfxgAAAOMAAAAPAAAAZHJzL2Rvd25yZXYueG1sRE/dSsMw&#10;FL4XfIdwBO9csjHaWZeNURCUIbifBzg0Z01ZcxKauNa3N4Lg5fn+z3o7uV7caIidZw3zmQJB3HjT&#10;cavhfHp9WoGICdlg75k0fFOE7eb+bo2V8SMf6HZMrcghHCvUYFMKlZSxseQwznwgztzFDw5TPodW&#10;mgHHHO56uVCqkA47zg0WA9WWmuvxy2ko+uVnKsuPOr6P6lrbZh+6sNf68WHavYBINKV/8Z/7zeT5&#10;z6ooS7UqlvD7UwZAbn4AAAD//wMAUEsBAi0AFAAGAAgAAAAhANvh9svuAAAAhQEAABMAAAAAAAAA&#10;AAAAAAAAAAAAAFtDb250ZW50X1R5cGVzXS54bWxQSwECLQAUAAYACAAAACEAWvQsW78AAAAVAQAA&#10;CwAAAAAAAAAAAAAAAAAfAQAAX3JlbHMvLnJlbHNQSwECLQAUAAYACAAAACEAOZILX8YAAADjAAAA&#10;DwAAAAAAAAAAAAAAAAAHAgAAZHJzL2Rvd25yZXYueG1sUEsFBgAAAAADAAMAtwAAAPoCAAAAAA==&#10;">
                  <v:imagedata r:id="rId34" o:title=""/>
                </v:shape>
                <v:shape id="_x0000_s1047" type="#_x0000_t202" style="position:absolute;top:55924;width:6645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FFcyQAAAOMAAAAPAAAAZHJzL2Rvd25yZXYueG1sRE9Na8Iw&#10;GL4P/A/hFXYZM7ErZVajiGyw7SJWL95emtemW5OUJNXu3y+HgceH53u1GU3HruRD66yE+UwAI1s7&#10;1dpGwun4/vwKLES0CjtnScIvBdisJw8rLJW72QNdq9iwFGJDiRJ0jH3Jeag1GQwz15NN3MV5gzFB&#10;33Dl8ZbCTcczIQpusLWpQWNPO031TzUYCfv8vNdPw+Xta5u/+M/TsCu+m0rKx+m4XQKLNMa7+N/9&#10;oSRkc1Hki0ws0uj0Kf0Bvv4DAAD//wMAUEsBAi0AFAAGAAgAAAAhANvh9svuAAAAhQEAABMAAAAA&#10;AAAAAAAAAAAAAAAAAFtDb250ZW50X1R5cGVzXS54bWxQSwECLQAUAAYACAAAACEAWvQsW78AAAAV&#10;AQAACwAAAAAAAAAAAAAAAAAfAQAAX3JlbHMvLnJlbHNQSwECLQAUAAYACAAAACEA57BRXMkAAADj&#10;AAAADwAAAAAAAAAAAAAAAAAHAgAAZHJzL2Rvd25yZXYueG1sUEsFBgAAAAADAAMAtwAAAP0CAAAA&#10;AA==&#10;" stroked="f">
                  <v:textbox style="mso-fit-shape-to-text:t" inset="0,0,0,0">
                    <w:txbxContent>
                      <w:p w14:paraId="28B3940C" w14:textId="0C190847" w:rsidR="003057F2" w:rsidRPr="001F148B" w:rsidRDefault="003057F2" w:rsidP="003057F2">
                        <w:pPr>
                          <w:pStyle w:val="Caption"/>
                          <w:bidi w:val="0"/>
                          <w:rPr>
                            <w:rFonts w:cs="B Nazanin"/>
                            <w:sz w:val="24"/>
                            <w:szCs w:val="24"/>
                          </w:rPr>
                        </w:pPr>
                        <w:r>
                          <w:t>Figure</w:t>
                        </w:r>
                        <w:r>
                          <w:rPr>
                            <w:rtl/>
                          </w:rPr>
                          <w:t xml:space="preserve">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Figure \* 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930203">
                          <w:rPr>
                            <w:noProof/>
                            <w:rtl/>
                          </w:rPr>
                          <w:t>7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  <w:r>
                          <w:t>: model_2 diagram &amp; motor block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D2CF3">
        <w:rPr>
          <w:rFonts w:eastAsiaTheme="minorEastAsia" w:cs="B Nazanin" w:hint="cs"/>
          <w:rtl/>
        </w:rPr>
        <w:t>حال کنترلر ها به مفاصل متصل می</w:t>
      </w:r>
      <w:r w:rsidR="003D2CF3">
        <w:rPr>
          <w:rFonts w:eastAsiaTheme="minorEastAsia" w:cs="B Nazanin"/>
          <w:rtl/>
        </w:rPr>
        <w:softHyphen/>
      </w:r>
      <w:r w:rsidR="003D2CF3">
        <w:rPr>
          <w:rFonts w:eastAsiaTheme="minorEastAsia" w:cs="B Nazanin" w:hint="cs"/>
          <w:rtl/>
        </w:rPr>
        <w:t xml:space="preserve">کنیم ( در </w:t>
      </w:r>
      <w:r w:rsidR="003D2CF3">
        <w:rPr>
          <w:rFonts w:eastAsiaTheme="minorEastAsia" w:cs="B Nazanin"/>
        </w:rPr>
        <w:t>model_2</w:t>
      </w:r>
      <w:r w:rsidR="003D2CF3">
        <w:rPr>
          <w:rFonts w:eastAsiaTheme="minorEastAsia" w:cs="B Nazanin" w:hint="cs"/>
          <w:rtl/>
        </w:rPr>
        <w:t>)</w:t>
      </w:r>
    </w:p>
    <w:p w14:paraId="131179CF" w14:textId="21390494" w:rsidR="003D2CF3" w:rsidRPr="003D2CF3" w:rsidRDefault="003D2CF3" w:rsidP="00F527AD">
      <w:pPr>
        <w:rPr>
          <w:rFonts w:eastAsiaTheme="minorEastAsia" w:cs="B Nazanin"/>
          <w:rtl/>
        </w:rPr>
      </w:pPr>
    </w:p>
    <w:p w14:paraId="39617BE7" w14:textId="74023862" w:rsidR="003D2CF3" w:rsidRPr="000D6949" w:rsidRDefault="000D6949" w:rsidP="00DE7DFB">
      <w:pPr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 xml:space="preserve">ورودی های دلخواه به صورت پله، به بخش ورودی </w:t>
      </w:r>
      <w:r>
        <w:rPr>
          <w:rFonts w:cs="B Nazanin"/>
          <w:sz w:val="24"/>
          <w:szCs w:val="24"/>
        </w:rPr>
        <w:t>desired</w:t>
      </w:r>
      <w:r>
        <w:rPr>
          <w:rFonts w:cs="B Nazanin" w:hint="cs"/>
          <w:sz w:val="24"/>
          <w:szCs w:val="24"/>
          <w:rtl/>
        </w:rPr>
        <w:t xml:space="preserve"> بلوک موتورها داده شده است.</w:t>
      </w:r>
      <w:r w:rsidR="0055002F">
        <w:rPr>
          <w:rFonts w:cs="B Nazanin" w:hint="cs"/>
          <w:sz w:val="24"/>
          <w:szCs w:val="24"/>
          <w:rtl/>
        </w:rPr>
        <w:t xml:space="preserve"> سپس کنترلر ولتاژ را طوری تنظیم می</w:t>
      </w:r>
      <w:r w:rsidR="0055002F">
        <w:rPr>
          <w:rFonts w:cs="B Nazanin"/>
          <w:sz w:val="24"/>
          <w:szCs w:val="24"/>
          <w:rtl/>
        </w:rPr>
        <w:softHyphen/>
      </w:r>
      <w:r w:rsidR="0055002F">
        <w:rPr>
          <w:rFonts w:cs="B Nazanin" w:hint="cs"/>
          <w:sz w:val="24"/>
          <w:szCs w:val="24"/>
          <w:rtl/>
        </w:rPr>
        <w:t>کند تا مفاصل ربات به موقعیت های خواسته شده برسند.</w:t>
      </w:r>
    </w:p>
    <w:p w14:paraId="7A75133C" w14:textId="28C56FDF" w:rsidR="00F527AD" w:rsidRPr="00DE7DFB" w:rsidRDefault="00DE7DFB" w:rsidP="00DE7DFB">
      <w:pPr>
        <w:rPr>
          <w:rFonts w:cs="B Nazanin"/>
          <w:sz w:val="24"/>
          <w:szCs w:val="24"/>
          <w:rtl/>
        </w:rPr>
      </w:pPr>
      <w:r w:rsidRPr="00DE7DFB">
        <w:rPr>
          <w:rFonts w:cs="B Nazanin" w:hint="cs"/>
          <w:sz w:val="24"/>
          <w:szCs w:val="24"/>
          <w:rtl/>
        </w:rPr>
        <w:t xml:space="preserve">در نهایت کد این بخش را اجرا کرده و </w:t>
      </w:r>
      <w:r>
        <w:rPr>
          <w:rFonts w:cs="B Nazanin" w:hint="cs"/>
          <w:sz w:val="24"/>
          <w:szCs w:val="24"/>
          <w:rtl/>
        </w:rPr>
        <w:t>بعد از آن مدل را ران می</w:t>
      </w:r>
      <w:r>
        <w:rPr>
          <w:rFonts w:cs="B Nazanin"/>
          <w:sz w:val="24"/>
          <w:szCs w:val="24"/>
          <w:rtl/>
        </w:rPr>
        <w:softHyphen/>
      </w:r>
      <w:r>
        <w:rPr>
          <w:rFonts w:cs="B Nazanin" w:hint="cs"/>
          <w:sz w:val="24"/>
          <w:szCs w:val="24"/>
          <w:rtl/>
        </w:rPr>
        <w:t xml:space="preserve">کنیم. در نهایت با دستور </w:t>
      </w:r>
      <w:proofErr w:type="spellStart"/>
      <w:r>
        <w:rPr>
          <w:rFonts w:cs="B Nazanin"/>
          <w:sz w:val="24"/>
          <w:szCs w:val="24"/>
        </w:rPr>
        <w:t>plott</w:t>
      </w:r>
      <w:proofErr w:type="spellEnd"/>
      <w:r>
        <w:rPr>
          <w:rFonts w:cs="B Nazanin" w:hint="cs"/>
          <w:sz w:val="24"/>
          <w:szCs w:val="24"/>
          <w:rtl/>
        </w:rPr>
        <w:t xml:space="preserve"> ، نمودارهای مفاصل را رسم می</w:t>
      </w:r>
      <w:r>
        <w:rPr>
          <w:rFonts w:cs="B Nazanin"/>
          <w:sz w:val="24"/>
          <w:szCs w:val="24"/>
          <w:rtl/>
        </w:rPr>
        <w:softHyphen/>
      </w:r>
      <w:r>
        <w:rPr>
          <w:rFonts w:cs="B Nazanin" w:hint="cs"/>
          <w:sz w:val="24"/>
          <w:szCs w:val="24"/>
          <w:rtl/>
        </w:rPr>
        <w:t>کنیم.</w:t>
      </w:r>
    </w:p>
    <w:p w14:paraId="790CD305" w14:textId="77777777" w:rsidR="00F527AD" w:rsidRDefault="00F527AD" w:rsidP="00C65820">
      <w:pPr>
        <w:rPr>
          <w:rFonts w:eastAsiaTheme="minorEastAsia" w:cs="B Nazanin"/>
          <w:rtl/>
        </w:rPr>
      </w:pPr>
    </w:p>
    <w:p w14:paraId="585C76B4" w14:textId="77777777" w:rsidR="006220D1" w:rsidRDefault="006220D1" w:rsidP="00C65820">
      <w:pPr>
        <w:rPr>
          <w:rFonts w:eastAsiaTheme="minorEastAsia" w:cs="B Nazanin"/>
          <w:rtl/>
        </w:rPr>
      </w:pPr>
    </w:p>
    <w:p w14:paraId="0A1FBD5D" w14:textId="77777777" w:rsidR="006220D1" w:rsidRDefault="006220D1" w:rsidP="00C65820">
      <w:pPr>
        <w:rPr>
          <w:rFonts w:eastAsiaTheme="minorEastAsia" w:cs="B Nazanin"/>
          <w:rtl/>
        </w:rPr>
      </w:pPr>
    </w:p>
    <w:p w14:paraId="4C33DA78" w14:textId="77777777" w:rsidR="006220D1" w:rsidRDefault="006220D1" w:rsidP="00C65820">
      <w:pPr>
        <w:rPr>
          <w:rFonts w:eastAsiaTheme="minorEastAsia" w:cs="B Nazanin"/>
          <w:rtl/>
        </w:rPr>
      </w:pPr>
    </w:p>
    <w:p w14:paraId="0798A325" w14:textId="63FEEE52" w:rsidR="00F6770A" w:rsidRDefault="00F6770A" w:rsidP="00C65820">
      <w:pPr>
        <w:rPr>
          <w:rFonts w:eastAsiaTheme="minorEastAsia" w:cs="Calibri"/>
        </w:rPr>
      </w:pPr>
      <w:r>
        <w:rPr>
          <w:rFonts w:eastAsiaTheme="minorEastAsia" w:cs="Calibri" w:hint="cs"/>
          <w:noProof/>
          <w:rtl/>
          <w:lang w:val="fa-IR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5A3E72B2" wp14:editId="644DD713">
                <wp:simplePos x="0" y="0"/>
                <wp:positionH relativeFrom="margin">
                  <wp:align>center</wp:align>
                </wp:positionH>
                <wp:positionV relativeFrom="paragraph">
                  <wp:posOffset>115454</wp:posOffset>
                </wp:positionV>
                <wp:extent cx="3677920" cy="8636000"/>
                <wp:effectExtent l="0" t="0" r="0" b="0"/>
                <wp:wrapTopAndBottom/>
                <wp:docPr id="1180628957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7920" cy="8636000"/>
                          <a:chOff x="0" y="0"/>
                          <a:chExt cx="3677920" cy="8636000"/>
                        </a:xfrm>
                      </wpg:grpSpPr>
                      <pic:pic xmlns:pic="http://schemas.openxmlformats.org/drawingml/2006/picture">
                        <pic:nvPicPr>
                          <pic:cNvPr id="917383350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8235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7518486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00" y="2857500"/>
                            <a:ext cx="3587750" cy="269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60309521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00" y="5632450"/>
                            <a:ext cx="3665220" cy="2684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1448189" name="Text Box 1"/>
                        <wps:cNvSpPr txBox="1"/>
                        <wps:spPr>
                          <a:xfrm>
                            <a:off x="12700" y="8369300"/>
                            <a:ext cx="36652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178B70" w14:textId="2ADA8E33" w:rsidR="00F6770A" w:rsidRPr="00F74533" w:rsidRDefault="00F6770A" w:rsidP="00F6770A">
                              <w:pPr>
                                <w:pStyle w:val="Caption"/>
                                <w:bidi w:val="0"/>
                                <w:rPr>
                                  <w:noProof/>
                                </w:rPr>
                              </w:pPr>
                              <w:r>
                                <w:t>Figure</w:t>
                              </w:r>
                              <w:r>
                                <w:rPr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Figure \* 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930203">
                                <w:rPr>
                                  <w:noProof/>
                                  <w:rtl/>
                                </w:rPr>
                                <w:t>8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  <w:r>
                                <w:t>: Joints diagram &amp; settling times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3E72B2" id="Group 10" o:spid="_x0000_s1048" style="position:absolute;left:0;text-align:left;margin-left:0;margin-top:9.1pt;width:289.6pt;height:680pt;z-index:251708416;mso-position-horizontal:center;mso-position-horizontal-relative:margin" coordsize="36779,863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3UjTvAwAAUQ0AAA4AAABkcnMvZTJvRG9jLnhtbOxXUW/bNhB+H7D/&#10;QOi9sSVZsmzEKbxkCQpkrbGk6DNNUZZQieRIOnL66/eRkuzZbtGsDx0C7CHK8Xg83n38yDtfvt01&#10;NXni2lRSLILwYhwQLpjMK7FZBB8fb99kATGWipzWUvBF8MxN8Pbq118uWzXnkSxlnXNN4ESYeasW&#10;QWmtmo9GhpW8oeZCKi4wWUjdUIuh3oxyTVt4b+pRNB6no1bqXGnJuDHQ3nSTwZX3XxSc2Q9FYbgl&#10;9SJAbNZ/tf+u3Xd0dUnnG01VWbE+DPoDUTS0Eth07+qGWkq2ujpz1VRMSyMLe8FkM5JFUTHuc0A2&#10;4fgkmzstt8rnspm3G7WHCdCe4PTDbtn7pzutHtRKA4lWbYCFH7lcdoVu3H9ESXYesuc9ZHxnCYMy&#10;TqfTWQRkGeayNE7H4x5UVgL5s3Ws/P07K0fDxqOjcFTF5vjrMYB0hsH3uYJVdqt50DtpXuSjofrz&#10;Vr3BcSlqq3VVV/bZUw8H44IST6uKrXQ3AJwrTap8EczCaZzFcQJoBG3AfFi5zcnUcc4tdLbdSuoy&#10;u5fssyFCXpdUbPjSKHAXN8pZj47N/fBo23Vdqduqrt1pOblPEDw/4clXMOo4eCPZtuHCdpdK8xq5&#10;SmHKSpmA6Dlv1hxJ6Xe5D4jOjWZ/IkB/fYzV3LLSbV4giF6Pc9xP+IgPQbp0DChH1u0fMgc2dGul&#10;vz4vo1ySRXHSUS6aTmK8Ax6lgTiAUxt7x2VDnICwEal3T5/ujYsZsQ0mLmohHXg+l1ocKWDoND5+&#10;F3EvIoHuDCG8GkaG4TQJs0mWnjIye92MjFz4P4uRcRaCbQSPXZQl02R47PbPYZJNoe25meIRSJP/&#10;uekKNe6fu/ZHz9bhtQzH6Tgez5IoPCXn7HWTM/6Z5AyjaU/OJI2jCXjob8aenGmaREOtjtJsEk7+&#10;E3K2Cr2eGYoURmdl6l+1Mw8lVRz0cm4PjMrCySQLs9nAp0eHwm9yR3wB621d30PsDuq+0jp9984f&#10;iknf/hzAzeJ0Fp/d/GNwU3cSXaUZatpQcV5YlIysq3wo6m7tda3JE0Uf25aV5b3zI6tvFK9DUk6y&#10;u/XOdyipc+E0a5k/AwctUSrxdBnFbivsd0+NXVGNdhhKtPj2Az5FLdtFIHspIKXUX76md/Y4VswG&#10;pEV7vQjMX1vqeq/6ncCBw6UdBD0I60EQ2+ZaIlO8BojGi1igbT2IhZbNJ3T+S7cLpqhg2GsR2EG8&#10;tl2Tj18OjC+X3qhr4e7Fg0LjF/qGwOH6uPtEtepPxYIm7+VAKTo/6Rg6W19u1BJNy23l24kDimgQ&#10;3AD09pLv2yEd/TD459hbHX4JXf0NAAD//wMAUEsDBAoAAAAAAAAAIQCbdTrMVjsAAFY7AAAVAAAA&#10;ZHJzL21lZGlhL2ltYWdlMS5qcGVn/9j/4AAQSkZJRgABAQAAAQABAAD//gAYTUFUTEFCIEhhbmRs&#10;ZSBHcmFwaGljc//+AB1NQVRMQUIsIFRoZSBNYXRoV29ya3MsIEluYy7/2wBDAAgGBgcGBQgHBwcJ&#10;CQgKDBQNDAsLDBkSEw8UHRofHh0aHBwgJC4nICIsIxwcKDcpLDAxNDQ0Hyc5PTgyPC4zNDL/2wBD&#10;AQkJCQwLDBgNDRgyIRwhMjIyMjIyMjIyMjIyMjIyMjIyMjIyMjIyMjIyMjIyMjIyMjIyMjIyMjIy&#10;MjIyMjIyMjL/wAARCAGkAjA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3+iiigAooooAKKKKACiiigAooooAKKKKACiiigAooooAKKKKACiii&#10;gAooooAKKKKACiiigAooooAKKKKACiiigAqteajZaeIje3lvbCV9kfnSqm9vQZPJ9qs15L4b1HxF&#10;L4w8V6lD4ch1S6XVn04zT34ga3tUx5aojK3ykEucY3E557AHrQIIBByDRXm/wymu4Ne8V6Q1n9h0&#10;+0ltZobJZPMjtJpot88KMPl2q/8ACuAMnA5r0igAooooAKKKKACiiigAooooAKKKKACiiigAoooo&#10;AKKKKACiiigAooooAKKKKACiiigAooooAKKKKACiiigAooooAKKKKACiiigAooooAKKKKACis3XN&#10;WXRtMa62LI5dIo0d9ilmYAbm/hUZyT2ANZEHii7ube3S3gsLm6urowW8tteCS3dQhdn3AEjGCu0j&#10;OcdjkAHU0VnaLqbapZSSSwrDcQTSW88avuCujYODgZB4I4HBqG48VeHbS4kt7nX9LhmjYq8cl5Gr&#10;KR1BBOQaANeisT/hMvC3/QyaP/4HRf8AxVH/AAmXhb/oZNH/APA6L/4qgDborE/4TLwt/wBDJo//&#10;AIHRf/FUf8Jl4W/6GTR//A6L/wCKoA26KxP+Ey8Lf9DJo/8A4HRf/FUf8Jl4W/6GTR//AAOi/wDi&#10;qANuisT/AITLwt/0Mmj/APgdF/8AFUf8Jl4W/wChk0f/AMDov/iqANuisT/hMvC3/QyaP/4HRf8A&#10;xVH/AAmXhb/oZNH/APA6L/4qgDborE/4TLwt/wBDJo//AIHRf/FUf8Jl4W/6GTR//A6L/wCKoA26&#10;KxP+Ey8Lf9DJo/8A4HRf/FUf8Jl4W/6GTR//AAOi/wDiqANuisT/AITLwt/0Mmj/APgdF/8AFUf8&#10;Jl4W/wChk0f/AMDov/iqANuisT/hMvC3/QyaP/4HRf8AxVH/AAmXhb/oZNH/APA6L/4qgDborE/4&#10;TLwt/wBDJo//AIHRf/FUf8Jl4W/6GTR//A6L/wCKoA26KxP+Ey8Lf9DJo/8A4HRf/FUf8Jl4W/6G&#10;TR//AAOi/wDiqANusm48O2MmpTalbmayv51VJ7i1fYZlXgbxyrEDgMQWUdCKi/4TLwt/0Mmj/wDg&#10;dF/8VR/wmXhb/oZNH/8AA6L/AOKoAX/hHIbLQZ9M0OdtKaZ/Ma6jHmylmYF3LPks7DI3Nk9DzjFe&#10;d+Hr25uPh/8ADywkmlZNQ1AC5kZyS6xmWUKT3yyLn1AI716H/wAJl4W/6GTR/wDwOi/+KrGv73wR&#10;dadY2dr4g0OxSwuo7q1FvdQqsTo2cBQcYILKfZjQBxNvrOrxQrLqF9FqEqeMZraPeHUxBEm5GH+7&#10;8owpyAM9eotWfjXxteWFrOLvR0N3oUurg/YnPl+UQCn+s53bl57c8HFdn/aPw88+Sb7b4X82SYXD&#10;v5tvuaUAjeTnlsMwz15PrUiax4CiREj1Lw0iJA1sirPAAsJxmMc8IcDK9OKAOL0X4m+INZ1SzmSy&#10;to7F7q1tZbZkAY+bGrlxI0gOfmJVdh3BTzmuw8FXEgvvE+mFmaCx1ZxASc7VkRJSg9gztj2IHakT&#10;UPh3HewXsd54XS7t0WOGdZbcPGgGAqtnIAHAA6CjRdZ8JaNBdKninSZZbu6lu55WvYgWdz6bugUK&#10;o9lFAHXUVif8Jl4W/wChk0f/AMDov/iqP+Ey8Lf9DJo//gdF/wDFUAbdFYn/AAmXhb/oZNH/APA6&#10;L/4qj/hMvC3/AEMmj/8AgdF/8VQBt0Vif8Jl4W/6GTR//A6L/wCKo/4TLwt/0Mmj/wDgdF/8VQBt&#10;0Vif8Jl4W/6GTR//AAOi/wDiqP8AhMvC3/QyaP8A+B0X/wAVQBt0Vif8Jl4W/wChk0f/AMDov/iq&#10;P+Ey8Lf9DJo//gdF/wDFUAbdFYn/AAmXhb/oZNH/APA6L/4qj/hMvC3/AEMmj/8AgdF/8VQBt0Vi&#10;f8Jl4W/6GTR//A6L/wCKo/4TLwt/0Mmj/wDgdF/8VQBt0Vif8Jl4W/6GTR//AAOi/wDiqP8AhMvC&#10;3/QyaP8A+B0X/wAVQBt0Vif8Jl4W/wChk0f/AMDov/iqP+Ey8Lf9DJo//gdF/wDFUAbdFYn/AAmX&#10;hb/oZNH/APA6L/4qj/hMvC3/AEMmj/8AgdF/8VQBt0Vif8Jl4W/6GTR//A6L/wCKo/4TLwt/0Mmj&#10;/wDgdF/8VQBt0Vif8Jl4W/6GTR//AAOi/wDiq0rHUbHVLf7Rp97b3cIYr5lvKsi5HbIJGeaALNFF&#10;FABRRRQAUUUUAFFFFABRRRQAUUUUAZHiPSG1nTEhjEJmguIrmJZh8jMjhtrcHggEZwcZzg9KyF8O&#10;6qNWbXFFkl8bwTfZRM3lFPJMRy+zO453Z2/wge9ddRQBl6Dps2nWc32oxm6ubiS5mERJRWds7QSA&#10;SAMDOBnGcDpUHhT/AJA8/wD2Er//ANK5q26xPCn/ACB5/wDsJX//AKVzUAbdFFFABRRRQBTk09JN&#10;ZttSLsHgt5oAmOCJGjYn8PKH51coooAKKKKACqeraemraNfabI7Rpd28kDOoyVDqVyPzq5RQBjpr&#10;VxcAyWmk3M8G4hJRJEofBxkAtnHHGad/amo/9AK5/wC/8P8A8VTfDn/IvWX+5/U1qU7AZv8Aamo/&#10;9AK5/wC/8P8A8VR/amo/9AK5/wC/8P8A8VWlRRYDN/tTUf8AoBXP/f8Ah/8AiqpxyX0es3OpDRbs&#10;vPbwwFPOhwBG0jA/e7+afyreoosBm/2pqP8A0Arn/v8Aw/8AxVH9qaj/ANAK5/7/AMP/AMVWlRRY&#10;DN/tTUf+gFc/9/4f/iqP7U1H/oBXP/f+H/4qtKiiwGU5TX7d7KeKazntrm3neN9rH5JFlUggkEEp&#10;j8DWzWTZf8jJqn/XC3/9qVrUgCiiigAooooAp2enpZ3WoTq7Mb24E7Aj7pEUceB+EYP41coooAKK&#10;KKACqd5p6Xl1p87OymyuDOoA+8TFJHg/hIT+FXKKACiiigAooooAKp6Tp6aTo1jpsbtIlpbxwK7D&#10;BYIoXJ/KrlFABRRRQAUUUUAU5NPSTWbbUi7B4LeaAJjgiRo2J/Dyh+dXKKKACiiigAqnq2npq2jX&#10;2myO0aXdvJAzqMlQ6lcj86uUUAFFFFABRRRQAViaH/yGPE3/AGEk/wDSS3rbrE0P/kMeJv8AsJJ/&#10;6SW9AG3RRRQAUUUUAFFFFABRRRQAUUUUAFFFFABRRRQAVieFP+QPP/2Er/8A9K5q26xPCn/IHn/7&#10;CV//AOlc1AG3RRRQAUUUUAFFFFABRRRQAUUUUAY/hz/kXrL/AHP6mucuriWLxM+hreyDS7mdXlly&#10;2YZGBb7OH7b8BuvAJH8S10fhz/kXrL/c/qakOh6c2mzae1tm2mcySAuxZnJ3Ft2d27POc5GBjpTA&#10;reKJ5bfRSIZGiMkscRkQ4KqzAHB7cVH4eaSO61WxMkskFrcBYjI5YgFQSuTycH+da11Z297aPa3M&#10;YkhcYZWJ5/Hr+NV4NF0+3ijiigKrHN54PmMSZOm4nOT+Oa6o1YKi6b3/AOG/yt8zknRqOuqi2/4f&#10;/O/yOVguNQtNdsjMbw3E97JFMWYmF4znbtGccDnjpg5pIpr+31q0E7Xv2i4vJYZyXJheM527OccD&#10;njpg5rqoND063vzexWwWcszbt7EKW+8QpOAT7CiDQ9Ot783sVsFnLM27exClvvEKTgE+wrpeMpa6&#10;dLbddfPbX8PI5Vgqyt73W+/TTy3dvxfc5+1EGmX2p6mLi8ax09TCEedn8yTA3dT2yAPfNU9P1yf7&#10;L4im+3pPdiFZowjZVPk52+ykgfhXa2tnb2ayLBHtEkjSvyTlmOSeaaun2iy3UohUtdgCfJJDgDaB&#10;g8dOKj63Td+aN9vwa/PUv6nUXLySS3/FP8tDiGup7XTLm2829hu54IJYwboy+aGfGQcZRm5B5xXQ&#10;+F3lA1C2mMqPDcYEEshkMSlQQN56g8mrUfhrSIreaBbMGOYBXDOzHA6AEnIA9qt2Gm2umxPHaxlA&#10;7b3LMWZj6kkkmnXxNKdNxind/wDA832/4PQMPhKtOpGUmrJf5+S7/wDA6ley/wCRk1T/AK4W/wD7&#10;UrWrJsv+Rk1T/rhb/wDtStavNPSCiiigAooooAKKKKACiiigAooooAKKKKACiiigAooooAKKKKAC&#10;iiigAooooAKKKKACiiigAooooAKKKKACsTQ/+Qx4m/7CSf8ApJb1t1iaH/yGPE3/AGEk/wDSS3oA&#10;26KKKACiiigAooooAKKKKACiiigAooooAKKKKACsTwp/yB5/+wlf/wDpXNW3WJ4U/wCQPP8A9hK/&#10;/wDSuagDbooooAKKKKACiiigAooooAKKKKAMfw5/yL1l/uf1NZEl5q8d/J4dWWQ3EzGaG/IHyWuf&#10;mJ7b1JCD13KfWtfw5/yL1l/uf1NWW0+FtXj1Is/nRwNbhcjbtZlYnpnOVHemBBrsl5Body2nrI92&#10;FCx7BubJIGfwGTXPR6neP5OmrfXiXct4sUzXEaCSJdhb5cAryB1rqr6zS/s3tpHljDY+eJtrKQcg&#10;g1mnwxatGxa5umummWf7WXHm7lGB2xjHGMV3YerSjC01rft/WhwYmjWnU5qb0t39b/N9yTw5ez32&#10;mMbl/MmhmkhaTAG/a2AcD2xVKS41Gy8T2kM167wXTvlWiCxKMHYinrv47nmtS20iKzs7e2t57hEh&#10;l80sHG6UnJO845BJyenaoE8O2yX6XJuLqRY5WmjgeTMaOe4GM+vekqlLnnLo76W+70G6db2cI9Va&#10;7v8Af6lCzv8AV2vNdS5CNNBBG8EEPzBSVYgA4yTwKZoVzqEouLO6u7tNSNssipdRJtXPG9dvUZ7G&#10;to6Tbtc385aXdexrHIA2MBQQNuOQefWq9v4dtoluPNuLq5kmhEBkmkG5Yx2BAGPWrdai4vS17dOy&#10;X/B9SFQrKUXdu3N17t2+e1uxW0G6vP7T1Gxu7qWYQbDGZ0CO2c7mAA5QkcV0FZunaLDp08lx9ouL&#10;md0WPzbhgxCDoowBxWlXNiJRlO8NtPLodWGhOFO099fPqZtl/wAjJqn/AFwt/wD2pWtWTZf8jJqn&#10;/XC3/wDala1c5uFFFFABRRRQAUUUUAFFFFABRRRQAUUUUAFFFFABRRRQAUUUUAFFFFABRRRQAUUU&#10;UAFFFFABRRRQAUUUUAFYmh/8hjxN/wBhJP8A0kt626xND/5DHib/ALCSf+klvQBt0UUUAFFFFABR&#10;RRQAUUUUAFFFFABRRRQBS1fUk0jTJr2SJ5RHtAjjxudmYKqjJAySQOazz4huIreE3Gi3cN3cT+Tb&#10;WplhZpTtLFsq5UKArEknt7irPiG1N7pDw/2dHqK+ZG7WsjhRIquGOMkDIxkAnBIGa5m00K/sNVXV&#10;LLSDbWcd7vj0uN4lZUMJjd1Aby1JYqcZ6AnqcUAdbpWpR6rZfaEjkiZZHikikxujdWKspwSOo6g4&#10;IwaxfCeraa0V1pq6haG/TUb8taiZfNA+1SnJTOehB6d6v+HLG4s7K6luojDNeXct00JYMYwzfKpI&#10;4zgDOCRnPJ60zwp/yB5/+wlf/wDpXNQBt0UUUAFFFFABTJZY4ImlmkSONBlndgAo9STUN/fQ6dat&#10;cTbiMhVRF3M7HgKo7kmqMGlyXsi3mshZZQQ0Vr1ig/D+Jv8AaP4Y73GOl3sRKTvyx3HDXop/+PCz&#10;vL4dnhjCxn6O5VWH0JpBqGqt00NwP9u5jB/TNa1FHNHov6/AXLJ7y/L/AIJlf2hqg+9och/3LmM/&#10;zIrC8Z+M77wx4Wl1RNFnWYTJEq3DoVG7PzHYx44x25Irsqa8aSoUkVXQjBVhkGpk01ZL8ylFp6v8&#10;v8jhfD3ii+ufCmlXlroRWOaIkoXmO0hiONsTnBxkZ9e/U6H/AAk+oD72lxJ/vm7X+dtXVgAAADAH&#10;alpxcUtV+P8AwBNTvo/w/wCCcn/wlNyPvW+mr/v3cy/zt6P+Eqm7jRl/3tRkH84K6yiqvDs/v/4A&#10;rT7r7v8AgnJ/8JXJ3fQh/vaq4/nDS/8ACVt/z28P/wDg3b/4zXV0UXh2f3/8ALT7r7v+Ccp/wlbf&#10;89vD/wD4N2/+M0f8JW3/AD28P/8Ag3b/AOM11dFF4dn9/wDwAtPuvu/4Jyn/AAlbf89vD/8A4N2/&#10;+M0f8JW3/Pbw/wD+Ddv/AIzXV0UXh2f3/wDAC0+6+7/gnM6brelx3F1eXmq6WlxPsXZDdB1VVBxy&#10;QMnJbsO1aP8Awk2hf9Bix/7/AK/41q0Urw7P7/8AgBafdfd/wTK/4SbQv+gxY/8Af9f8aP8AhJtC&#10;/wCgxY/9/wBf8a1aKLw7P7/+AFp9193/AATK/wCEm0L/AKDFj/3/AF/xo/4SbQv+gxY/9/1/xrVo&#10;ovDs/v8A+AFp9193/BMr/hJtC/6DFj/3/X/Gj/hJtC/6DFj/AN/1/wAa1aKLw7P7/wDgBafdfd/w&#10;TK/4SbQv+gxY/wDf9f8AGj/hJtC/6DFj/wB/1/xrVoovDs/v/wCAFp9193/BMr/hJtC/6DFj/wB/&#10;1/xo/wCEm0L/AKDFj/3/AF/xrVoovDs/v/4AWn3X3f8ABMr/AISbQv8AoMWP/f8AX/Gj/hJtC/6D&#10;Fj/3/X/GtWii8Oz+/wD4AWn3X3f8Eyv+Em0L/oMWP/f9f8aP+Em0L/oMWP8A3/X/ABrVoovDs/v/&#10;AOAFp9193/BMr/hJtC/6DFj/AN/1/wAaP+Em0L/oMWP/AH/X/GtWii8Oz+//AIAWn3X3f8Eyv+Em&#10;0L/oMWP/AH/X/Gj/AISbQv8AoMWP/f8AX/GtWii8Oz+//gBafdfd/wAEyv8AhJtC/wCgxY/9/wBf&#10;8aP+Em0L/oMWP/f9f8a1aKLw7P7/APgBafdfd/wTK/4SbQv+gxY/9/1/xo/4SbQv+gxY/wDf9f8A&#10;GtWii8Oz+/8A4AWn3X3f8Eyv+Em0L/oMWP8A3/X/ABo/4SbQv+gxY/8Af9f8a1aKLw7P7/8AgBaf&#10;dfd/wTK/4SbQv+gxY/8Af9f8aP8AhJtC/wCgxY/9/wBf8a1aKLw7P7/+AFp9193/AATK/wCEm0L/&#10;AKDFj/3/AF/xo/4SbQv+gxY/9/1/xrVoovDs/v8A+AFp9193/BMr/hJtC/6DFj/3/X/Gj/hJtC/6&#10;DFj/AN/1/wAa1aKLw7P7/wDgBafdfd/wTJbxPoKjLazYAepuF/xqr4ZuoL2+8RXNrNHNBJqSlJI2&#10;DK2LW3BwR15BH4V0FYmh/wDIY8Tf9hJP/SS3pNx6L+vuKSlfV/h/wTboooqSgooooAKKKKACiiig&#10;AooooAKKKKACiiigArE8Kf8AIHn/AOwlf/8ApXNW3WJ4U/5A8/8A2Er/AP8ASuagDbooooAKKKzt&#10;auJYrJYLZit1duLeFh/CSCS3/AVDN+FOKu7ClLlVyCy/4mupvqTEm2t2aG0XHBYZV5PfPKj2BP8A&#10;FWxUVtbx2lrFbQrtiiQIg9ABgVLTnK702FCNlruFFFFSUFFFFABRRRQAUUUUAFFFFABRRRQAUUUU&#10;AFFFFABRRRQAUUUUAFFFFABRRRQAUUUUAFFFFABRRRQAUUUUAFFFFABRRRQAUUUUAFFFFABRRRQA&#10;UUUUAFFFFABWJof/ACGPE3/YST/0kt626xND/wCQx4m/7CSf+klvQBt0UUUAFFFFABRRRQAUUUUA&#10;FFFFABRRRQAUUUUAFYnhT/kDz/8AYSv/AP0rmrbrE8Kf8gef/sJX/wD6VzUAbdFFFABWQp+2+J34&#10;PladDtz2MsmCfxVAP+/lazMEUsxAUDJJPAFZfh6M/wBmG6YEPeyvdEHqA5yo/BNo/CrjomzOeslH&#10;5/d/wTVoooqDQKKKKACiiigAooooAKKKKACiiigAooooAKKKKACiiigAooooAKKKKACiiigAoooo&#10;AKKKKACiiigAooooAKKKKACiiigAooooAKKKKACiiigAooooAKKKKACiiigArE0P/kMeJv8AsJJ/&#10;6SW9bdYmh/8AIY8Tf9hJP/SS3oA26KKKACiiigAooooAKKKKACiiigAooooAKKbJIkUbSSMqIgLM&#10;zHAAHUk1z8Hi62vNOgurS0uZpLm6e1t7fAR5GXcS3zEBV2qW57e5xQB0VYnhT/kDz/8AYSv/AP0r&#10;mq9pWpR6rZfaEjkiZZHikikxujdWKspwSOo6g4Iwao+FP+QPP/2Er/8A9K5qANuiiigDL8Qs39iT&#10;wISHuttqpHUGRgmR9AxP4VpRxpDEkUahURQqqOgA6CsvUh9o1nSbU8qryXTD1CLtH5NIp/AVrVct&#10;IpfP+vuM46zb+X6/qFFFFQaBRRRQAUUUUAFFFFABRRRQAUUUUAFFFFABRRRQAUUUUAFFFFABRRRQ&#10;AUUUUAFFFFABRRRQAUUUUAFFFFABRRRQAUUUUAFFFFABRRRQAUUUUAFFFFABRRRQAUUUUAFYmh/8&#10;hjxN/wBhJP8A0kt626xND/5DHib/ALCSf+klvQBt0UUUAFFFFABRRRQAUUUUAFFFFABRRRQBma7p&#10;cusab9kiuxbgyKz7ovMWRQc7GGRkHjPPI46E1zdlouu6fLBezqL14NUuJjDEqRs0Ugddy5fGcsrY&#10;JGBkda7eigDH8OWNxZ2V1LdRGGa8u5bpoSwYxhm+VSRxnAGcEjOeT1qh4T0nTViutSXT7QX76jfh&#10;roQr5pH2qUYL4z0AHXtXT1ieFP8AkDz/APYSv/8A0rmoA26KKKAMq3Pn+J72T+G3t44R/vMWZv02&#10;frWrWVoeZFv7s8m4vZSD6hD5Q/SP+vetWrqfFbsZ0/hv3CiiioNAooooAKKKKACiiigAooooAKKK&#10;KACiiigAooooAKKKKACiiigAooooAKKKKACiiigAooooAKKKKACiiigAooooAKKKKACiiigAoooo&#10;AKKKKACiiigAooooAKKKKAIrm2t7y2kt7qCKeCQYeKVAysPQg8GsLwvZWun3viO1sraG2t01JdkU&#10;MYRFza25OAOBySfxroqxND/5DHib/sJJ/wCklvQBt0UUUAFFFFABRRRQAUUUUAFFFFABRRRQAUUU&#10;UAFYnhT/AJA8/wD2Er//ANK5q26xPCn/ACB5/wDsJX//AKVzUAbdRzzLb28kz/cjUu30AzUlZXiU&#10;n/hHb2IdZ0FuPrIQn/s1VBc0kiZy5Ytj9AheDw/YJJ/rDArv/vMMt+pNaVIAFAA6DilpSfM2wjHl&#10;ikFFFFIoKKKKACiiigAooooAKKKKACiiigAooooAKKKKACiiigAooooAKKKKACiiigAooooAKKKK&#10;ACiiigAooooAKKKKACiiigAooooAKKKKACiiigAooooAKKKKACiiigArE0P/AJDHib/sJJ/6SW9b&#10;dYmh/wDIY8Tf9hJP/SS3oA26KKKACiiigAooooAKKKKACiiigCtfT3Fvb7rW1+0Sk4CmQIo46sx6&#10;L64BPsa5O38Zzm7Ie/8ACtxE5ASC11cGb3A3KFdieg+X612jDKEEkZHUHGK820yGPVoLLShqWmPb&#10;WqSWtm406VftLfZ8YcMQpUpIH2gnft3A4BoA9IjYvGrlGQsASrYyvscU6mRR+VCke4tsULuY8nHr&#10;T6ACsTwp/wAgef8A7CV//wClc1bdYnhT/kDz/wDYSv8A/wBK5qANusrWv3j6Zbf89r6P/wAcDS/+&#10;061ayrsCXxLpsfXyoZ5z7H5EH572/I1dP4rmdT4ben5mrRRRUGgUUUUAFFFFABRRRQAUUUUAFFFF&#10;ABRRRQAUUUUAFFFFABRRRQAUUUUAFFFFABRRRQAUUUUAFFFFABRRRQAUUUUAFFFFABRRRQAUUUUA&#10;FFFFABRRRQAUUUUAFFFFABRRRQAViaH/AMhjxN/2Ek/9JLetusTQ/wDkMeJv+wkn/pJb0AbdFFFA&#10;BRRRQAUUUUAFFFFABRRRQBT1KS7isy1lawXMmcMk05iXbg5OQrH8MV574VstVttT0W8vwzabfyiW&#10;zRrtHaJxaMql8QqXPlIQOQO5ycV6NereNb/6DLDHOCCPOQsrDupwQRn17eh6Hl9P8P3ljfvc2Xh3&#10;QNNuH4N0lxJP5fH8Mflpwe4DL+NAHT6hqFtplm11dOVjUqvyqWZmYgKoA5JJIAA9aof8JNpv2Qz5&#10;n3Cf7N9n8h/O83bu2bMZzt+b0xz05q3qN0+n6d532ee82FA6wpufGQC4UDkj72AM8cCuKsrW5s9Z&#10;XUhbahPpsWptJ5s9u5uW325RnKbd5UNtUHGcewzQB3Nhf22p2a3Vq5aJiy/MpVlZSQykHkEEEEH0&#10;rN8Kf8gef/sJX/8A6VzUnheCaOyvLiWKWIXd9NcRxyoVdUZvlyp5BIGcHkZ55qp4T0yBYrrUBJd+&#10;c2o34Km7lMX/AB9SjiLdsHTsvv1oA6esqH974qu26rDZxID7s7kj8lX861aydJPmanrU/OPtSxLn&#10;0WJP/Zi1XDaXp+pnPeK8/wBGa1FFFQaBRRRQAUUUUAFFFFABRRRQAUUUUAFFFFABRRRQAUUUUAFF&#10;FFABRRRQAUUUUAFFFFABRRRQAUUUUAFFFFABRRRQAUUUUAFFFFABRRRQAUUUUAFFFFABRRRQAUUU&#10;UAFFFFABWJof/IY8Tf8AYST/ANJLeta5t0u7aSCRpVRxgmKVo2H0ZSCPwNYXhe0jsb3xHbxNMyJq&#10;S4M0zyvza255ZyWPXufagDoqKKKACiiigAooooAKKKKACobu8trC1kury4it7eMZeWVwqqPcnipq&#10;yNclgs2tb+9hklsrZmZwkBlMTY+WUgfNhRuHAON+eACQAZR13w545srnSdO1vFyyko0TPFKjDo6g&#10;7SwHfHHY9a1rHw7p9hcR3MQufOQHBa7mdeRg/Kzkd++a5nQde03V1ksY3/tC9OpS3MPlOJfKjMpZ&#10;JC6khAFONrEE4245we8oAKKKKACsTwp/yB5/+wlf/wDpXNW3WJ4U/wCQPP8A9hK//wDSuagDbrK8&#10;P/NYTT9fOu7iQfTzWC/+OgVpyOscbSMcKoJP0FZ3h1GTw5p28YdrdHf/AHmGT+pNWvgfy/Uzfxr0&#10;f6GnRRRUGgUUUUAFFFFABRRRQAUUUUAFFFFABRRRQAUUUUAFFFFABRRRQAUUUUAFFFFABRRRQAUU&#10;UUAFFFFABRRRQAUUUUAFFFFABRRRQAUUUUAFFFFABRRRQAUUUUAFFFFABRRRQAViaH/yGPE3/YST&#10;/wBJLetusTQ/+Qx4m/7CSf8ApJb0AbdFFFABRRRQAUUUUAFFFFABRRRQAYA6UUUUAFFFFABWJ4U/&#10;5A8//YSv/wD0rmrbrE8Kf8gef/sJX/8A6VzUAWtflMPh3UpF+8LWTaPU7TgfnirsEQgt4oR0jQKP&#10;wGKzvEfOjmPGfOnghI9nlRT+hNatW/gXq/0M18b9F+oUUUVBoFFFFABRRRQAUUUUAFFFFABRRRQA&#10;UUUUAFFFFABRRRQAUUUUAFFFFABRRRQAUUUUAFFFFABRRRQAUUUUAFFFFABRRRQAUUUUAFFFFABR&#10;RRQAUUUUAFFFFABRRRQAUUUUAFYmh/8AIY8Tf9hJP/SS3rbrE0P/AJDHib/sJJ/6SW9AG3RRRQAU&#10;UUUAFFFFABRRRQAUUUUAFFFFABRUV1dW9lbSXN1NHDBGMvJIwVVHuTVNdf0htPa/GpWptFfy2l8w&#10;YD/3T78jjrzQBo1ieFP+QPP/ANhK/wD/AErmrWtrqC9to7m1mjmgkGUkjYMrD2IrJ8Kf8gef/sJX&#10;/wD6VzUATa1802lQ/wDPS+X/AMdR3/8AZK1ayr/59f0iP+75035KF/8AalatXL4Y/wBdTOPxS/ro&#10;FFFFQaBRRRQAUUUUAFFFFABRRRQAUUUUAFFFFABRRRQAUUUUAFFFFABRRRQAUUUUAFFFFABRRRQA&#10;UUUUAFFFFABRRRQAUUUUAFFFFABRRRQAUUUUAFFFFABRRRQAUUUUAFFFFABWJof/ACGPE3/YST/0&#10;kt626xND/wCQx4m/7CSf+klvQBt0UUUAFFFFABRRRQAUUUUAFFFFABRRRQBj+JtS0zSNGa91ZUeC&#10;KRGRHIG6UMCmMkAHdg5JAGMnGK5K2u7FtUsNduNV0+4Euol7xrW4WSC0Y27RxKzA+nG44yW7DAr0&#10;WigDn/CB36ffXEZBtbjULia2I6NGXPzD2J3EHvnPeoPCemQLFdagJLvzm1G/BU3cpi/4+pRxFu2D&#10;p2X36109YnhT/kDz/wDYSv8A/wBK5qAJn/eeLIf+mNi//j7p/wDG61ayrX5/E+pP2S2t4vxzIx/9&#10;CH5Vq1c+i8v+CZ0+r83/AJBRRRUGgUUUUAFFFFABRRRQAUUUUAFFFFABRRRQAUUUUAFFFFABRRRQ&#10;AUUUUAFFFFABRRRQAUUUUAFFFFABRRRQAUUUUAFFFFABRRRQAUUUUAFFFFABRRRQAUUUUAFFFFAB&#10;RRRQBFc26XdtJBI0qo4wTFK0bD6MpBH4GsLwvaR2N74jt4mmZE1JcGaZ5X5tbc8s5LHr3PtXRVia&#10;H/yGPE3/AGEk/wDSS3oA26KKKACiiigAooooAKKKKACiiigAooooAKKKKACsTwp/yB5/+wlf/wDp&#10;XNW3WJ4U/wCQPP8A9hK//wDSuagCbSvn1TWpf+npIx9BDGf5k1q1laCN0F7L/wA9L6f/AMdcp/7L&#10;WrV1PisZ0/huFFFFQaBRRRQAUUUUAFFFFABRRRQAUUUUAFFFFABRRRQAUUUUAFFFFABRRRQAUUUU&#10;AFFFFABRRRQAUUUUAFFFFABRRRQAUUUUAFFFFABRRRQAUUUUAFFFFABRRRQAUUUUAFFFFABWJof/&#10;ACGPE3/YST/0kt626xND/wCQx4m/7CSf+klvQBt0UUUAFFFFABRRRQAUUUUAFFFFABRRRQAUUUUA&#10;FYnhT/kDz/8AYSv/AP0rmrbrA8OS+R4fvZj0jv8AUG/K6mNAPQteHOdBt5P+epeX673Zs/rWrWdo&#10;EXkeHdMiPJS0iUn1IQVo1dT436kU9IL0CiiioLCiiigAooooAKKKKACiiigAooooAKKKKACiiigA&#10;ooooAKKKKACiiigAooooAKKKKACiiigAooooAKKKKACiiigAooooAKKKKACiiigAooooAKKKKACi&#10;iigAooooAKKKKACsTQ/+Qx4m/wCwkn/pJb1t1iaH/wAhjxN/2Ek/9JLegDbooooAKKKKACiiigAo&#10;oooAKKKKACiiigAqi+s6bFp/29763W03lPOMg2lgxXAPc5BFWLu1hvrWS2uFLQyDDqGK5HpkEGuB&#10;0k2+n6T4bnm8uDT7bVL1WY4WOElrhUJ7Ac7QfVh60Ad/bXUF7bR3NrNHNBIMpJGwZWHsRXLW8nk+&#10;AdccH5hPqgX6m5mA/XFXvCB36ffXEZBtbjULia2I6NGXPzD2J3EHvnPesO2spz4fvpjqd2YZ9WuY&#10;RabYvKXdfumQdm/vn73f8Kun8a9SKvwP0O6jQRRJGvRVCj8KdRRUFhRRRQAUUUUAFFFFABRRRQAU&#10;UUUAFFFFABRRRQAUUUUAFFFFABRRRQAUUUUAFFFFABRRRQAUUUUAFFFFABRRRQAUUUUAFFFFABRR&#10;RQAUUUUAFFFFABRRRQAUUUUAFFFFABRRRQAViaH/AMhjxN/2Ek/9JLeta5iee2kijuJbd2GBLEFL&#10;J7jcCPzBrC8LwSW174jhlu5rt11JczTBA7f6LbnnYqrx04A6UAdFRRRQAUUUUAFFFFABRRRQAUUU&#10;UAFFFFABRRRQAVx9j82hwQ/89PEFzx67b2V//ZM/hXYVx+k/OmmR+mualIfoJbofzYVdP4rmdT4b&#10;HYUUUVBoFFFFABRRRQAUUUUAFFFFABRRRQAUUUUAFFFFABRRRQAUUUUAFFFFABRRRQAUUUUAFFFF&#10;ABRRRQAUUUUAFFFFABRRRQAUUUUAFFFFABRRRQAUUUUAFFFFABRRRQAUUUUAFFFFABWJof8AyGPE&#10;3/YST/0kt626xND/AOQx4m/7CSf+klvQBt0UUUAFFFFABRRRQAUUUUAFFFFABRRRQAUUUUAFcf4f&#10;+fULROyXOryfiLwqP/QjXYVx/hP59Uuv+mMl9/4/fT//ABurhu35MzqbJea/zOwoooqDQKKKKACi&#10;iigAooooAKKKKACiiigAooooAKKKKACiiigAooooAKKKKACiiigAooooAKKKKACiiigAooooAKKK&#10;KACiiigAooooAKKKKACiiigAooooAKKKKACiiigAooooAKKKKACsTQ/+Qx4m/wCwkn/pJb1t1iaH&#10;/wAhjxN/2Ek/9JLegDbooooAKKKKACiiigAooooAKKKKACiiigAooprusaF3YKo5JJwBQA6uP8Ef&#10;Pd65J/dvriH8BdXDf+z114IYAggg8giuW8D27Q2+uu3/AC11u8cfTzCP6Grj8Mv66kT+KP8AXRnV&#10;UUUVBYUUUUAFFRNcwrdx2rSKJ5EaRE7lVKhj+BdfzqWgAooooAKKKiubmGztJrq4kWOCFGkkduiq&#10;Bkk/QCgCWiiigAooooAKKKiW5ha7ktVkUzxosjp3CsWCn8SjflQBLRRRQAUUUUAFFRXFzDaRiSeR&#10;Y0LpGCe7OwVR+LMB+NS0AFFFFABRRRQAUVFFcwzyTxxSKzwOI5QP4GKq2D/wFlP41LQAUUUUAFFF&#10;RS3MMEkEcsiq87mOIH+NgrNgf8BVj+FAEtFFFABRRRQAUUVFbXMN5aQ3VvIskEyLJG69GUjII+oN&#10;AEtFFFABRRRQAUVE1zCt3HatIonkRpETuVUqGP4F1/OpaACiiigAooqK5uYbO0muriRY4IUaSR26&#10;KoGST9AKAJaKKKACiiigArE0P/kMeJv+wkn/AKSW9bdYmh/8hjxN/wBhJP8A0kt6ANuiiigAoooo&#10;AKKKKACiiigAooooAKKKKACue8RxRXOq+H7W7RZLOW7ffHIMo7iFygYHg8gkD1A9K6Gobqztb6Aw&#10;XltDcQkgmOZA6kjkHBoAxPCAEen30MQUWsOo3EdsF+6sYc8D2DbgB2xjtT08OXMDSi28R6rbxySy&#10;TeVHHbFVLsWOC0JPUnqTV29urTw/pKtHbBYUZIYLa3RV3MzBURRwBkkDsB9KXS9VGpfaY3tpbW5t&#10;ZBHNBKVJUlQwIKkgggjn6jqKd9LCsr3Kn9h6j/0Nesf9+rT/AOMUf2HqP/Q16x/36tP/AIxW3RSG&#10;Yn9h6j/0Nesf9+rT/wCMUf2HqP8A0Nesf9+rT/4xW3WXqesGxuoLO3sp728mR5RDCyKQi4DMSxAH&#10;LKB6k+xIAKL+F7p76K9bxRrBuIoniR/LtOEcqWGPIxyUX8vrU/8AYeo/9DXrH/fq0/8AjFW49ZtJ&#10;dA/tpGb7J9nNxyMMFC5II7EY6VHo+qXepoz3Gj3NhHtDI08sTb8+yMSPxxQBB/Yeo/8AQ16x/wB+&#10;rT/4xR/Yeo/9DXrH/fq0/wDjFbdFAGJ/Yeo/9DXrH/fq0/8AjFQXvhe61CxuLK68UaxJb3ETRSp5&#10;doNyMMEZEGRwe1dFVPVNUtdIsXu7tmCLwFRSzu3ZVUckn0oAof2HqP8A0Nesf9+rT/4xR/Yeo/8A&#10;Q16x/wB+rT/4xWjpl8mp6VZ6hGjJHdQJMqt1AZQwB/OrVAGJ/Yeo/wDQ16x/36tP/jFH9h6j/wBD&#10;XrH/AH6tP/jFbdFAGJ/Yeo/9DXrH/fq0/wDjFQL4Xukvpb1fFGsC4liSJ38u05RCxUY8jHBdvz+l&#10;XNX8RWWj3NnazeZJcXc8cKRxrnbvcKGY9FXJ6nr0FWdX1JNI0ya9kieUR7QI48bnZmCqoyQMkkDm&#10;gCj/AGHqP/Q16x/36tP/AIxR/Yeo/wDQ16x/36tP/jFXdMvbq9geS60yewYNhUmkjcsPUFGYVeoA&#10;xP7D1H/oa9Y/79Wn/wAYo/sPUf8Aoa9Y/wC/Vp/8YrbooA5278L3V9CsVx4o1h0WWOUDy7QfOjh1&#10;PEHZlB/Cp/7D1H/oa9Y/79Wn/wAYqzqOqS2dxDbW2nXN7PKrPtiKqqquASWYgAkkYHU89gTU+maj&#10;Bq2mW9/bbxDOgdQ4ww9iPUdKAM/+w9R/6GvWP+/Vp/8AGKP7D1H/AKGvWP8Av1af/GK26KAMT+w9&#10;R/6GvWP+/Vp/8Yo/sPUf+hr1j/v1af8AxitusK98SrY3Mwk028NnBKkM14AoRWbbjAJDMBuXJA9e&#10;uDQBFB4Xuraa5lh8Uawr3UolmPl2h3OEVM8wcfKijj0qf+w9R/6GvWP+/Vp/8YqzrOrf2RbQutrL&#10;dTTzCGKCJlVnYgnqxAGApPJ7VZsLme6tFlubKWylJOYZXRmH4oSP1oAzf7D1H/oa9Y/79Wn/AMYo&#10;/sPUf+hr1j/v1af/ABituigDE/sPUf8Aoa9Y/wC/Vp/8YqCfwvdXM1tLN4o1hntZTLCfLtBtcoyZ&#10;4g5+V2HPrXRVi3fiJbK+MUun3YtVnitnuyFCCSQqFABO5hl1BYAjJ9jgAT+w9R/6GvWP+/Vp/wDG&#10;KP7D1H/oa9Y/79Wn/wAYrbooAxP7D1H/AKGvWP8Av1af/GKP7D1H/oa9Y/79Wn/xituigDE/sPUf&#10;+hr1j/v1af8AxioLLwvdafY29la+KNYjt7eJYok8u0O1FGAMmDJ4HerEfiJW1OG1l0+7ghuJ3t7e&#10;4lChZJEDEjbncAQjYJGDj3GZNY1p9MuLS2g0+e+ubneUihdFIVcZJLsBj5gOvegCL+w9R/6GvWP+&#10;/Vp/8Yo/sPUf+hr1j/v1af8Axita2lkmto5Zrd7eRlBaJ2UlD6EqSD+BqWgDE/sPUf8Aoa9Y/wC/&#10;Vp/8Yo/sPUf+hr1j/v1af/GK26KAOdfwvdPfRXreKNYNxFE8SP5dpwjlSwx5GOSi/l9an/sPUf8A&#10;oa9Y/wC/Vp/8Yqd9dtV8Rw6Iod7l4WmZlHyxgYwCfU5zj0+ozqUAYn9h6j/0Nesf9+rT/wCMUf2H&#10;qP8A0Nesf9+rT/4xW3RQBif2HqP/AENesf8Afq0/+MVBe+F7rULG4srrxRrElvcRNFKnl2g3IwwR&#10;kQZHB7V0VZdprtre69eaTAHaS0jV5JMfJkkjaD3Ixz9cdQaAIP7D1H/oa9Y/79Wn/wAYo/sPUf8A&#10;oa9Y/wC/Vp/8YpdS16az1RdPs9JudQn8kTOIZIkCKSQM72XqVPT0rZUkqCVKkjkHtQBi/wBh6j/0&#10;Nesf9+rT/wCMUf2HqP8A0Nesf9+rT/4xW3RQBif2HqP/AENesf8Afq0/+MVb0rShpa3RN3cXc11N&#10;5801xsDM2xUHCKqgbUUcCtCsTRdfn1plkTR7qCykUtFdySxFXGeMKHLDPUZFAG3RRRQAUUUUAFFF&#10;FABRRRQAUUUUAFFFFABRRRQBkeIrO5u9Oha0j82e2uoblYtwXzAjglQTwCRnGeM4zUeiWlyNS1bU&#10;7q2e1N5JGI4ZGVmCIgXLbSQCTu4BPGO/FbdFABRRRQAVhanFe2viC21W1sZL6MWstvJFE6K6ksrK&#10;RvZQR8pB5zyPet2igDmLLSry18HHRJLGO4kNi28PLiKSR9xaLI+bHOM46Gk8P6S1rrtze2+j/wBj&#10;WT2qRta/ux5soYnftjYrwDtz1P0ArqKKACiiigAqG7RpbOeNBlmjZQPUkVNRQBm+HbWax8M6VZ3K&#10;bJ4LOGKRMg7WVACMjg8itKiigAooooAx/EdjcX9pZJbR72i1C1mcbgMIkqsx59ADSa7DLf6dc2za&#10;Ot9EksTeRLIoW4UMrHbz1GOA2ASPTmtmigDnvDGlyafPqcq2A02yuJla3sQU/d4UBmwhKruPOAe2&#10;TyTXQ0UUAFFFFAHOeJ5NZd7ey0+wvJbOUMbu4s5IVlA7InmOuCecsMkDpycjY0uNIdLtoorJ7GOO&#10;MIls5XMQHAHykj8iat0UAFFFISFGSQO3NAC1yN//AGtfeIdt7oV/NpVrKjWyQS2+yZxg+bJulDYU&#10;9Fx2ycnAHVxzRTBjFIjhWKEqwOGBwR9QafQBga5bNqMNsbnw+uoQwXbFreV4ydu1lEihm2nr0Yg4&#10;J78U/wAK6dPpulSRTQfZke5llgtNwP2eNmyqcEjjrgHAzgdK3KKACiiigArkvENnqeqXSwJpbCe3&#10;uo5bHUEnURxLlSzOpYNuGGGNpByOeuOtooAKKKKACiiigDkp7PU7/wARaddPpbW11Z3Lh74Tq0T2&#10;3zfKq7t2WBXgqMEHngZn1mzGoy2NzfeFV1JFhlVoZGieSBmKnGHYIQdvJByCB2zXTUUAZfhuxutN&#10;8O2NnevuuIogrfMW2+i5PXAwM+1alFFABRRRQBx9p4a1ix8R2Fz/AGjHcW6tcSXEhtgrlnKcE7+S&#10;QuAQMAKBjGK7CiigAooooAjnSSS3ljil8qRkISQLnYSODg9cVyej6Bq+h6y83npd2kWniNQkIjaZ&#10;w7tjJc/MS2Sx6lvrXYUUAcd4k0c6lPdO/heO+nnslit7oyR74JMtwxZgVClgwZMnr6DPVWcUsFjb&#10;wzy+bMkaq8h/jYDBP4mp6KACiiigBrglGC43Y4zXG6FoUlrrGmz23h+PREtrZ47sxPGVuCQAqjax&#10;ZwCC25wD07k47SigAooooAKKKKACiiigAooooAKKKKACiiigAooooAKKKKACiiigAooooAKKKKAC&#10;iiigAooooAKKKKACiiigAooooAKKKKACiiigAooooAK5TxtDPMdBEF29uf7ViGVRW5IbB5B6Y/Wu&#10;rqlqmk2esWy297G7okiyoUlaNkdejBlIIP0NAHF2mqavf6vb6ZaX0djHPeaqJZIrZC2IZlVCMjG7&#10;5jkkHOTnnmnaZrGv/ZdF1K71RJ0udRfT5bYW6IrKrSJ5mfvBsoG4OOcYrrbfQdMtbxLuG22zxvO6&#10;t5jHDTMGkOCcckA+3bFKmg6bHa21sltiG2uTdRL5jfLKWZi2c88uxweOaAOLi8TeILvzdTtor14k&#10;vXhS1FvF9nMSSmM5kJ378AnOcZ4wa9FrFk8J6NJfNdtbSbmmFw0QuJBC0oOd5i3bC2QDnHXnrXPz&#10;K+raVFI1xALm71efFrcu6R3IjMsawsV5XCoGxgjcp4OTQB3VFcJHcfYdCvmht5rW60zUYmNsLjzo&#10;4y3l7kjbA+RkduCAQXPA4ru6ACiiigAooooAKKKKACiiigAooooAKKKKACiiigAooooAKKKKACii&#10;igAooooAKKKKACiiigAooooAKKKKACiiigAooooAKKKKACiiigAooooAKKKKACiiigAooooAKKKK&#10;ACiiigAooooAKKKKACiiigAooooAKKKKACiiigAooooAKKKKACseLSrGZ9Ssbi2iuLSSYTmCdA6B&#10;mGWwCO7At9WNFFABcaVYwx6fp9taw29n9qEpggjCISgLrwB/eVT+FbFFFABRRRQAUUUUAFFFFABR&#10;RRQAUUUUAFFFFABRRRQAUUUUAFFFFABRRRQAUUUUAFFFFABRRRQAUUUUAFFFFAH/2VBLAwQKAAAA&#10;AAAAACEAY62e7lM9AABTPQAAFQAAAGRycy9tZWRpYS9pbWFnZTIuanBlZ//Y/+AAEEpGSUYAAQEA&#10;AAEAAQAA//4AGE1BVExBQiBIYW5kbGUgR3JhcGhpY3P//gAdTUFUTEFCLCBUaGUgTWF0aFdvcmtz&#10;LCBJbmMu/9sAQwAIBgYHBgUIBwcHCQkICgwUDQwLCwwZEhMPFB0aHx4dGhwcICQuJyAiLCMcHCg3&#10;KSwwMTQ0NB8nOT04MjwuMzQy/9sAQwEJCQkMCwwYDQ0YMiEcITIyMjIyMjIyMjIyMjIyMjIyMjIy&#10;MjIyMjIyMjIyMjIyMjIyMjIyMjIyMjIyMjIyMjIy/8AAEQgBpAIw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9/ooooAKKKKACiiigAooooAK&#10;KKKACiiigAooooAKKKKACiiigAooooAKKKKACiiigAooooAKKKKACiiigAooooAKrXmo2WniI3t5&#10;b2wlfZH50qpvb0GTyfarNeS+G9R8RS+MPFepQ+HIdUul1Z9OM09+IGt7VMeWqIyt8pBLnGNxOeew&#10;B60CCAQcg0V5v8MpruDXvFekNZ/YdPtJbWaGyWTzI7SaaLfPCjD5dqv/AArgDJwOa9IoAKKKKACi&#10;iigAooooAKKKKACiiigAooooAKKKKACiiigAooooAKKKKACiiigAooooAKKKKACiiigAooooAKKK&#10;KACiiigAooooAKKKKACiiigAoqK6uobK1lurmQRwRIXd26ADrXN23iq7vbG2MOmiK/ur2W1ignkK&#10;iMR7iWcgHB2r0GeSB70AdTRWdouptqllJJLCsNxBNJbzxq+4K6Ng4OBkHgjgcGobjxV4dtLiS3ud&#10;f0uGaNirxyXkaspHUEE5BoA16KxP+Ey8Lf8AQyaP/wCB0X/xVH/CZeFv+hk0f/wOi/8AiqANuisT&#10;/hMvC3/QyaP/AOB0X/xVH/CZeFv+hk0f/wADov8A4qgDborE/wCEy8Lf9DJo/wD4HRf/ABVH/CZe&#10;Fv8AoZNH/wDA6L/4qgDborE/4TLwt/0Mmj/+B0X/AMVR/wAJl4W/6GTR/wDwOi/+KoA26KxP+Ey8&#10;Lf8AQyaP/wCB0X/xVH/CZeFv+hk0f/wOi/8AiqANuisT/hMvC3/QyaP/AOB0X/xVH/CZeFv+hk0f&#10;/wADov8A4qgDborE/wCEy8Lf9DJo/wD4HRf/ABVH/CZeFv8AoZNH/wDA6L/4qgDborE/4TLwt/0M&#10;mj/+B0X/AMVR/wAJl4W/6GTR/wDwOi/+KoA26KxP+Ey8Lf8AQyaP/wCB0X/xVH/CZeFv+hk0f/wO&#10;i/8AiqANuisT/hMvC3/QyaP/AOB0X/xVH/CZeFv+hk0f/wADov8A4qgDborE/wCEy8Lf9DJo/wD4&#10;HRf/ABVH/CZeFv8AoZNH/wDA6L/4qgDbrJuPDtjJqU2pW5msr+dVSe4tX2GZV4G8cqxA4DEFlHQi&#10;ov8AhMvC3/QyaP8A+B0X/wAVR/wmXhb/AKGTR/8AwOi/+KoAy/EWl+HPD3ge9jubi40vSlkFxdS2&#10;0zCadiwJDOcu7OcKTncc4zXHaO90uj6BYNOyWOreIjKtqLrzmtbdUMqW7Nk8korEZ43EV3eoa/4H&#10;1a1+y6lq/h69t9wbyrm5hkTI6HDEjNZVy/w/Nhb2unax4e0wW17HfRfY54IwJUI5KggHK5U+xoA4&#10;+31nV4oVl1C+i1CVPGM1tHvDqYgiTcjD/d+UYU5AGevUWrPxr42vLC1nF3o6G70KXVwfsTny/KIB&#10;T/Wc7ty89ueDiuz/ALR+HnnyTfbfC/myTC4d/Nt9zSgEbyc8thmGevJ9akTWPAUSIkepeGkRIGtk&#10;VZ4AFhOMxjnhDgZXpxQBxei/E3xBrOqWcyWVtHYvdWtrLbMgDHzY1cuJGkBz8xKrsO4Kec12Hgq4&#10;kF94n0wszQWOrOICTnasiJKUHsGdsexA7Uiah8O472C9jvPC6XduixwzrLbh40AwFVs5AA4AHQUa&#10;LrPhLRoLpU8U6TLLd3Ut3PK17ECzufTd0ChVHsooA66isT/hMvC3/QyaP/4HRf8AxVH/AAmXhb/o&#10;ZNH/APA6L/4qgDborE/4TLwt/wBDJo//AIHRf/FUf8Jl4W/6GTR//A6L/wCKoA26KxP+Ey8Lf9DJ&#10;o/8A4HRf/FUf8Jl4W/6GTR//AAOi/wDiqANuisT/AITLwt/0Mmj/APgdF/8AFUf8Jl4W/wChk0f/&#10;AMDov/iqANuisT/hMvC3/QyaP/4HRf8AxVH/AAmXhb/oZNH/APA6L/4qgDborE/4TLwt/wBDJo//&#10;AIHRf/FUf8Jl4W/6GTR//A6L/wCKoA26KxP+Ey8Lf9DJo/8A4HRf/FUf8Jl4W/6GTR//AAOi/wDi&#10;qANuisT/AITLwt/0Mmj/APgdF/8AFUf8Jl4W/wChk0f/AMDov/iqANuisT/hMvC3/QyaP/4HRf8A&#10;xVH/AAmXhb/oZNH/APA6L/4qgDborE/4TLwt/wBDJo//AIHRf/FUf8Jl4W/6GTR//A6L/wCKoA26&#10;KxP+Ey8Lf9DJo/8A4HRf/FUf8Jl4W/6GTR//AAOi/wDiqANuisT/AITLwt/0Mmj/APgdF/8AFVpW&#10;Oo2OqW/2jT723u4QxXzLeVZFyO2QSM80AWaKKKACiiigAooooAKKKKACiiigAooooAoavpMWsWiW&#10;8s88KpKsoaFgDuU5GcggjOD06gVz1p4W1LTTFcw3ou7mHUZrlUupcK8cgZSCyplWwwboRkY6Guwo&#10;oAy9B02bTrOb7UYzdXNxJczCIkorO2doJAJAGBnAzjOB0qDwp/yB5/8AsJX/AP6VzVt1ieFP+QPP&#10;/wBhK/8A/SuagDbooooAKKKKAKcmnpJrNtqRdg8FvNAExwRI0bE/h5Q/OrlFFABRRRQAVT1bT01b&#10;Rr7TZHaNLu3kgZ1GSodSuR+dXKKACiiigAooooAKpx6ekes3OpB2Lz28MBTHAEbSMD+Pmn8quUUA&#10;FFFFABRRRQBT1PT01O1SB3ZAlxBPkDvFKsgH4lMfjVyiigAooooAKKKKAKdnp6Wd1qE6uzG9uBOw&#10;I+6RFHHgfhGD+NXKKKACiiigAqneael5dafOzspsrgzqAPvExSR4P4SE/hVyigAooooAKKKKACqe&#10;k6emk6NY6bG7SJaW8cCuwwWCKFyfyq5RQAUUUUAFFFFAFOTT0k1m21IuweC3mgCY4IkaNifw8ofn&#10;VyiigAooooAKp6tp6ato19psjtGl3byQM6jJUOpXI/OrlFABRRRQAUUUUAFYmh/8hjxN/wBhJP8A&#10;0kt626xND/5DHib/ALCSf+klvQBt0UUUAFFFFABRRRQAUUUUAFFFFABRRRQAUUUUAFYnhT/kDz/9&#10;hK//APSuatusTwp/yB5/+wlf/wDpXNQBt0UUUAFFFFABRRRQAUUUUAFFFFABRRRQAUUUUAFFFFAB&#10;RRRQAUUUUAFFFFABRRRQAUUUUAFFFFABRRRQAUUUUAFFFFABRRRQAUUUUAFFFFABRRRQAUUUUAFF&#10;FFABRRRQAUUUUAFFFFABWJof/IY8Tf8AYST/ANJLetusTQ/+Qx4m/wCwkn/pJb0AbdFFFABRRRQA&#10;UUUUAFFFFABRRRQAUUUUAVtQ1C20yza6unKxqVX5VLMzMQFUAckkkAAetZz+KdNjsGum+0/LOLZo&#10;BbOZhKRkL5YG7OCD06HNXtTu2sbE3C2k1yFZdyQLucKWALBerYHOByccc1xEWnoZLh7u01ufTTqg&#10;niuFWVLneYChZwoEpQH5QQARx/CM0Ad1YXyahaLcxxXESsSNtxC0TjHqrAEVm+FP+QPP/wBhK/8A&#10;/Suak8KreLpUgujdeX9pl+y/ay3nCDd8m/d82ev3ucYzzVTwnpkCxXWoCS785tRvwVN3KYv+PqUc&#10;Rbtg6dl9+tAHT0UUUAFFFFABRSEhQSSABySax0mu9c+e3kks9NI+WZcCW491z91PQ9TnIxwTUY31&#10;6EylbTqaF3qFlp6Bry7gt1PQzSBM/TNU/wDhJNHP3b+Nx6xgsPzAqzZ6TYWDtJbWsaSt96UjdI3+&#10;85+Y/iauU/cXf+vvJ999l+P+Rlf8JLow+9qEKf7+V/nVXVvGnh/R9IfU7jUoJLdHEf7hhIS5BIXC&#10;9zg9fQ1v1l694e03xLpjafqkHm27MHwGKkMOhBHepk4291f19xSUr6v8P+CSaPrVhrumW+oafOJL&#10;edSyEgqeDg8Hngg1oVx2leEfDd9oGng6TGsMURWKMyudgLEnnPJJJOfer6eC/D8f3NP2/wC7NIP/&#10;AGahJW1D3rnRUViL4Y0pPuwzr34upR/7NT/+Ee07+7c/+Bk3/wAVRYo2KKx/+Ee07+7c/wDgZN/8&#10;VR/wj2nf3bn/AMDJv/iqLAbFFY//AAj2nf3bn/wMm/8AiqP+Ee07+7c/+Bk3/wAVRYDYorH/AOEe&#10;07+7c/8AgZN/8VR/wj2nf3bn/wADJv8A4qiwGxRXM2mj27a1f2xuNR8mKOJ0VdRnUKW356OP7orR&#10;/wCEesv+e+p/+DO5/wDjlVaHV/h/wSG59Evv/wCAatFZX/CPWX/PfU//AAZ3P/xyj/hHrL/nvqf/&#10;AIM7n/45RaHd/d/wRXn2X3/8A1aKyv8AhHrL/nvqf/gzuf8A45R/wj1l/wA99T/8Gdz/APHKLQ7v&#10;7v8AghefZff/AMA1aKyv+Eesv+e+p/8Agzuf/jlH/CPWX/PfU/8AwZ3P/wAcotDu/u/4IXn2X3/8&#10;A1aKyv8AhHrL/nvqf/gzuf8A45R/wj1l/wA99T/8Gdz/APHKLQ7v7v8AghefZff/AMA1aKyv+Ees&#10;v+e+p/8Agzuf/jlH/CPWX/PfU/8AwZ3P/wAcotDu/u/4IXn2X3/8A1aKyv8AhHrL/nvqf/gzuf8A&#10;45R/wj1l/wA99T/8Gdz/APHKLQ7v7v8AghefZff/AMA1aKyv+Eesv+e+p/8Agzuf/jlH/CPWX/Pf&#10;U/8AwZ3P/wAcotDu/u/4IXn2X3/8A1aKyv8AhHrL/nvqf/gzuf8A45R/wj1l/wA99T/8Gdz/APHK&#10;LQ7v7v8AghefZff/AMA1aKyv+Eesv+e+p/8Agzuf/jlH/CPWX/PfU/8AwZ3P/wAcotDu/u/4IXn2&#10;X3/8A1aKyv8AhHrL/nvqf/gzuf8A45R/wj1l/wA99T/8Gdz/APHKLQ7v7v8AghefZff/AMA1aKyv&#10;+Eesv+e+p/8Agzuf/jlH/CPWX/PfU/8AwZ3P/wAcotDu/u/4IXn2X3/8A1aKyv8AhHrL/nvqf/gz&#10;uf8A45R/wj1l/wA99T/8Gdz/APHKLQ7v7v8AghefZff/AMA1aKyv+Eesv+e+p/8Agzuf/jlH/CPW&#10;X/PfU/8AwZ3P/wAcotDu/u/4IXn2X3/8A1aKyv8AhHrL/nvqf/gzuf8A45R/wj1l/wA99T/8Gdz/&#10;APHKLQ7v7v8AghefZff/AMA1aKyv+Eesv+e+p/8Agzuf/jlH/CPWX/PfU/8AwZ3P/wAcotDu/u/4&#10;IXn2X3/8A1axND/5DHib/sJJ/wCklvU3/CPWX/PfU/8AwZ3P/wAcqp4agS1v/EUEZkKJqSgGSRpG&#10;ObW3PLMST17n26Ck1Ho/6+8pOV9V+P8AwDoKKKKkoKKKKACiiigAooooAKKKKACiiigAooooAKxP&#10;Cn/IHn/7CV//AOlc1bdYnhT/AJA8/wD2Er//ANK5qANuiiigAooqtqF6mnWE13ICwiXIUdWPQKPc&#10;nA/Gmk27ITaSuzPvlOsakdL4NjAA95/00Y8rF9MfM3tgdGNbAAUAAAAcACqWk2TWOnpHKQ1w5Ms7&#10;j+KRjlj9MnA9gB2q9VTfRbImC+092FFFFQWFFFFAGP4c/wCResv9z+pqF/EttGbiFoZRfRXAt1tO&#10;N8jNyhXttIyc9gGz0NTeHP8AkXrL/c/qaxrjStWm1Q+JFgAv7dvKgsiyfPbZO5S2cB2zuBzgYA/v&#10;UwOi1HUItLsHu5wxVcAKgyzEnAA/E0zTNTTUo5sQyQTQSGOWKTG5WxnsSCMGoPEFlcahpBS2QGdJ&#10;I5UjYgbirA4z0qrpUF/bXN5ey2JV767UtF5q5hjC43E9D06D1rqjTpui3f3vX0/4JyTqVFXUbe76&#10;evX7vvJbbxJbXN+luIJ1ilkeKG4YDZI69QOc9jjI5pIfE1tPeLCttceXI7xwzkDZK69VHOR0OM9a&#10;y4tCu3163b7LLb2lvdPcZNwHjOemxeoJPJz07URaFdvr1u32WW3tLe6e4ybgPGc9Ni9QSeTnp2rp&#10;dHDa69O/r577HKq2K006229PLbfX08zXstea71QWEmmXdvL5ZkJk24VemTgnqadbeIrG6GoujMIb&#10;A/vJT0bgkkevQ1Xh0q9nttZMkhtbq9mZUlGGKxDCp0Ppn86zrbw3qKR63avLCILmBIoSke0MQgAO&#10;NxKgYwc9etR7PDyvd2tb81f8/wALl+0xUeWybvfouzsunZffY0x4ljWxlu59PvYURUaMOg/ehzhc&#10;EHGckcE8Ve03U11FJx5EkEsEnlSxSYyrYB6gkHg1ya6BqjWV0kNgLWN4IY5bYzqftDq2XYEEgEjj&#10;Jwa3vDdjcWKXnmWxtbeWbfDbs4dkGBkkgnqecZp16VCNNuLV/X0835/59Aw9bESqRU07W7evkvLt&#10;6PctWX/Iyap/1wt//ala1ZNl/wAjJqn/AFwt/wD2pWtXmnpBRRRQAUUUUAFFFFABRRRQAUUUUAFF&#10;FFABRRRQAUUUUAFFFFABRRRQAUUUUAFFFFABRRRQAUUUUAFFFFABWJof/IY8Tf8AYST/ANJLetus&#10;TQ/+Qx4m/wCwkn/pJb0AbdFFFABRRRQAUUUUAFFFFABRRRQAUUUUAFFFFABWJ4U/5A8//YSv/wD0&#10;rmrbrE8Kf8gef/sJX/8A6VzUAbdFFFABWTqAF5rOn2JG6OIm7l9Pl4QH/gR3D/crWrK0kfabzUdQ&#10;PWSc28Z9EiJXH/ffmH8auGl5Gc9bR7mrRRRUGgUUUUAFFFFAGP4c/wCResv9z+pp39vaf/Zk2oGV&#10;hDDIYpFKHeJA23Zt67icADvketN8Of8AIvWX+5/U1nzaQreOYbnyZfszWzTyYB8o3CFURj23bGb8&#10;ge1MDcu72Cws2url/LiXGTjJyeAMDqc1SPiLThYNeGWQRrL5LKYm3h/7pXGc1b1G4e1snmS1kuSp&#10;GY4xlsZ5IHfHXFcjFZE2U5uLLU5LP+0BNG6grcH5eXYfeIB6Y5/Ku3D0ac43n37r7vU4sTXqU58s&#10;Lbdnp5+n9dTsLK8iv7YTwiQISQPMQoePY80wanZtqbacsym6WMysg/hXIHJ7dRxWboc93baZGLyK&#10;8cS3TJB5iFpEiJO0ydx06n2pn9nm38XGe2tAsb2MhZwmFaQyA8n1NT7GCnKLe17DVebhCSWrtf5l&#10;q38SaXc+YUuCqpG0u942VWQHBZSRyPpTrfxBp91DPJE8p8hA7oYWD7T0IUjJB9q5bR4rmxljmbT7&#10;+bybORbiGaE7VbcCEi45BPpnjFa/hmSW4u7q9vbW7ivpUGRJbtHHGg6IhPX3rorYWlBSau0vNd/T&#10;t+hz0MXWqOMZWTfk+3r36epqadrllqlxJBbGbzI1DOskTJgHp1FaVY/hyGUac13dRPHd3kjTSq6k&#10;MvOFXB54UAVsVxV4xjUcYbI7sPKcqalPd/L0M2y/5GTVP+uFv/7UrWrJsv8AkZNU/wCuFv8A+1K1&#10;qwNgooooAKKKKACiiigAooooAKKKKACiiigAooooAKKKKACiiigAooooAKKKKACiiigAooooAKKK&#10;KACiiigArE0P/kMeJv8AsJJ/6SW9bdYmh/8AIY8Tf9hJP/SS3oA26KKKACiiigAooooAKKKKACii&#10;igAooooAp6pbJeWJt5LqW3SR1BaKTYzDcPkDdRu+7xg88EVw9lJcTaqmgXT3NtC2psXtftLMyxC3&#10;LoglByVZlL4zxyvTr3d/YWup2bWt3F5kLENgMVIIIIIIIIIIBBByCKpf8I1pXkNF5EpLTi4MpuJD&#10;L5gGA3mbt+ccdenHTigCDwrLK1je28kkkiWl9PbxPKxZjGrfKCx5OM7cnnjmqvhOTUvKuo2tLQWA&#10;1G/2zi5Yyk/apesfl4HOf4z/AErfsbG2020S1tI/LhQkgFixJJJJJOSSSSSSckmszwp/yB5/+wlf&#10;/wDpXNQBt0UUUAVtRuxYaZdXZGfJiZwPUgZA/GmaVaNY6Ta2znMkcYEh9X6sfxOTVbXh51ta2XH+&#10;l3UcZz3VT5jD8VRhWrVvSC8/6/zM1rN+X9f5BRRRUGgUUUUAFFFFAGP4cI/sG1XIJQMjAHowYgj8&#10;61KpT6Bo9zO80+l2ckrnLO8Kkk+5xUf/AAjOhf8AQHsf+/C/4U7gaNFZ3/CM6F/0B7H/AL8L/hR/&#10;wjOhf9Aex/78L/hRcDRorO/4RnQv+gPY/wDfhf8ACj/hGdC/6A9j/wB+F/wouBo0Vnf8IzoX/QHs&#10;f+/C/wCFH/CM6F/0B7H/AL8L/hRcDRorO/4RnQv+gPY/9+F/wo/4RnQv+gPY/wDfhf8ACi4DbAhv&#10;EWqspBAigQkdiN5I/Ij8616htbS2sYBBaW8UEQJISJAoyevAqakAUUUUAFFFFABRRRQAUUUUAFFF&#10;FABRRRQAUUUUAFFFFABRRRQAUUUUAFFFFABRRRQAUUUUAFFFFABRRRQBFctcLbSNaxRSzgfIkshj&#10;Un3YKxH5GsLwu90974ja9hhhuDqS744ZTKg/0W3xhiqk8Y7D+tdFWJof/IY8Tf8AYST/ANJLegDb&#10;ooooAKKKKACiiigAooooAKKKKACiiigAooooAKxPCn/IHn/7CV//AOlc1bdYnhT/AJA8/wD2Er//&#10;ANK5qANuiiigDIuAZ/FdkmTstrWWVh6sxVV/QPWvWVp+Ztd1a56hDFaqf91d5/WUj6j2rVq59F5f&#10;8Ezp9X3f/A/QKKKKg0CiiigAooooAKKKKACiiigAooooAKKKKACiiigAooooAKKKKACiiigAoooo&#10;AKKKKACiiigAooooAKKKKACiiigAooooAKKKKACiiigAooooAKKKKACiiigAooooAKxND/5DHib/&#10;ALCSf+klvW3WJof/ACGPE3/YST/0kt6ANuiiigAooooAKKKKACiiigAooooAKKKKACiqmpG/+xka&#10;aIftLMqhp8lUUkbmwMZwMkDIye4rkbrxNq0EE1tHPFNKmpLZpfQWLyqw8ou/7pGJYqQVODjPoQaA&#10;O5rE8Kf8gef/ALCV/wD+lc1WNAvWv9JSd76O9feytIls1vggkFTGxLKR0IPNZfhPU4GiutPEd35y&#10;6jfksbSURf8AH1KeJduw9eze3WgDp6KKr39yLLTrq7PSCJ5Dxn7oJ/pTSu7ITdldlLw/8+nSXB63&#10;FzNLn1UyMF/8dCj8K1apaNbfYtEsLU5zDbxocnJyFAq7VVHeTsTTVoJMKKKKgsKKKKACiiigAooo&#10;oAKKKKACiiigAooooAKKKKACiiigAooooAKKKKACiiigAooooAKKKKACiiigAooooAKKKKACiiig&#10;AooooAKKKKACiiigAooooAKKKKACiiigArE0P/kMeJv+wkn/AKSW9a1zcJaW0k8iysiDJEUTSMfo&#10;qgk/gKwvC93HfXviO4iWZUfUlwJoXifi1txyrgMOnce9AHRUUUUAFFFFABRRRQAUUUUAFFFFABRR&#10;RQBm69p95qmkyWdjqAsZZCA03llztzyowykZHGQQRnjnmqNto2r2tjbW8OqWNv8AZnBiS209khKY&#10;IKOhlJPXIIYYIHWugooAztF0o6VaypJP59xcTvcTyhNgZ2POFycADAAyenU1V8Kf8gef/sJX/wD6&#10;VzVt1ieFP+QPP/2Er/8A9K5qANusrxH82iTQ/wDPw8dvj1EjqhH5NWrWVrH7y60m3H/LS8DH2CI7&#10;5/NQPxq6fxJkVfga7/qatFFFQWFFFFABRRRQAUUUUAFFFFABRRRQAUUUUAFFFFABRRRQAUUUUAFF&#10;FFABRRRQAUUUUAFFFFABRRRQAUUUUAFFFFABRRRQAUUUUAFFFFABRRRQAUUUUAFFFFABRRRQAUUU&#10;UAFYmh/8hjxN/wBhJP8A0kt626xND/5DHib/ALCSf+klvQBt0UUUAFFFFABRRRQAUUUUAFFFFAFa&#10;+nuLe33Wtr9olJwFMgRRx1Zj0X1wCfY1ydv4znN2Q9/4VuInICQWurgze4G5QrsT0Hy/Wu0YZQgk&#10;jI6g4xXm2mQx6tBZaUNS0x7a1SS1s3GnSr9pb7PjDhiFKlJA+0E79u4HANAHpEbF41coyFgCVbGV&#10;9jinUyKPyoUj3FtihdzHk49afQAVieFP+QPP/wBhK/8A/SuatusTwp/yB5/+wlf/APpXNQBt1lXP&#10;73xRYR4+WK2mlPsSUVf0L/5NatZUH7zxTev2htIYx9WaQn9AtXDq/L/gGdTWy8/+D+hq0UUVBoFF&#10;FFABRRRQAUUUUAFFFFABRRRQAUUUUAFFFFABRRRQAUUUUAFFFFABRRRQAUUUUAFFFFABRRRQAUUU&#10;UAFFFFABRRRQAUUUUAFFFFABRRRQAUUUUAFFFFABRRRQAUUUUAFYmh/8hjxN/wBhJP8A0kt626xN&#10;D/5DHib/ALCSf+klvQBt0UUUAFFFFABRRRQAUUUUAFFFFAFPUpLuKzLWVrBcyZwyTTmJduDk5Csf&#10;wxXnvhWy1W21PRby/DNpt/KJbNGu0donFoyqXxCpc+UhA5A7nJxXoGr3D2enPcpe2loIiGaW7/1W&#10;OmGORtznr2OOD0PK6Xpxt7qK903R/DNhJe/LDexXjXAPyk4ijEaA5VSSFZeATzigDrtQ1C20uza6&#10;u3KxKVX5VLMzMQFUAckkkAAetUB4o037M0pNwJFmFubY27ibzCu4KExk5X5s9MAnPBqTXdQk0jRm&#10;uUsp9QnQqqRxQs5ZicBiEUkAdSQDjHAzgVy9rGEvLDWTHqF3Ot6z6hI2nTxMN8LIpjjZdxRflXjJ&#10;GST3oA7Swv7bU7Nbq1ctExZfmUqyspIZSDyCCCCD6Vm+FP8AkDz/APYSv/8A0rmpPC8E0dleXEsU&#10;sQu76a4jjlQq6ozfLlTyCQM4PIzzzVTwnpkCxXWoCS785tRvwVN3KYv+PqUcRbtg6dl9+tAHT1la&#10;V+81LWJ+xuljX6LEn/sxatWsrw/89hPP/wA9ru4f8PNYL+gFXHSLf9f1oZy1kl8/6+81aKKKg0Ci&#10;iigAooooAKKKKACiiigAooooAKKKKACiiigAooooAKKKKACiiigAooooAKKKKACiiigAooooAKKK&#10;KACiiigAooooAKKKKACiiigAooooAKKKKACiiigAooooAKKKKACsTQ/+Qx4m/wCwkn/pJb1rXNul&#10;3bSQSNKqOMExStGw+jKQR+BrC8L2kdje+I7eJpmRNSXBmmeV+bW3PLOSx69z7UAdFRRRQAUUUUAF&#10;FFFABRRRQAVDd3ltYWsl1eXEVvbxjLyyuFVR7k8VNWRrksFm1rf3sMktlbMzOEgMpibHyykD5sKN&#10;w4BxvzwASADI/wCEg0Pxj5dtomtWxv7aZbiJJomIYrnrG20uME8g8HB7Vcl8MtH4isb+xnSGzjuW&#10;uri02cNKYpI96H+EnzPmGMEjPBzuxdB17TdXWSxjf+0L06lLcw+U4l8qMylkkLqSEAU42sQTjbjn&#10;B7ygAooooAKxPCn/ACB5/wDsJX//AKVzVt1ieFP+QPP/ANhK/wD/AErmoA2mZURnYgKoySewrM8O&#10;Ky+G9OLAh3t0kYHsWG4/qal1yb7P4f1KYdY7WVh9Qpqzaw/Z7OCAdI41T8hir2h6v+vzM95+i/P/&#10;AIYmoooqDQKKKKACiiigAooooAKKKKACiiigAooooAKKKKACiiigAooooAKKKKACiiigAooooAKK&#10;KKACiiigAooooAKKKKACiiigAooooAKKKKACiiigAooooAKKKKACiiigAooooAKxND/5DHib/sJJ&#10;/wCklvW3WJof/IY8Tf8AYST/ANJLegDbooooAKKKKACiiigAooooAKKKKADAHSiiigAoopjSxqhd&#10;pECg4LFuM9KAH1ieFP8AkDz/APYSv/8A0rmrZR0kXcjKy+qnIrG8Kf8AIHn/AOwlf/8ApXNQBN4j&#10;50SWP/ntJFD/AN9yKv8A7NWrWVrfzjTof+el9Fx/u5f/ANkrVq38C+ZC+N/IKKKKgsKKKKACiiig&#10;AooooAKKKKACiiigAooooAKKKKACiiigAooooAKKKKACiiigAooooAKKKKACiiigAooooAKKKKAC&#10;iiigAooooAKKKKACiiigAooooAKKKKACiiigAooooAKxND/5DHib/sJJ/wCklvW3WJof/IY8Tf8A&#10;YST/ANJLegDbooooAKKKKACiiigAooooAKKKKACiiigCG7tzdWskAnlg3jHmQkB1+hIOPrXn9lpS&#10;X/g/RdLW4s40/tW6xHfRmdZgkk+F2kjeejcn+HvXo1VJdK06az+yS2FrJbbzJ5LwqU3Elt23GM5J&#10;OfU0AZnhGVW0ma3W0s7b7JdS25FlF5cMhVuWVecZ7jJ5B5NVvCcepeVdSNd2hsDqN/tgFswlB+1S&#10;9ZPMwec/wD+tdFb20Fnbpb20McEEYwkcShVUegA4FZPhT/kDz/8AYSv/AP0rmoAm1L59Z0aP+7NJ&#10;Lj6RMv8A7PWrWVN8/iqyHaKznY/VnjA/ka1aue0fT9WZw3l6/ogoooqDQKKKKACiiigAooooAKKK&#10;KACiiigAooooAKKKKACiiigAooooAKKKKACiiigAooooAKKKKACiiigAooooAKKKKACiiigAoooo&#10;AKKKKACiiigAooooAKKKKACiiigAooooAiuVuGtpFtZYopyPkeWMyKD7qGUn8xWF4XS6S98RrezQ&#10;zXA1Jd8kMRiQ/wCi2+MKWYjjHc/0roqxND/5DHib/sJJ/wCklvQBt0UUUAFFFFABRRRQAUUUUAFF&#10;FFABRRRQAUUUUAFYnhT/AJA8/wD2Er//ANK5q26xPCn/ACB5/wDsJX//AKVzUATRfP4suzniKyhA&#10;+rPJn/0EVq1lacd+uay/92SKL8ow3/s9atXU3+S/Izp7P1f5hRRRUGgUUUUAFFFFABRRRQAUUUUA&#10;FFFFABRRRQAUUUUAFFFFABRRRQAUUUUAFFFFABRRRQAUUUUAFFFFABRRRQAUUUUAFFFFABRRRQAU&#10;UUUAFFFFABRRRQAUUUUAFFFFABRRRQAViaH/AMhjxN/2Ek/9JLetusTQ/wDkMeJv+wkn/pJb0Abd&#10;FFFABRRRQAUUUUAFFFFABRRRQAUUUUAFFQ3cs0NrJJb25uJlHyRBwu4/U8D/AD1rlrHxBq1/pGkp&#10;/o0Go395cQPIELxwrE0mSBkFjhFAzjrn2oA6+sTwp/yB5/8AsJX/AP6VzVNoGoz6hZTi68s3Nrcy&#10;W0rRqVVyjYDAEnGRg4ycEnms3wnqcDRXWniO785dRvyWNpKIv+PqU8S7dh69m9utAGlovzS6rL/z&#10;0vn5/wB1UT/2WtWsrw982lvJ/wA9bq4k/AzOR+mK1aup8TRnS+BMKKKKg0CiiigAooooAKKKKACi&#10;iigAooooAKKKKACiiigAooooAKKKKACiiigAooooAKKKKACiiigAooooAKKKKACiiigAooooAKKK&#10;KACiiigAooooAKKKKACiiigAooooAKKKKACsTQ/+Qx4m/wCwkn/pJb1rXNwlpbSTyLKyIMkRRNIx&#10;+iqCT+ArC8L3cd9e+I7iJZlR9SXAmheJ+LW3HKuAw6dx70AdFRRRQAUUUUAFFFFABRRRQAUUUUAF&#10;FFFABXOxeGJLawsY7a/VLqyu5rmKZ4dykStIWRk3DIxIR1HIB9q6KigDP0bTDpVm8TzCeeaZ555Q&#10;mwO7tk4XJwBwAMngDk9aqeFTjR7gnp/aV/8A+lc1bdcxpUvkeENVmzjy7rU2/K5mNNK7sJuyuaXh&#10;of8AFM6a54MlukhHoWG7+tatVtNi8jS7SHGPLhRfyUCrNObvJsmmrQSCiiipLCiiigAooooAKKKK&#10;ACiiigAooooAKKKKACiiigAooooAKKKKACiiigAooooAKKKKACiiigAooooAKKKKACiiigAooooA&#10;KKKKACiiigAooooAKKKKACiiigAooooAKKKKACsTQ/8AkMeJv+wkn/pJb1t1iaH/AMhjxN/2Ek/9&#10;JLegDbooooAKKKKACiiigAooooAKKKKACiiigAooooAK4+In/hAtZQHBkutSjB/3rqZf612Fcfa8&#10;+FJI/wDnprk0ePUHUWB/TNXT+NepFX4H6HYAYGB0oooqCwooooAKKKKACiiigAooooAKKKKACiii&#10;gAooooAKKKKACiiigAooooAKKKKACiiigAooooAKKKKACiiigAooooAKKKKACiiigAooooAKKKKA&#10;CiiigAooooAKKKKACiiigAooooAKxND/AOQx4m/7CSf+klvW3WJof/IY8Tf9hJP/AEkt6ANuiiig&#10;AooooAKKKKACiiigAooooAKKKKACs3WdW/si2hdbWW6mnmEMUETKrOxBPViAMBSeT2rSrF8RWK3s&#10;dl5ujRatDFcb5IHK5UbGXcochWI3dCehOOaANGwuZ7q0WW5spbKUk5hldGYfihI/WuY075tMsov7&#10;/iC8/wDHbm4f/wBlrU8K6dPpulSRTQfZke5llgtNwP2eNmyqcEjjrgHAzgdKwdD0ywXU7K9jsbZL&#10;59W1N5LlYlErqJp1wWxkj5hxnsPSrp/F9/5GdT4fu/M7qiiioNAooooAKKKKACiiigAooooAKKKK&#10;ACiiigAooooAKKKKACiiigAooooAKKKKACiiigAooooAKKKKACiiigAooooAKKKKACiiigAooooA&#10;KKKKACiiigAooooAKKKKACiiigAooooAKxND/wCQx4m/7CSf+klvWtc21veW0lvdQRTwSDDxSoGV&#10;h6EHg1heF7K10+98R2tlbQ21umpLsihjCIubW3JwBwOST+NAHRUUUUAFFFFABRRRQAUUUUAFFFFA&#10;BRRRQAUUUUAFcf4c+fUoF7Rz6s5+pvSB/wCzV2Fcf4R+fVL7/plJd/8Aj99c/wDxFXDq/L/gGdTo&#10;vP8A4J2FFFFQaBRRRQAUUUUAFFFFABRRRQAUUUUAFFFFABRRRQAUUUUAFFFFABRRRQAUUUUAFFFF&#10;ABRRRQAUUUUAFFFFABRRRQAUUUUAFFFFABRRRQAUUUUAFFFFABRRRQAUUUUAFFFFABRRRQAViaH/&#10;AMhjxN/2Ek/9JLetusTQ/wDkMeJv+wkn/pJb0AbdFFFABRRRQAUUUUAFFFFABRRRQAUUUUAFFFNd&#10;1jQu7BVHJJOAKAHVx/gb57rXpO66hcQ/gLmdsf8Aj5/OuvBDAEEEHkEVy/ge2MFvrjkk+drd44z2&#10;HmEY/Srj8Mv66kT+KP8AXRnU0UUVBYUUUUAFFRNcwrdx2rSKJ5EaRE7lVKhj+BdfzqWgAooooAKK&#10;KiubmGztJrq4kWOCFGkkduiqBkk/QCgCWiiigAooooAKKKiW5ha7ktVkUzxosjp3CsWCn8SjflQB&#10;LRRRQAUUUUAFFRXFzDaRiSeRY0LpGCe7OwVR+LMB+NS0AFFFFABRRRQAUVFFcwzyTxxSKzwOI5QP&#10;4GKq2D/wFlP41LQAUUUUAFFFRS3MMEkEcsiq87mOIH+NgrNgf8BVj+FAEtFFFABRRRQAUUVFbXMN&#10;5aQ3VvIskEyLJG69GUjII+oNAEtFFFABRRRQAUVE1zCt3HatIonkRpETuVUqGP4F1/OpaACiiigA&#10;ooqK5uYbO0muriRY4IUaSR26KoGST9AKAJaKKKACiiigArE0P/kMeJv+wkn/AKSW9bdYmh/8hjxN&#10;/wBhJP8A0kt6ANuiiigAooooAKKKKACiiigAooooAKKKKACue8RxRXOq+H7W7RZLOW7ffHIMo7iF&#10;ygYHg8gkD1A9K6Gobqztb6AwXltDcQkgmOZA6kjkHBoAxPCAEen30MQUWsOo3EdsF+6sYc8D2Dbg&#10;B2xjtT08OXMDSi28R6rbxySyTeVHHbFVLsWOC0JPUnqTV29urTw/pKtHbBYUZIYLa3RV3MzBURRw&#10;BkkDsB9KXS9VGpfaY3tpbW5tZBHNBKVJUlQwIKkgggjn6jqKd9LCsr3Kn9h6j/0Nesf9+rT/AOMU&#10;f2HqP/Q16x/36tP/AIxW3RSGYn9h6j/0Nesf9+rT/wCMUf2HqP8A0Nesf9+rT/4xW3WXqesGxuoL&#10;O3sp728mR5RDCyKQi4DMSxAHLKB6k+xIAKL+F7p76K9bxRrBuIoniR/LtOEcqWGPIxyUX8vrU/8A&#10;Yeo/9DXrH/fq0/8AjFW49ZtJdA/tpGb7J9nNxyMMFC5II7EY6VHo+qXepoz3Gj3NhHtDI08sTb8+&#10;yMSPxxQBB/Yeo/8AQ16x/wB+rT/4xR/Yeo/9DXrH/fq0/wDjFbdFAGJ/Yeo/9DXrH/fq0/8AjFQX&#10;vhe61CxuLK68UaxJb3ETRSp5doNyMMEZEGRwe1dFVPVNUtdIsXu7tmCLwFRSzu3ZVUckn0oAof2H&#10;qP8A0Nesf9+rT/4xR/Yeo/8AQ16x/wB+rT/4xWjpl8mp6VZ6hGjJHdQJMqt1AZQwB/OrVAGJ/Yeo&#10;/wDQ16x/36tP/jFH9h6j/wBDXrH/AH6tP/jFbdFAGJ/Yeo/9DXrH/fq0/wDjFQL4Xukvpb1fFGsC&#10;4liSJ38u05RCxUY8jHBdvz+lXNX8RWWj3NnazeZJcXc8cKRxrnbvcKGY9FXJ6nr0FWdX1JNI0ya9&#10;kieUR7QI48bnZmCqoyQMkkDmgCj/AGHqP/Q16x/36tP/AIxR/Yeo/wDQ16x/36tP/jFXdMvbq9ge&#10;S60yewYNhUmkjcsPUFGYVeoAxP7D1H/oa9Y/79Wn/wAYo/sPUf8Aoa9Y/wC/Vp/8YrbooA5278L3&#10;V9CsVx4o1h0WWOUDy7QfOjh1PEHZlB/Cp/7D1H/oa9Y/79Wn/wAYqzqOqS2dxDbW2nXN7PKrPtiK&#10;qqquASWYgAkkYHU89gTU+majBq2mW9/bbxDOgdQ4ww9iPUdKAM/+w9R/6GvWP+/Vp/8AGKP7D1H/&#10;AKGvWP8Av1af/GK26KAMT+w9R/6GvWP+/Vp/8Yo/sPUf+hr1j/v1af8AxitusK98SrY3Mwk028Nn&#10;BKkM14AoRWbbjAJDMBuXJA9euDQBFB4Xuraa5lh8Uawr3UolmPl2h3OEVM8wcfKijj0qf+w9R/6G&#10;vWP+/Vp/8YqzrOrf2RbQutrLdTTzCGKCJlVnYgnqxAGApPJ7VZsLme6tFlubKWylJOYZXRmH4oSP&#10;1oAzf7D1H/oa9Y/79Wn/AMYo/sPUf+hr1j/v1af/ABituigDE/sPUf8Aoa9Y/wC/Vp/8YqCfwvdX&#10;M1tLN4o1hntZTLCfLtBtcoyZ4g5+V2HPrXRVi3fiJbK+MUun3YtVnitnuyFCCSQqFABO5hl1BYAj&#10;J9jgAT+w9R/6GvWP+/Vp/wDGKP7D1H/oa9Y/79Wn/wAYrbooAxP7D1H/AKGvWP8Av1af/GKP7D1H&#10;/oa9Y/79Wn/xituigDE/sPUf+hr1j/v1af8AxioLLwvdafY29la+KNYjt7eJYok8u0O1FGAMmDJ4&#10;HerEfiJW1OG1l0+7ghuJ3t7e4lChZJEDEjbncAQjYJGDj3GZNY1p9MuLS2g0+e+ubneUihdFIVcZ&#10;JLsBj5gOvegCL+w9R/6GvWP+/Vp/8Yo/sPUf+hr1j/v1af8Axita2lkmto5Zrd7eRlBaJ2UlD6Eq&#10;SD+BqWgDE/sPUf8Aoa9Y/wC/Vp/8Yo/sPUf+hr1j/v1af/GK26KAOdfwvdPfRXreKNYNxFE8SP5d&#10;pwjlSwx5GOSi/l9an/sPUf8Aoa9Y/wC/Vp/8Yqd9dtV8Rw6Iod7l4WmZlHyxgYwCfU5zj0+ozqUA&#10;Yn9h6j/0Nesf9+rT/wCMUf2HqP8A0Nesf9+rT/4xW3RQBif2HqP/AENesf8Afq0/+MVBe+F7rULG&#10;4srrxRrElvcRNFKnl2g3IwwRkQZHB7V0VZdprtre69eaTAHaS0jV5JMfJkkjaD3Ixz9cdQaAIP7D&#10;1H/oa9Y/79Wn/wAYo/sPUf8Aoa9Y/wC/Vp/8YpdS16az1RdPs9JudQn8kTOIZIkCKSQM72XqVPT0&#10;rZUkqCVKkjkHtQBi/wBh6j/0Nesf9+rT/wCMUf2HqP8A0Nesf9+rT/4xW3RQBif2HqP/AENesf8A&#10;fq0/+MVb0rShpa3RN3cXc11N5801xsDM2xUHCKqgbUUcCtCsTRdfn1plkTR7qCykUtFdySxFXGeM&#10;KHLDPUZFAG3RRRQAUUUUAFFFFABRRRQAUUUUAFFFFABRRRQBkeIrO5u9Oha0j82e2uoblYtwXzAj&#10;glQTwCRnGeM4zUeiWlyNS1bU7q2e1N5JGI4ZGVmCIgXLbSQCTu4BPGO/FbdFABRRRQAVhanFe2vi&#10;C21W1sZL6MWstvJFE6K6ksrKRvZQR8pB5zyPet2igDmLLSry18HHRJLGO4kNi28PLiKSR9xaLI+b&#10;HOM46Gk8P6S1rrtze2+j/wBjWT2qRta/ux5soYnftjYrwDtz1P0ArqKKACiiigAqG7RpbOeNBlmj&#10;ZQPUkVNRQBm+HbWax8M6VZ3KbJ4LOGKRMg7WVACMjg8itKiigAooooAx/EdjcX9pZJbR72i1C1mc&#10;bgMIkqsx59ADSa7DLf6dc2zaOt9EksTeRLIoW4UMrHbz1GOA2ASPTmtmigDnvDGlyafPqcq2A02y&#10;uJla3sQU/d4UBmwhKruPOAe2TyTXQ0UUAFFFFAHOeJ5NZd7ey0+wvJbOUMbu4s5IVlA7InmOuCec&#10;sMkDpycjY0uNIdLtoorJ7GOOMIls5XMQHAHykj8iat0UAFFFISFGSQO3NAC1yN//AGtfeIdt7oV/&#10;NpVrKjWyQS2+yZxg+bJulDYU9Fx2ycnAHVxzRTBjFIjhWKEqwOGBwR9QafQBga5bNqMNsbnw+uoQ&#10;wXbFreV4ydu1lEihm2nr0Yg4J78U/wAK6dPpulSRTQfZke5llgtNwP2eNmyqcEjjrgHAzgdK3KKA&#10;CiiigArkvENnqeqXSwJpbCe3uo5bHUEnURxLlSzOpYNuGGGNpByOeuOtooAKKKKACiiigDkp7PU7&#10;/wARaddPpbW11Z3Lh74Tq0T23zfKq7t2WBXgqMEHngZn1mzGoy2NzfeFV1JFhlVoZGieSBmKnGHY&#10;IQdvJByCB2zXTUUAZfhuxutN8O2NnevuuIogrfMW2+i5PXAwM+1alFFABRRRQBx9p4a1ix8R2Fz/&#10;AGjHcW6tcSXEhtgrlnKcE7+SQuAQMAKBjGK7CiigAooooAjnSSS3ljil8qRkISQLnYSODg9cVyej&#10;6Bq+h6y83npd2kWniNQkIjaZw7tjJc/MS2Sx6lvrXYUUAcd4k0c6lPdO/heO+nnslit7oyR74JMt&#10;wxZgVClgwZMnr6DPVWcUsFjbwzy+bMkaq8h/jYDBP4mp6KACiiigBrglGC43Y4zXG6FoUlrrGmz2&#10;3h+PREtrZ47sxPGVuCQAqjaxZwCC25wD07k47SigAooooAKKKKACiiigAooooAKKKKACiiigAooo&#10;oAKKKKACiiigAooooAKKKKACiiigAooooAKKKKACiiigAooooAKKKKACiiigAooooAK5TxtDPMdB&#10;EF29uf7ViGVRW5IbB5B6Y/Wurqlqmk2esWy297G7okiyoUlaNkdejBlIIP0NAHF2mqavf6vb6ZaX&#10;0djHPeaqJZIrZC2IZlVCMjG75jkkHOTnnmnaZrGv/ZdF1K71RJ0udRfT5bYW6IrKrSJ5mfvBsoG4&#10;OOcYrrbfQdMtbxLuG22zxvO6t5jHDTMGkOCcckA+3bFKmg6bHa21sltiG2uTdRL5jfLKWZi2c88u&#10;xweOaAOLi8TeILvzdTtor14kvXhS1FvF9nMSSmM5kJ378AnOcZ4wa9FrFk8J6NJfNdtbSbmmFw0Q&#10;uJBC0oOd5i3bC2QDnHXnrXPzK+raVFI1xALm71efFrcu6R3IjMsawsV5XCoGxgjcp4OTQB3VFcJH&#10;cfYdCvmht5rW60zUYmNsLjzo4y3l7kjbA+RkduCAQXPA4ru6ACiiigAooooAKKKKACiiigAooooA&#10;KKKKACiiigAooooAKKKKACiiigAooooAKKKKACiiigAooooAKKKKACiiigAooooAKKKKACiiigAo&#10;oooAKKKKACiiigAooooAKKKKACiiigAooooAKKKKACiiigAooooAKKKKACiiigAooooAKKKKACse&#10;LSrGZ9Ssbi2iuLSSYTmCdA6BmGWwCO7At9WNFFABcaVYwx6fp9taw29n9qEpggjCISgLrwB/eVT+&#10;FbFFFABRRRQAUUUUAFFFFABRRRQAUUUUAFFFFABRRRQAUUUUAFFFFABRRRQAUUUUAFFFFABRRRQA&#10;UUUUAFFFFAH/2VBLAwQKAAAAAAAAACEAgBF7r0FIAABBSAAAFQAAAGRycy9tZWRpYS9pbWFnZTMu&#10;anBlZ//Y/+AAEEpGSUYAAQEAAAEAAQAA//4AGE1BVExBQiBIYW5kbGUgR3JhcGhpY3P//gAdTUFU&#10;TEFCLCBUaGUgTWF0aFdvcmtzLCBJbmMu/9sAQwAIBgYHBgUIBwcHCQkICgwUDQwLCwwZEhMPFB0a&#10;Hx4dGhwcICQuJyAiLCMcHCg3KSwwMTQ0NB8nOT04MjwuMzQy/9sAQwEJCQkMCwwYDQ0YMiEcITIy&#10;MjIyMjIyMjIyMjIyMjIyMjIyMjIyMjIyMjIyMjIyMjIyMjIyMjIyMjIyMjIyMjIy/8AAEQgCDQLN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9/ooooAKKKKACiiigAooooAKKKKACiiigAooooAKKKKACiiigAooooAKKKKACiiigAooooAKKKKA&#10;CiiigAooooAKKKKACiiigAooooAKKKKACiiigAooooAKKhlu7aCeGCW4ijmnJEUbuA0hHXaO+Pap&#10;qACiiigAooooAKKKKACiiigAooooAKKKKACiiigAooooAKKKKACiiigAooooAKKKKACiiigAoooo&#10;AKKKKACiiigAooooAKKKKACiiigAooooAKKKKACiiigAooooAKKKKACiiigAooooAKKKKACiiigA&#10;ooooAKKKKACiiigAooooAKKKKACiiigAooooAKKKKACiiigAooooAKKKKACiiigAooooAKKKKACi&#10;iigArI8VavJoHhPVdXhiEstnayTIjdCwBIz7Z61r1HPBFc28lvPGksMqlJI3GVZSMEEdwRQB4qTr&#10;s3jb4ZX2ta1DqRvhPcxrHbLF5O6FSVBX7y8gAkZ4Prx7dXH2vw78J6BLFqljpBF1YB5bdjcysU+U&#10;/Ku5iAOTx05zjNcdoN7q7X/w8cavsi1W1vL28jdSRNK212z8wz/rNq8fLjvnAAPYaK8K0fx14ktf&#10;CDS6Z/ZsNtpmjQ6g0MsMkpkLSupQMZMgYXOTk/nxs6j4/wDFWm+IpvDUv2KW9a5gVLyC0JWNZIXk&#10;KCNpBubKYGWGRnvxQB65RXm1n4g1C+uvA2s3EccV3fT3NhdR28gaOVNrkMMFh96JW6nGWGetek0A&#10;FFFFABRRRQAUUUUAFFFFABRRRQAUUUUAFFFFABRRRQAUUUUAFFFFABRRRQAUUUUAFFFFABRRRQAU&#10;UUUAFFFFABRRRQAUUUUAFFFFABRRRQAUUUUAFFFFABRRRQAUUUUAFUbjWLC11Wz0yW5QXt3u8mEc&#10;sQqliT6DAPJq9XP6tYZ8T6BdQWmSLqVriZI+g+zyKpcj3IAz64oAtJ4j02TUhYrJLvaVoFlMLiJp&#10;VBJQPjaWGDxnqCOoxV2+1Gx0u3+0ahe29pCWC+ZcSrGuT2ySBniuH0ex1DT7uxtojqwv49Rm+1eY&#10;JPsjWxZ2yP8AllyCpBHzbjz3rf8AFFpHfXvhy3laZUfUmyYZnifi1uDwyEMOnY+1AE//AAmXhb/o&#10;ZNH/APA6L/4qj/hMvC3/AEMmj/8AgdF/8VWnZWUWn2wghe4ZAScz3Ekzc/7Tkn9asUAYn/CZeFv+&#10;hk0f/wADov8A4qj/AITLwt/0Mmj/APgdF/8AFVt0UAYn/CZeFv8AoZNH/wDA6L/4qj/hMvC3/Qya&#10;P/4HRf8AxVbdFAGJ/wAJl4W/6GTR/wDwOi/+Ko/4TLwt/wBDJo//AIHRf/FVcm095PEFnqQdQkFr&#10;PAUxyTI8TA/h5R/Or9AGJ/wmXhb/AKGTR/8AwOi/+Ko/4TLwt/0Mmj/+B0X/AMVW3RQBif8ACZeF&#10;v+hk0f8A8Dov/iqP+Ey8Lf8AQyaP/wCB0X/xVbdFAGJ/wmXhb/oZNH/8Dov/AIqj/hMvC3/QyaP/&#10;AOB0X/xVbdUJtPeTxBZ6kHUJBazwFMckyPEwP4eUfzoAp/8ACZeFv+hk0f8A8Dov/iqP+Ey8Lf8A&#10;QyaP/wCB0X/xVbdFAGJ/wmXhb/oZNH/8Dov/AIqj/hMvC3/QyaP/AOB0X/xVbdFAGJ/wmXhb/oZN&#10;H/8AA6L/AOKo/wCEy8Lf9DJo/wD4HRf/ABVbdFAGJ/wmXhb/AKGTR/8AwOi/+Ko/4TLwt/0Mmj/+&#10;B0X/AMVVyHT3j8QXmpF1KT2sEATHIMbysT+Pmj8qv0AYn/CZeFv+hk0f/wADov8A4qj/AITLwt/0&#10;Mmj/APgdF/8AFVt0UAYn/CZeFv8AoZNH/wDA6L/4qj/hMvC3/QyaP/4HRf8AxVbdFAGJ/wAJl4W/&#10;6GTR/wDwOi/+Ko/4TLwt/wBDJo//AIHRf/FVt1Qh094/EF5qRdSk9rBAExyDG8rE/j5o/KgCn/wm&#10;Xhb/AKGTR/8AwOi/+Ko/4TLwt/0Mmj/+B0X/AMVW3RQBif8ACZeFv+hk0f8A8Dov/iqP+Ey8Lf8A&#10;QyaP/wCB0X/xVbdFAGJ/wmXhb/oZNH/8Dov/AIqsLS5vAWnWFpaPregXaWE0kti09xAzWwZiwVCT&#10;xjOARzgD0ruKKAORTUPh3HbyW8d54WSGSIQPGstuFaMEkIRnBUEk46cmnXep/D7UBcC9vvDFz9oK&#10;GbzpoH83ZkLuyecZOM9M8Vuw6e8fiC81IupSe1ggCY5BjeVifx80flV+gDjG1DwV/a2l3kfiLRIY&#10;dMikS1tYruFY0ZwFLAA8YUFQB/eNbH/CZeFv+hk0f/wOi/8Aiq26KAMT/hMvC3/QyaP/AOB0X/xV&#10;H/CZeFv+hk0f/wADov8A4qtuigDE/wCEy8Lf9DJo/wD4HRf/ABVH/CZeFv8AoZNH/wDA6L/4qtuq&#10;Gn6e9ne6rOzqwvbpZ1AH3QIYo8H8YyfxoAp/8Jl4W/6GTR//AAOi/wDiqP8AhMvC3/QyaP8A+B0X&#10;/wAVW3RQBif8Jl4W/wChk0f/AMDov/iqP+Ey8Lf9DJo//gdF/wDFVt0UAYn/AAmXhb/oZNH/APA6&#10;L/4qj/hMvC3/AEMmj/8AgdF/8VW3RQBif8Jl4W/6GTR//A6L/wCKo/4TLwt/0Mmj/wDgdF/8VVzT&#10;9PezvdVnZ1YXt0s6gD7oEMUeD+MZP41foAxP+Ey8Lf8AQyaP/wCB0X/xVH/CZeFv+hk0f/wOi/8A&#10;iq26KAMT/hMvC3/QyaP/AOB0X/xVH/CZeFv+hk0f/wADov8A4qtuigDE/wCEy8Lf9DJo/wD4HRf/&#10;ABVH/CZeFv8AoZNH/wDA6L/4qtuqGj6e+mWUkDurl7q4nyB2lmeQD8A4H4UAU/8AhMvC3/QyaP8A&#10;+B0X/wAVR/wmXhb/AKGTR/8AwOi/+KrbooAxP+Ey8Lf9DJo//gdF/wDFUf8ACZeFv+hk0f8A8Dov&#10;/iq26KAMT/hMvC3/AEMmj/8AgdF/8VR/wmXhb/oZNH/8Dov/AIqtuigDE/4TLwt/0Mmj/wDgdF/8&#10;VR/wmXhb/oZNH/8AA6L/AOKq5o+nvpllJA7q5e6uJ8gdpZnkA/AOB+FX6AMT/hMvC3/QyaP/AOB0&#10;X/xVH/CZeFv+hk0f/wADov8A4qtuigDE/wCEy8Lf9DJo/wD4HRf/ABVH/CZeFv8AoZNH/wDA6L/4&#10;qtuigDE/4TLwt/0Mmj/+B0X/AMVWxFLHPEksTrJG6hkdDkMDyCD3FU9Q0e21ORHnlvkKDA+zX00A&#10;/ERuoP41T8G/8iN4f/7Btt/6KWgDbooooAKKKKACiiigAooooAKKKKACiiigAooooAKKKKACiiig&#10;ArE1z/kMeGf+wk//AKSXFbdYmuf8hjwz/wBhJ/8A0kuKANuiiigAooooAKKKKACiiigAooooAKKK&#10;KACiiigAooooAKKKKACiiigAooooAKKKKACiiigAooooAKKKKACiiigAooooAKKKKACiiigAoooo&#10;AKKKKACiiigAooooAKKKKACiiigAooooAKKKKACiiigAooooAKKKKACiiigAooooAKKKKACiiigA&#10;rE8G/wDIjeH/APsG23/opa26xPBv/IjeH/8AsG23/opaANuiiigAooooAKKKKACiiigAooooAKKK&#10;KACiiigAooooAKKKKACsTXP+Qx4Z/wCwk/8A6SXFbdYmuf8AIY8M/wDYSf8A9JLigDbooooAKKKK&#10;ACiiigAooooAKKKKACikJCgkkADkk1jjULvV2ZdJKR2mCPt8i7gx/wCma/xD/aPHpuqoxbJlJRNK&#10;7vbWwgM15cxQRDjfK4UZ9Oa4A/Ey4HxKfww2k4tkLL5+/wCbhN+/HQJgflz7V29po9paS+eQ9xdY&#10;wbi4bzH/AAJ+6PZcD2qHUD5WsaWYwqtNK6SMFGWURsQCeuMgH8KmaX2QjzdTJXxTPMoPnaVa5/vT&#10;STH8QEUfqaX+25G+94k01f8ArnYuP5yGumorTn7Jf16k+z7t/wBehzP9qxnr4qQf7tqv9QaP7Tg/&#10;6G2T8II//iK6aijnfl9yD2a8/vZzP9qRf9DX/wCSyf8AxNH9rIOniqM/71qp/liumoo535fcg9mv&#10;P73/AJnM/wBsEdPE9of96z/waj+23HTxLpx/3rFv6SV01FHO/L7kHs15/ezmf7dm/wChi0j8dPk/&#10;+PU+LW7iaVIk13Rt7kKoNpIMk9BzL1ro6zfEQB8M6qCAf9ElPP8AuGjnfl9yD2a8/vYvl6//AM/O&#10;mf8AgPJ/8XRt18f8ttMPv5Ug/wDZq04zmJCeu0U6lzvsvuD2a7v7zK26/wD89dM/79yf/FUf8T8d&#10;9MPviQVq0Uc/kg9n5syv+J//ANQz/wAiUf8AE/8A+oZ/5ErVoo5/JByebMr/AIn/AP1DP/IlH/E/&#10;/wCoZ/5ErVoo5/JByebMr/if/wDUM/8AIlH/ABP/APqGf+RK1aKOfyQcnmzK/wCJ/wD9Qz/yJR/x&#10;P/8AqGf+RK1aKOfyQcnmzK/4n/8A1DP/ACJR/wAT/wD6hn/kStWijn8kHJ5syv8Aif8A/UM/8iUf&#10;8T//AKhn/kStWijn8kHJ5syv+J//ANQz/wAiUf8AE/8A+oZ/5ErVoo5/JByebMr/AIn/AP1DP/Il&#10;H/E//wCoZ/5ErVoo5/JByebMr/if/wDUM/8AIlH/ABP/APqGf+RK1aKOfyQcnmzK/wCJ/wD9Qz/y&#10;JR/xP/8AqGf+RK1aKOfyQcnmzK/4n/8A1DP/ACJR/wAT/wD6hn/kStWijn8kHJ5syv8Aif8A/UM/&#10;8iUf8T//AKhn/kStWijn8kHJ5syv+J//ANQz/wAiUf8AE/8A+oZ/5ErVoo5/JByebMr/AIn/AP1D&#10;P/IlH/E//wCoZ/5ErVoo5/JByebMr/if/wDUM/8AIlH/ABP/APqGf+RK1aKOfyQcnmzK/wCJ/wD9&#10;Qz/yJR/xP/8AqGf+RK1aKOfyQcnmzK/4n/8A1DP/ACJR/wAT/wD6hn/kStWijn8kHJ5syv8Aif8A&#10;/UM/8iUf8T//AKhn/kStWijn8kHJ5syv+J//ANQz/wAiUf8AE/8A+oZ/5ErVoo5/JByebMr/AIn/&#10;AP1DP/IlH/E//wCoZ/5ErVoo5/JByebMr/if/wDUM/8AIlReDsf8IRoG3OP7Nt8Z/wCua1tVieDf&#10;+RG8P/8AYNtv/RS0nK/QqMbdTboooqSgooooAKKKKACiiigAooooAKKKKACiiigAooooAKKKxb3X&#10;ntvEmnaSljMyXTur3TDaikRs4C/3j8vOOB654oA2qxNc/wCQx4Z/7CT/APpJcUHxCreKotFhgLp5&#10;UjS3GflSRQp2D1OGBPpkevEHii7jsb3w5cSrMyJqTZEMLyvza3A4VAWPXsPegDoqKr2V7FqFsJ4U&#10;uFQkjE9vJC3H+y4B/SrFABRRRQAUUUUAFFFFABSMwRSzEBQMkk8AUtYtyP7b1B7Ac6fbEfaiD/rp&#10;Ooi+gGC3rkD+8KqMb+hMpWWm4yNH8RSLPMCujrzFCeDdn++4/wCefov8XU8YFbgAUAAAAcAClool&#10;K/oEY216hWTqn/IX0X/rvJ/6KetasnVP+Qvov/XeT/0U9SUGt3V5Y6eb20RZBbt5k8RHMkQ+8FPZ&#10;gOR64x3pmh6jNq8Emo4VbGYj7GuPmZB/G3+8eg7DGeTxLqumHVYobeSfZaeYGuIguTOo6ITnhc4z&#10;wcjjuaTTdK/su5u/Im/0Od/NS22cQufv7Tn7pPOMcHPrVAZF74gvbfULmSNYPsFpcxW8isp3vuxl&#10;gc8YyOMc1o67qVxYmyht2iie6m8szzDKRjBPTI5OOOar3Xho3Ooyyi8K2k80c81v5edzJ0w2eAcD&#10;PHarV7pl5eWrRNfRlvPMi77ZXTZ2RlJ5x65FdzlQvBq3nv29NbO7PPUcRaad9dtu789LqyMhPE11&#10;c6ZYtGbaKee5a2kuGBMSlcnI5HXAxzSf29qVz4fOpwT2kZgZopV8pnEjhsLs5HXI/OtAeHWh0aKx&#10;t7tA6ymWR5YFdJSSScp6c8YPGBSxeG0hsLK1W5JEF0LqVjH/AK5sk4wDwMkevQVo6mGWqXXt018v&#10;SxkqeLekm9u/XTz9W++3Yqatr1/pWl26MkUmpFUe42j5IlLBc9fUgD8T2o1vxDPZ6q1lbzW8AihE&#10;rvPE7hiTgL8v3R6sfUVb1nwvZauJpMvDcy7A0odiMKR1XcAeAR+OabqHhs3MzPaXpthLa/ZJgyeZ&#10;vj9iTkHGRnmlTnhfdct9b6enrpvbQqrDF+8o7aW19fTXZvX7yldeI72HXhaK1qF82FFh2ljKrjJY&#10;PnAxzjI5xWz4h/5FrVf+vOb/ANANZsnhQmR44r4pYyyRSSQmIFyUAAw+ePujtWl4h/5FrVf+vOb/&#10;ANANYYl0mo+z7a/h/wAHv69ujCqsnL2vfT8f+B29O+nF/qU/3RT6ZF/qU/3RT64zrCiiigAooooA&#10;KKKKACiiigAooooAKKKKACiiigAooooAKKKKACiiigAooooAKKKKACiiigAooooAKKKKACiiigAo&#10;oooAKKKKACiiigAooooAKKKKACsTwb/yI3h//sG23/opauahrFtpkiJPFfOXGR9msZpx+JjRgPxq&#10;n4N/5Ebw/wD9g22/9FLQBt0UUUAFFFFABRRRQAUUUUAFFFFABRRRQAUUUUAFFFFABWXqWmzXmr6N&#10;dxtGI7KeSSQMTkhonQY49WHpxWpRQBy1v4Pex1vT7u21S8a2tzOzxyyKSWkIJ6JyCQc5OelXtc/5&#10;DHhn/sJP/wCklxW3WJrn/IY8M/8AYSf/ANJLigDbooooAKKKKACiiigAooooAz9XvZLS1VLYBry4&#10;fybdcZ+c/wAR9lALH2FT2FlFp9lHbRZIQcsersTlmPuSST7mqFgRqWr3GonmC33Wtt6Eg/vH/wC+&#10;gF/4AfWtitJe6uX7zOHvPn+7+vP/ACCiiiszQKydU/5C+i/9d5P/AEU9a1ZOqf8AIX0X/rvJ/wCi&#10;noANY1N9JjguniDWfmBLmTPMKngPjuAcZ9Ac9qXTtSbUrm7MUQ+xQv5Uc2f9a4zvIH90HjPcg+nN&#10;u7g+02U8GFPmxsmG6HIxz7VX0WxfTNC0+wk2eZbW0cTmP7pZVAJHtkVQFa41zyvEFppSW0jeaWDz&#10;MCFUhN2B/ePTPpmkfXk/4SSDSIot+5WMkueFYDO0epwRn0yKmvtPludX0u7RkEdo8jOGJydyFRjj&#10;1rMj8KyW2sWN1b6hcNDC8skiyMu4lsHjC8g45yc4xiu2Cw7S5tHyv79f+BocE3iVJ8uq5l220/4O&#10;pp6tqctg1rBbwLNc3UhjjV32qMDJJOD6VQTxDeXenxz2emqzjzBcebNtSIp1G4A5z2qfVLC/1C0C&#10;PDYyPHcl0R2cAxjOPmHKv9OKyJPDOqxaTbafbSWZgMjTXUbO6LIxOQgwCdo/Wrowoci5rXv/AJ+f&#10;p8+u5FaeI524X5beXl5et/LpsX38VL5GlvFZTFr5og24ELEHbby2OTwcD2zxVrX9eTRLeMiLzp5G&#10;AWMHGFyAWPoOQPqRSXmm3d7p+nRMLaKW3uYppFjJ2BUPReM9Kq694YfVDcT297NHcTLGmxmHl7VY&#10;HH3SR3PHelBYZzjzaK7v9+g6jxSpy5dXZW0t01OjrN8Q/wDItar/ANec3/oBq/EhjhSMu0hVQC79&#10;Wx3OO9UPEP8AyLWq/wDXnN/6Aa4GeijTi/1Kf7op9Mi/1Kf7op9SAUUUUAFFFFABRRRQAUUUUAFF&#10;FFABRRRQAUUUUAFFFFABRRRQAUUUUAFFFFABRRRQAUUUUAFFFFABRRRQAUUUUAFFFFABRRRQAUUU&#10;UAFFFFABRRRQAVieDf8AkRvD/wD2Dbb/ANFLW3WJ4N/5Ebw//wBg22/9FLQBt0UUUAFFFFABRRRQ&#10;AUUUUAFFFFABRRRQAUUUUAFFFFABRRRQAVia5/yGPDP/AGEn/wDSS4rbrE1z/kMeGf8AsJP/AOkl&#10;xQBt0UUUAFFFFABRRRQAVQ1m8ks9OYwEC6mZYbfIyPMc4Ukegzk+wNX6yZP9O8SRpjMOnx+Y3vM4&#10;wv5Ju/77FXBa3fQio3ay3ZfsbSKwsYLSHPlwoEBPU4HU+pPU1PRRUt3d2UkkrIKKKKQwrJ1kPFca&#10;deCGWWK3nYyiFC7BWRlyFHJ5I6ZPtWtRQBj/ANv2f/PDUv8AwWXP/wAbo/t+z/54al/4LLn/AON1&#10;sUU7gY/9v2f/ADw1L/wWXP8A8bo/t+z/AOeGpf8Agsuf/jdbFFFwMf8At+z/AOeGpf8Agsuf/jdH&#10;9v2f/PDUv/BZc/8Axutiii4GP/b9n/zw1L/wWXP/AMbo/t+z/wCeGpf+Cy5/+N1sUUXAx/7fs/8A&#10;nhqX/gsuf/jdVdU1OLUdKu7G1ttQae5heGMPYTRruYFQSzIAAM5JJroqKLgNQbUVT1AAp1FFIAoo&#10;ooAKKKKACiiigAooooAKKKKACiiigAooooAKKKKACiiigAooooAKKKKACiiigAooooAKKKKACiii&#10;gAooooAKKKKACiiigAooooAKKKKACiiigArE8G/8iN4f/wCwbbf+ilrbrE8G/wDIjeH/APsG23/o&#10;paANuiiigAooooAKKKKACiiigAooooAKKKKACiiigAooooAKKKKACsTXP+Qx4Z/7CT/+klxW3WJr&#10;n/IY8M/9hJ//AEkuKANuiiigAooooAKKKKAEZgilmICgZJJ4ArL8Pqz6ab2QESX0jXRDDkK33Afc&#10;IEH4UuvsW04WSMVe+kW1BBwcN98j3CBz+FaaqEUKoAUDAAHAFXtD1/r+vQz3n6f1/XqLRRRUGgUU&#10;UUAFFFFABRRRQAUUUUAFFFFABRRRQAUUUUAFFFFABRRRQAUUUUAFFFFABRRRQAUUUUAFFFFABRRR&#10;QAUUUUAFFFFABRRRQAUUUUAFFFFABRRRQAUUUUAFFFFABRRRQAUUUUAFFFFABRRRQAUUUUAFFFFA&#10;BWJ4N/5Ebw//ANg22/8ARS1t1ieDf+RG8P8A/YNtv/RS0AbdFFFABRRRQAUUUUAFFFFABRRRQAUU&#10;UUAFFFFABRRRQAVzOrrex+MvD8n2+T7JLPKgtUXapxbyHLHqxyOOgHpnmumqvPY21zc2tzNHultX&#10;Z4W3EbWKlScDrwxHPrQBy62v/FUW8em3l5c3cNy02o3DzsYo4mDEQlc7M8phQMgLuPX5r3ih7pL3&#10;w41lDDNcDUm2RzSmJD/otxnLBWI4z2P9asWfhXS9PufPtft0bea0xQajcGMuxySUL7TkknkUmuf8&#10;hjwz/wBhJ/8A0kuKANOye9ktg1/b28E+TlIJzKuO3zFFP6VYoooAKKKKACiiigDJkxdeKYUBytjb&#10;NI4B/jkOF/RH/wC+hWtWToeLg3+o4P8ApVywXIx8kf7sdex2lv8AgVa1XU0du39fmZ09Vzd/6X4B&#10;RRRUGgUUUUAFFFFABRRRQAUUUUAFFFFABRRRQAUUUUAFFFFABRRRQAUUUUAFFFFABRRRQAUUUUAF&#10;FFFABRRRQAUUUUAFFFFABRRRQAUUUUAFFFFABRRRQAUUUUAFFFFABRRRQAUUUUAFFFFABRRRQAUU&#10;UUAFFFFAFDUJtXjkQabY2NwhHzm5vHhIPsFifP5iqfg3/kRvD/8A2Dbb/wBFLW3WJ4N/5Ebw/wD9&#10;g22/9FLQBt0UUUAFFFFABRRRQAUUUUAFFFFABRRRQAUUUUAFFFFABRRRQAVia5/yGPDP/YSf/wBJ&#10;LitusTXP+Qx4Z/7CT/8ApJcUAbdFFFABRRRQAVU1S7+waTd3eCTDCzgAZJIHA/OrdZWt/vhY2X/P&#10;zdpu/wB1MyH8Ds2/8CqoK8lcio2ouxa0uz+waVaWhbcYYlRm/vEDk/ieat0UUm7u7KSSVkFFFFIY&#10;UUUUAFFFFABRRRQAUUUUAFFFFABRRRQAUUUUAFFFFABRRRQAUUUUAFFFFABRRRQAUUUUAFFFFABR&#10;RRQAUUUUAFFFFABRRRQAUUUUAFFFFABRRRQAUUUUAFFFFABRRRQAUUUUAFFFFABRRRQAUUUUAFFF&#10;FABWJ4N/5Ebw/wD9g22/9FLW3WJ4N/5Ebw//ANg22/8ARS0AbdFFFABRRRQAUUUUAFFFFABRRRQA&#10;UUUUAFFFFABRRRQAUUUUAFYmuf8AIY8M/wDYSf8A9JLitusTXP8AkMeGf+wk/wD6SXFAG3RRRQAU&#10;UUUAFZTHz/FSL1FpZliPQyvgH8om/M1q1laRma81W7PSS6MSH/ZjVVx/30H/ADq4aJsznq0jVooo&#10;qDQKKKKACiiigAooooAKKKKACiiigAooooAKKKKACiiigAooooAKKKKACiiigAooooAKKKKACiii&#10;gAooooAKKKKACiiigAooooAKKKKACiiigAooooAKKKKACiiigAooooAKKKKACiiigAooooAKKKKA&#10;CiiigAooooAKxPBv/IjeH/8AsG23/opa26xPBv8AyI3h/wD7Btt/6KWgDbooooAKKKKACiiigAoo&#10;ooAKKKKACiiigAooooAKKKKACoZbq3hngglmRJZ2KxIzYLkAscDvgAmpq5bWbC2j8a+G74RD7VJc&#10;So0hJJ2i3k4Geg74GMnmgDcj1jTZdSfTo763a9TO6ASDeMDJ49gR+dUdc/5DHhn/ALCT/wDpJcVz&#10;NnNE8ej6XHIn9rW+tzSzw5zIi75Wd2HUKysPm6HePWt/xRaR3174ct5WmVH1JsmGZ4n4tbg8MhDD&#10;p2PtQB0VFV7Kyi0+2EEL3DICTme4kmbn/ack/rVigAooooAZLKkMTyyMFRFLMx7AdTVDw/E8eg2Z&#10;lUrLKnnSA9Q7ku2ffLGmeJct4eu4VOGuFW2B75kYR8e/zVqgYGB0q9oer/L/AIcz3n6L8/8Ahgoo&#10;oqDQKKKKACiiigAooooAKKKKACiiigAooooAKKKKACiiigAooooAKKKKACiiigAooooAKKKKACii&#10;igAooooAKKKKACiiigAooooAKKKKACiiigAooooAKKKKACiiigAooooAKKKKACiiigAooooAKKKK&#10;ACiiigAooooAKxPBv/IjeH/+wbbf+ilq5qGj22pyI88t8hQYH2a+mgH4iN1B/Gqfg3/kRvD/AP2D&#10;bb/0UtAG3RRRQAUUUUAFFFFABRRRQAUUUUAFFFFABRRRQAUUUUAFFFFABWJrn/IY8M/9hJ//AEku&#10;K26xNc/5DHhn/sJP/wCklxQBt0UUUAFFFFAGVq372/0m2/vXJlb/AHURj/6FsrVrK/13izHa1sc/&#10;9/X/APtNatXPRJGcNW35hRRRUGgUUUUAFFFFABRRRQAUUUUAFFFFABRRRQAUUUUAFFFFABRRRQAU&#10;UUUAFFFFABRRRQAUUUUAFFFFABRRRQAUUUUAFFFFABRRRQAUUUUAFFFFABRRRQAUUUUAFFFFABRR&#10;RQAUUUUAFFFFABRRRQAUUUUAFFFFABRRRQAVieDf+RG8P/8AYNtv/RS1t1ieDf8AkRvD/wD2Dbb/&#10;ANFLQBt0UUUAFFFFABRRRQAUUUUAFFFFABRRRQAUUUUAFFFY1/4ms7NpI4be/v5YztdLG1eYKc4K&#10;lgNoI7gnPtQBs0VRsNYs9SZo4WkSZRuaC4heGQD12OAce+Me9XqACsTXP+Qx4Z/7CT/+klxW3WJr&#10;n/IY8M/9hJ//AEkuKANuiiigAooooAytL/e6nq9x2+0LCp9VSNf/AGZn/KtWsrw4d+jR3He5kkuM&#10;+zuzD9CB+FatXU+Jrt+hnS+BPvr94UUUVBoFFFFABRRRQAUUUUAFFFFABRRRQAUUUUAFFFFABRRR&#10;QAUUUUAFFFFABRRRQAUUUUAFFFFABRRRQAUUUUAFFFFABRRRQAUUUUAFFFFABRRRQAUUUUAFFFFA&#10;BRRRQAUUUUAFFFFABRRRQAUUUUAFFFFABRRRQAUUUUAFYng3/kRvD/8A2Dbb/wBFLW3WJ4N/5Ebw&#10;/wD9g22/9FLQBt0UUUAFFFFABRRRQAUUUUAFFFFABRRRQAUUUUAFcl4s1O7s9V0+3t5dXEUsMzvF&#10;pNtHLKSGjAZt6kBRuYcYOSOvbra5XxN/Zx8QaUuoXYsU8i4IujfSWxIzH+7Uoyg5O1jknhOB3ABs&#10;aFK9xo1vLJ9v3ndk6hGsc/3j95VAA6cYHTFaVYvhS4+0+HLd9xfDyp5nnvMJdsjLvV3JYq2NwyTg&#10;EDJAzW1QAVia5/yGPDP/AGEn/wDSS4qlbeLJZ9eSxNrAIpLya0CLOTcIYwx8x49vCHbwc9GQ96m8&#10;UXtrp974cur25htrdNSbfLNIERc2twBkngckD8aAOioqvZahZanbC4sLu3uoCSBLBIJFyOoyDirF&#10;ABVLWLk2ei31ypIaK3kdcdchSRV2srxCQ+mx2/e5uYYfqDIu7/x0NV01eSRFR2g2i7p9sLLTbW1A&#10;AEEKRgD/AGQB/SrFFFS3d3KSsrIKKKKQwooooAKKKKACiiigAooooAKKKKACiiigAooooAKKKKAC&#10;iiigAooooAKKKKACiiigAooooAKKKKACiiigAooooAKKKKACiiigAooooAKKKKACiiigAooooAKK&#10;KKACiiigAooooAKKKKACiiigAooooAKKKKACiiigArE8G/8AIjeH/wDsG23/AKKWrmoa5pGkyJHq&#10;Wq2Nm7jKLc3CRlh6gMRmqfg3/kRvD/8A2Dbb/wBFLQBt0UUUAFFFFABRRRQAUUUUAFFFFABRRRQA&#10;UUUUAYP/AAm3hUHB8R6Vn0+1p/jUKNNrcctxoev6bfWLSEMlxbi6SNuDtVkdMdQcNuPPUDAqTUrH&#10;VYPEK6vpttZXoa1Fs0NzM0LRYYtuRgrfezhhgfcTnirHh/Tryxjvp74W8c97dNctBbEmOHKqu0MQ&#10;NxOzcTgZZjx3IBZ0+0voC0t/qAuZWG0JFCIoUH+yuS2Tx95j04xk1foooA4+18LX0N/alksVW3v5&#10;Ltr9Hb7TMrFjsYbe+4KTuIwo47DV1z/kMeGf+wk//pJcVt1ia5/yGPDP/YSf/wBJLigDbooooAKy&#10;tSzLrGj2/ZZZLhh6hYyv85FP4CtWsr/W+LB3+zWP5ea//wBp/T87hu35MzqbJeaNWiiioNAooooA&#10;KKKKACiiigAooooAKKKKACiiigAooooAKKKKACiiigAooooAKKKKACiiigAooooAKKKKACiiigAo&#10;oooAKKKKACiiigAooooAKKKKACiiigAooooAKKKKACiiigAooooAKKKKACiiigAooooAKKKKACii&#10;igAooooAKxPBv/IjeH/+wbbf+ilrbrE8G/8AIjeH/wDsG23/AKKWgDbooooAKKKKACiiigAooooA&#10;KKKKACiiigAooooAKKKKACiiigArE1z/AJDHhn/sJP8A+klxW3WJrn/IY8M/9hJ//SS4oA26KKKA&#10;CsnTD5us6zN2WaOAH1Cxq385CPwrWrK0D57Ge47z3c7/AIeYyr/46oq46Rb/AK/rQzlrKK+f9fea&#10;tFFFQaBRRRQAUUUUAFFFFABRRRQAUUUUAFFFFABRRRQAUUUUAFFFFABRRRQAUUUUAFFFFABRRRQA&#10;UUUUAFFFFABRRRQAUUUUAFFFFABRRRQAUUUUAFFFFABRRRQAUUUUAFFFFABRRRQAUUUUAFFFFABR&#10;RRQAUUUUAFFFFABRRRQAVieDf+RG8P8A/YNtv/RS1t1ieDf+RG8P/wDYNtv/AEUtAG3RRRQAUUUU&#10;AFFFFABRRRQAUUUUAFFFFABRRRQAUUUUAFFFFABWJrn/ACGPDP8A2En/APSS4rbrE1z/AJDHhn/s&#10;JP8A+klxQBt0UUUARXEy21rLO33Y0Ln6AZqnoELQeHtOjf74to9/+8VBP65pniNivh2+QHDTR+QD&#10;6FzsH/oVaaqFUKowAMAVe0PV/l/w5nvU9F+f/DC0UUVBoFFFFABRRRQAUUUUAFFFFABRRRQAUUUU&#10;AFFFFABRRRQAUUUUAFFFFABRRRQAUUUUAFFFFABRRRQAUUUUAFFFFABRRRQAUUUUAFFFFABRRRQA&#10;UUUUAFFFFABRRRQAUUUUAFFFFABRRRQAUUUUAFFFFABRRRQAUUUUAFFFFABWJ4N/5Ebw/wD9g22/&#10;9FLW3WJ4N/5Ebw//ANg22/8ARS0AbdFFFABRRRQAUUUUAFFFFABRRRQAUUUUAFFFFABRRRQAUUUU&#10;AcJpOvXl7qVpe3FzqENtdXstugeCM2rAF1WMciQN8oO8jBII7gVs+KHukvfDjWUMM1wNSbZHNKYk&#10;P+i3GcsFYjjPY/1qaLwvaxXcUgurpraG5a6is2KeUkrZJYfLu6sxALYBPTgYXXP+Qx4Z/wCwk/8A&#10;6SXFAGnZPeyWwa/t7eCfJykE5lXHb5iin9KsUUUAZWufvEsLb/ntexDHrsPmf+061ayr7954g0mH&#10;+4JrjH+6oTP/AJF/WtWrl8KRnH4pP+tv+CFFFFQaBRRRQAUUUUAFFFFABRRRQAUUUUAFFFFABRRR&#10;QAUUUUAFFFFABRRRQAUUUUAFFFFABRRRQAUUUUAFFFFABRRRQAUUUUAFFFFABRRRQAUUUUAFFFFA&#10;BRRRQAUUUUAFFFFABRRRQAUUUUAFFFFABRRRQAUUUUAFFFFABRRRQBQ1CbV45EGm2NjcIR85ubx4&#10;SD7BYnz+Yqn4N/5Ebw//ANg22/8ARS1t1ieDf+RG8P8A/YNtv/RS0AbdFFFABRRRQAUUUUAFFFFA&#10;BRRRQAUUUUAFFFFABRRRQAUUUUAFYmuf8hjwz/2En/8ASS4rbrE1z/kMeGf+wk//AKSXFAG3RRRQ&#10;BlKPN8WynA/0exQZ/wCujt/8brVrK0w+bq+szdhOkAPqFjU/zcj8DWrV1N0vJGdPZvzYUUUVBoFF&#10;FFABRRRQAUUUUAFFFFABRRRQAUUUUAFFFFABRRRQAUUUUAFFFFABRRRQAUUUUAFFFFABRRRQAUUU&#10;UAFFFFABRRRQAUUUUAFFFFABRRRQAUUUUAFFFFABRRRQAUUUUAFFFFABRRRQAUUUUAFFFFABRRRQ&#10;AUUUUAFFFFABWJ4N/wCRG8P/APYNtv8A0UtbdYng3/kRvD//AGDbb/0UtAG3RRRQAUUUUAFFFFAB&#10;RRRQAUUUUAFFFFABRRRQAUUUUAFFFFABWJrn/IY8M/8AYSf/ANJLitusTXP+Qx4Z/wCwk/8A6SXF&#10;AG3RRTJZFhieVs7UUscegoAzPD/z2VzOf+W95O4OeoEjKp/75UVrVmeHY2i8OacH++bdHf8A3iMn&#10;9Sa06up8bIpfAgoooqCwooooAKKKKACiiigAooooAKKKKACiiigAooooAKKKKACiiigAooooAKKK&#10;KACiiigAooooAKKKKACiiigAooooAKKKKACiiigAooooAKKKKACiiigAooooAKKKKACiiigAoooo&#10;AKKKKACiiigAooooAKKKKACiiigAooooAKxPBv8AyI3h/wD7Btt/6KWtusTwb/yI3h//ALBtt/6K&#10;WgDbooooAKKKKACiiigAooooAKKKKACiiigAooooAKKKKACiiigCF7u3ju4rV5kW4lVnjiLfMyrj&#10;JA9BkfnWVrn/ACGPDP8A2En/APSS4rnLUaovjvT7vUNJlS6uFuFMnnxsqRAptVcNnCjk9yWJ9hue&#10;KIJLm98OQxXc1o7ak2JoQhdf9FuDxvVl56cg9aAOirM8RSNF4c1EoQHa3dEJ6bmG0fqRVuytpbS2&#10;EU17cXj5J82dYwx9vkVR+lUtf+ezt7fvPeQJ+AkDH9FNXT+NEVfgZpxxrFEkaDCooUfQU6iioLCi&#10;iigAooooAKKKKACiiigAooooAKKKKACiiigAooooAKKKKACiiigAooooAKKKKACiiigAooooAKKK&#10;KACiiigAooooAKKKKACiiigAooooAKKKKACiiigAooooAKKKKACiiigAooooAKKKKACiiigAoooo&#10;AKKKKACiiigAooooAKxPBv8AyI3h/wD7Btt/6KWrmoafc3kiNBrF9YBRgrbJCQ3ufMjY/liqfg3/&#10;AJEbw/8A9g22/wDRS0AbdFFFABRRRQAUUUUAFFFFABRRRQAUUUUAFFFFABRRRQAUUUUAFYmuf8hj&#10;wz/2En/9JLitusTXP+Qx4Z/7CT/+klxQBt1lan+81fR4ewnkmPuFjZf5uD+FatZT5l8WQ+lvYuT9&#10;ZHXH/oo/rV092/JmdTZLzX5mrRRRUGgUUUUAFFFFABRRRQAUUUUAFFFFABRRRQAUUUUAFFFFABRR&#10;RQAUUUUAFFFFABRRRQAUUUUAFFFFABRRRQAUUUUAFFFFABRRRQAUUUUAFFFFABRRRQAUUUUAFFFF&#10;ABRRRQAUUUUAFFFFABRRRQAUUUUAFFFFABRRRQAUUUUAFFFFABWJ4N/5Ebw//wBg22/9FLW3WJ4N&#10;/wCRG8P/APYNtv8A0UtAG3RRRQAUUUUAFFFFABRRRQAUUUUAFFFFABRRRQAUUUUAFFFFABWJrn/I&#10;Y8M/9hJ//SS4rbrE1z/kMeGf+wk//pJcUAbdZVifN8Q6tL/zzWG3/JS//tStWsrQ/nGpXHP76+l5&#10;PfZiL/2nj8KuPwtmcviiv62NWiiioNAooooAKKKKACiiigAooooAKKKKACiiigAooooAKKKKACii&#10;igAooooAKKKKACiiigAooooAKKKKACiiigAooooAKKKKACiiigAooooAKKKKACiiigAooooAKKKK&#10;ACiiigAooooAKKKKACiiigAooooAKKKKACiiigAooooAKKKKACsTwb/yI3h//sG23/opa26xPBv/&#10;ACI3h/8A7Btt/wCiloA26KKKACiiigAooooAKKKKACiiigAooooAKKKKACiiigAooooAKxNc/wCQ&#10;x4Z/7CT/APpJcU1fEq/boYpdNvIbWe5a1hupAoV5Bu/hzuCnacEjnjsQai8UXtrp974cur25htrd&#10;NSbfLNIERc2twBkngckD8aAOiJwMnpWX4bBPh6ylPWdPPP8A20Jf/wBmqO/1azuvDF/f6ddwXcSw&#10;SbJLeRXVmCngEZGc4FaVrALazgtxyIo1QfgMVe0PV/l/w5nvP0X5/wDDE1FFFQaBRRRQAUUUUAFF&#10;FFABRRRQAUUUUAFFFFABRRRQAUUUUAFFFFABRRRQAUUUUAFFFFABRRRQAUUUUAFFFFABRRRQAUUU&#10;UAFFFFABRRRQAUUUUAFFFFABRRRQAUUUUAFFFFABRRRQAUUUUAFFFFABRRRQAUUUUAFFFFABRRRQ&#10;AUUUUAFYng3/AJEbw/8A9g22/wDRS1c1DXNI0mRI9S1Wxs3cZRbm4SMsPUBiM1T8G/8AIjeH/wDs&#10;G23/AKKWgDbooooAKKKKACiiigAooooAKKKKACiiigAooooAKKKKACiiigDkbP8Ata98Rrd6voV+&#10;qQystmFltzBAvK+a2JdzORn+H5QcAdSdPXP+Qx4Z/wCwk/8A6SXFbdYmuf8AIY8M/wDYSf8A9JLi&#10;gCbxCQ2mJB3uLmCHHqDIu7/x3dWrWVqn73VdGg5/4+HmP0WNh/Nl/KtWrlpFL+v60M46yb+X9feF&#10;FFFQaBRRRQAUUUUAFFFFABRRRQAUUUUAFFFFABRRRQAUUUUAFFFFABRRRQAUUUUAFFFFABRRRQAU&#10;UUUAFFFFABRRRQAUUUUAFFFFABRRRQAUUUUAFFFFABRRRQAUUUUAFFFFABRRRQAUUUUAFFFFABRR&#10;RQAUUUUAFFFFABRRRQAUUUUAFYng3/kRvD//AGDbb/0UtbdYng3/AJEbw/8A9g22/wDRS0AbdFFF&#10;ABRRRQAUUUUAFFFFABRRRQAUUUUAFFFFABRRRQAUUUUAFYmuf8hjwz/2En/9JLitusTXP+Qx4Z/7&#10;CT/+klxQBMT53i1Bx/o1iT/39cf/ABo1q1lad+91rWJ+oWSK3U+oVA385G/HPvWrVz3S8jOns35v&#10;/IKKKKg0CiiigAooooAKKKKACiiigAooooAKKKKACiiigAooooAKKKKACiiigAooooAKKKKACiii&#10;gAooooAKKKKACiiigAooooAKKKKACiiigAooooAKKKKACiiigAooooAKKKKACiiigAooooAKKKKA&#10;CiiigAooooAKKKKACiiigAooooAKxPBv/IjeH/8AsG23/opa26xPBv8AyI3h/wD7Btt/6KWgDboo&#10;ooAKKKKACiiigAooooAKKKKACiiigAooooAKKKKACiiigArE1z/kMeGf+wk//pJcVt1zHjK7NgdF&#10;uxndDeTOuBkkizucDH1ppXdkJtJXZpeHj5mmNc97m4mmz6qZG2/+OhR+FatVtOtRY6ZaWg6QQpH1&#10;z0AFWac3eTaJppqKTCiiipLCiiigAoqu97DHqUFgxbz5oZJkGONqFA3P1kWrFABRRRQAUUUUAFFF&#10;V3vYY9SgsGLefNDJMgxxtQoG5+si0AWKKKKACiiigAooooAKKrpewyalPYKW8+GGOZxjja5cLz9Y&#10;2qxQAUUUUAFFFFABRRVdL2GTUp7BS3nwwxzOMcbXLhefrG1AFiiiigAooooAKKKKACiq6XsMmpT2&#10;ClvPhhjmcY42uXC8/WNqsUAFFFFABRRRQAUUVXtr2G7nvIYi2+0mEMuRjDFEfj1+V1oAsUUUUAFF&#10;FFABRRRQAUVXtr2G7nvIYi2+0mEMuRjDFEfj1+V1qxQAUUUUAFFFFABRRVeyvYdQgaaAsUWaWE5G&#10;Pmjdkb/x5TQBYooooAKKKKACiiigAoqvZXsOoQNNAWKLNLCcjHzRuyN/48pqxQAUUUUAFFFFABWJ&#10;4N/5Ebw//wBg22/9FLW3WJ4N/wCRG8P/APYNtv8A0UtAG3RRRQAUUUUAFFFFABRRRQAUUUUAFFFF&#10;ABRRRQAUUUUAFFFFABWXrmhW+vW9tHPPPA1tOLiKSAruVwrL0ZSCMMeCK1KwrnxPDbX00X2O4ktb&#10;eeO3uLtduyKR9uARncQN6ZIGBu9jhp2d0JpNWY7+w9R/6GvWP+/Vp/8AGKP7D1H/AKGvWP8Av1af&#10;/GK26KQzE/sPUf8Aoa9Y/wC/Vp/8Yo/sPUf+hr1j/v1af/GK26KAMT+w9R/6GvWP+/Vp/wDGKP7D&#10;1H/oa9Y/79Wn/wAYrbrP1XVV0xbdFgkubm6l8qCCMqGdtpY8sQAAqkkn09SBQBmv4Xunvor1vFGs&#10;G4iieJH8u04RypYY8jHJRfy+tT/2HqP/AENesf8Afq0/+MVe0rUo9VsvtCRyRMsjxSRSY3RurFWU&#10;4JHUdQcEYNUdF1+fWmWRNHuoLKRS0V3JLEVcZ4wocsM9RkUAH9h6j/0Nesf9+rT/AOMUf2HqP/Q1&#10;6x/36tP/AIxW3RQBif2HqP8A0Nesf9+rT/4xR/Yeo/8AQ16x/wB+rT/4xW3RQBif2HqP/Q16x/36&#10;tP8A4xUD+F7p76K9bxRrBuIoniR/LtOEcqWGPIxyUX8vrXRVkw+IrK58RvokHmSTxwPNJIF/drtZ&#10;VK7u7fOMgdO9AEX9h6j/ANDXrH/fq0/+MUf2HqP/AENesf8Afq0/+MVt0UAYn9h6j/0Nesf9+rT/&#10;AOMUf2HqP/Q16x/36tP/AIxW3RQBif2HqP8A0Nesf9+rT/4xR/Yeo/8AQ16x/wB+rT/4xW3WT4h8&#10;RWXhvTXvLvzHIUlIYl3O+OTgdgO5PAoApr4Xukvpb1fFGsC4liSJ38u05RCxUY8jHBdvz+lT/wBh&#10;6j/0Nesf9+rT/wCMVqXt3HYWNxeTZEUETSvj+6oyf5VS0fVLvU0Z7jR7mwj2hkaeWJt+fZGJH44o&#10;Ag/sPUf+hr1j/v1af/GKP7D1H/oa9Y/79Wn/AMYrbooAxP7D1H/oa9Y/79Wn/wAYo/sPUf8Aoa9Y&#10;/wC/Vp/8YrbooAxP7D1H/oa9Y/79Wn/xioF8L3SX0t6vijWBcSxJE7+XacohYqMeRjgu35/SuhZg&#10;qlj0AyaxNP8AEYvL22t59Nu7P7ZE0tq8+394q4JBAYlThgcED8xigBf7D1H/AKGvWP8Av1af/GKP&#10;7D1H/oa9Y/79Wn/xituigDE/sPUf+hr1j/v1af8Axij+w9R/6GvWP+/Vp/8AGK26KAMT+w9R/wCh&#10;r1j/AL9Wn/xij+w9R/6GvWP+/Vp/8YrbrG1XX20yWdU0y8uo7aD7RcSxbQsac9NzDc2FJwPb1GQC&#10;svhe6S+lvV8UawLiWJInfy7TlELFRjyMcF2/P6VP/Yeo/wDQ16x/36tP/jFW9R1eGw0VtTCPPFtQ&#10;xpHgNIXICgZwMksOvrTtMvbq9geS60yewYNhUmkjcsPUFGYUAUv7D1H/AKGvWP8Av1af/GKP7D1H&#10;/oa9Y/79Wn/xituigDE/sPUf+hr1j/v1af8Axij+w9R/6GvWP+/Vp/8AGK26KAMT+w9R/wChr1j/&#10;AL9Wn/xioIPC91bTXMsPijWFe6lEsx8u0O5wipnmDj5UUceldCTgEnt6CsbTvEIvr6K0m0+7s3uI&#10;GuLf7QFBkjUqCSASVI3rwwB59QQABP7D1H/oa9Y/79Wn/wAYo/sPUf8Aoa9Y/wC/Vp/8YrbooAxP&#10;7D1H/oa9Y/79Wn/xij+w9R/6GvWP+/Vp/wDGK26KAMT+w9R/6GvWP+/Vp/8AGKP7D1H/AKGvWP8A&#10;v1af/GK26xbvxEtlfGKXT7sWqzxWz3ZChBJIVCgAncwy6gsARk+xwAV4PC91bTXMsPijWFe6lEsx&#10;8u0O5wipnmDj5UUcelT/ANh6j/0Nesf9+rT/AOMVZ1nVv7ItoXW1lupp5hDFBEyqzsQT1YgDAUnk&#10;9qs2FzPdWiy3NlLZSknMMrozD8UJH60AZv8AYeo/9DXrH/fq0/8AjFH9h6j/ANDXrH/fq0/+MVt0&#10;UAYn9h6j/wBDXrH/AH6tP/jFH9h6j/0Nesf9+rT/AOMVt0UAYn9h6j/0Nesf9+rT/wCMVBaeF7qx&#10;haK38UawiNLJKR5dofndy7HmDuzE/jXRVl6RrtrrU9/HaBylnMITIwwshwDlfUc4z3xxxQBB/Yeo&#10;/wDQ16x/36tP/jFH9h6j/wBDXrH/AH6tP/jFbdFAGJ/Yeo/9DXrH/fq0/wDjFH9h6j/0Nesf9+rT&#10;/wCMVt0UAYn9h6j/ANDXrH/fq0/+MUf2HqP/AENesf8Afq0/+MVt1lvrtqviOHRFDvcvC0zMo+WM&#10;DGAT6nOcen1GQCjaeF7qxhaK38UawiNLJKR5dofndy7HmDuzE/jU/wDYeo/9DXrH/fq0/wDjFS6x&#10;rT6ZcWltBp899c3O8pFC6KQq4ySXYDHzAde9aNtLJNbRyzW728jKC0TspKH0JUkH8DQBk/2HqP8A&#10;0Nesf9+rT/4xR/Yeo/8AQ16x/wB+rT/4xW3RQBif2HqP/Q16x/36tP8A4xR/Yeo/9DXrH/fq0/8A&#10;jFbdFAGJ/Yeo/wDQ16x/36tP/jFaWnWMOl6XaafbljDawpBHvOTtVQoyfXAqPV9STSNMmvZInlEe&#10;0COPG52ZgqqMkDJJA5pNMvbq9geS60yewYNhUmkjcsPUFGYUAXqKKKACiiigAooooAKKKKACiiig&#10;AooooAKKKKACiiigAooooAK43UNI1KVdW0qOxeS31G+juFvBIgSOP93vDAnduGxsYBByvI5x2VFA&#10;BRRRQAUUUUAFY2uW10b3StQtLdrk2c7GSFGVWZHjZSVLEDIJBwSOM962aKAMDQbW9srefz7No5L+&#10;5nunBkUiDcfkVsHkkYztyAc89CcrQtCktdY02e28Px6IltbPHdmJ4ytwSAFUbWLOAQW3OAencnHa&#10;UUAFFFFABRRRQAVjy2Nw3jO1vxH/AKKmnzQs+4cO0kbAY69Fb8q2KKACiiigAooooAKx/Fdjcal4&#10;U1SytI/MuJ7dkjTcBuYjgZPArYooAzdXjnvLC+sUsFuFltWAEsm2OUkEGM4O4ZHfGOayfD+kta67&#10;c3tvo/8AY1k9qkbWv7sebKGJ37Y2K8A7c9T9AK6iigAooooAKKKKAGyMyROyIZGCkhAQCx9OeK5b&#10;w8uqXGrG/wBb0a9hvnjZFkeSBoLZM58tAshY5wMsVySB0AAHV0UAFFFFABRRSEhQSSABySaAFrlP&#10;EY1W+1EWB0a+udE8sNN9klgBuWPWNt8ilUHGcD5s44Gc9Qk0UkkkaSIzxkB1DAlSRkA+nBB/Gn0A&#10;YesRS6hpE1u+hi6jR4X+yzSIBMoKsQMNjK46MQCV645qLwxpcmnz6nKtgNNsriZWt7EFP3eFAZsI&#10;Sq7jzgHtk8k10NFABRRRQAUUUUAI27aduN2OM9M1ymnWeo3Hii21WbS306UWzxX7tOrpO3G1YwGJ&#10;wCCckKcEDGScdZRQAUUUUAFFFFABXJeIbPU9UulgTS2E9vdRy2OoJOojiXKlmdSwbcMMMbSDkc9c&#10;dbRQBga5bNqMNsbnw+uoQwXbFreV4ydu1lEihm2nr0Yg4J78U/wrp0+m6VJFNB9mR7mWWC03A/Z4&#10;2bKpwSOOuAcDOB0rcooAKKKKACiiigCnq1nNqOlXNnBdNayTJsEyrkqD1xyO2R1HWsfw3o2paVqe&#10;qG6mge1kMQgEUAjBCxqvADHAGNuPbNdJRQAUUUUAFFFFABXH2nhrWLHxHYXP9ox3FurXElxIbYK5&#10;ZynBO/kkLgEDACgYxiuwooA5nWbMajLY3N94VXUkWGVWhkaJ5IGYqcYdghB28kHIIHbNaXhuxutN&#10;8O2NnevuuIogrfMW2+i5PXAwM+1alFABRRRQAUUUUAZfiG1N5pDw/wBnR6ivmRu1rI4USKrhjjJA&#10;JGMgE4JAzVLwxpcmnz6nKtgNNsriZWt7EFP3eFAZsISq7jzgHtk8k10NFABRRRQAUUUUAFFFFABR&#10;RRQAUUUUAFFFFABRRRQAUUUUAFFFFABRRRQAUUUUAFFFFABRRRQAUUUUAFFFFABRRRQAUUUUAFFF&#10;FABRRRQAUUUUAFFFFABRRRQAUUUUAFFFFABRRRQAVzHxBjkk8GXginaEh4iSqg5HmKMc/n+FdPVb&#10;UNPtdVsJrG9i822mG103Fc856ggjkdRQBxF1qurw65PptreRRSPrFvZPcm2QsyGy8xmIxgtkZBPT&#10;gdOKZJqniK0sNVvH1oTLpGopa+WbWMfaUJjJ8wgcHEmBt29M85rro/DelRTpOLd2mSdLgSPPIzGR&#10;IvKViSxydnHPXqcnmpJNB02a2vbd7bMV7MLi4XzG+eQbcHrx9xeBgcfWgDkdR8Qa7canrQ077Yi6&#10;bL5MEUNrHJFK4jVz5rMdwB3Y+XGBzk13NpM9xZwTSR+W8kauyZztJGcZ9qzNQ8K6Pqd1NcXNvIXn&#10;CrOsdxJGk4HAEiqwV+OPmB446ViagftkGvh7xLLZe29hAXLKgQCJxG23BUSGRlJHZh6CgDtKK4SK&#10;P7HZeILE2h028gs0u1jt7rzrdGXeUkTIBViyDIIAO0dea7SynN1Y29wUKGWJXKnquRnFAE9FFFAB&#10;RRRQAUUUUAFFFFABRRRQAUUUUAFFFFABRRRQAUUUUAFFFFABRRRQAUUUUAFFFFABRRRQAUUUUAFF&#10;FFABRRRQAUUUUAFFFFABRRRQAUUUUAFFFFABRRRQAUUUUAFFFFABRRRQAUUUUAFFFFABRRRQAUUU&#10;UAFFFFABRRRQAUUUUAFFFFABRRRQAUUUUAFFFFABRRRQAUUUUAFFFFABRRRQAUUUUAFFFFABVA6T&#10;bNdXskiLJDeoqzwSIGRyoxuIPquAfZRV+igDKfw7pi6XcadZ2dvZW1zgTpbQqgkX+IHAHVcrn0Na&#10;oAAwOBRRQAUUUUAFFFFABRRRQAUUUUAFFFFABRRRQAUUUUAFFFFABRRRQAUUUUAFFFFABRRRQAUU&#10;UUAFFFFABRRRQAUUUUAFFFFABRRRQAUUUUAFFFFAH//ZUEsDBBQABgAIAAAAIQAI4sft3gAAAAgB&#10;AAAPAAAAZHJzL2Rvd25yZXYueG1sTI9BT8JAEIXvJv6HzZh4k20hCNRuCSHqiZgIJobb0A5tQ3e2&#10;6S5t+feOJ73NvDd58710PdpG9dT52rGBeBKBIs5dUXNp4Ovw9rQE5QNygY1jMnAjD+vs/i7FpHAD&#10;f1K/D6WSEPYJGqhCaBOtfV6RRT9xLbF4Z9dZDLJ2pS46HCTcNnoaRc/aYs3yocKWthXll/3VGngf&#10;cNjM4td+dzlvb8fD/ON7F5Mxjw/j5gVUoDH8HcMvvqBDJkwnd+XCq8aAFAmiLqegxJ0vVjKcRJgt&#10;RNJZqv8XyH4AAAD//wMAUEsDBBQABgAIAAAAIQCgpierzgAAACwCAAAZAAAAZHJzL19yZWxzL2Uy&#10;b0RvYy54bWwucmVsc7yRy2rDMBBF94X8g5h9LD8ghBI5m1DItqQfMEhjWYn1QFJL8/cVFEoNJtl5&#10;OTPccw/M4fhtJ/ZFMRnvBDRVDYyc9Mo4LeDj8rbdA0sZncLJOxJwpwTHfvNyeKcJcwml0YTECsUl&#10;AWPO4ZXzJEeymCofyJXL4KPFXMaoeUB5Q028resdj/8Z0M+Y7KwExLPqgF3uoTQ/Z/thMJJOXn5a&#10;cnmhghtbugsQo6YswJIy+LvsqmsgDXxZol1Hon0o0awj0fxJ8NmP+x8AAAD//wMAUEsBAi0AFAAG&#10;AAgAAAAhAIoVP5gMAQAAFQIAABMAAAAAAAAAAAAAAAAAAAAAAFtDb250ZW50X1R5cGVzXS54bWxQ&#10;SwECLQAUAAYACAAAACEAOP0h/9YAAACUAQAACwAAAAAAAAAAAAAAAAA9AQAAX3JlbHMvLnJlbHNQ&#10;SwECLQAUAAYACAAAACEAivdSNO8DAABRDQAADgAAAAAAAAAAAAAAAAA8AgAAZHJzL2Uyb0RvYy54&#10;bWxQSwECLQAKAAAAAAAAACEAm3U6zFY7AABWOwAAFQAAAAAAAAAAAAAAAABXBgAAZHJzL21lZGlh&#10;L2ltYWdlMS5qcGVnUEsBAi0ACgAAAAAAAAAhAGOtnu5TPQAAUz0AABUAAAAAAAAAAAAAAAAA4EEA&#10;AGRycy9tZWRpYS9pbWFnZTIuanBlZ1BLAQItAAoAAAAAAAAAIQCAEXuvQUgAAEFIAAAVAAAAAAAA&#10;AAAAAAAAAGZ/AABkcnMvbWVkaWEvaW1hZ2UzLmpwZWdQSwECLQAUAAYACAAAACEACOLH7d4AAAAI&#10;AQAADwAAAAAAAAAAAAAAAADaxwAAZHJzL2Rvd25yZXYueG1sUEsBAi0AFAAGAAgAAAAhAKCmJ6vO&#10;AAAALAIAABkAAAAAAAAAAAAAAAAA5cgAAGRycy9fcmVscy9lMm9Eb2MueG1sLnJlbHNQSwUGAAAA&#10;AAgACAADAgAA6skAAAAA&#10;">
                <v:shape id="Picture 7" o:spid="_x0000_s1049" type="#_x0000_t75" style="position:absolute;width:36582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zFIyQAAAOIAAAAPAAAAZHJzL2Rvd25yZXYueG1sRI/fasIw&#10;FMbvB75DOIJ3M3VlU6tROmFsU1SqPsChObbV5qQ0Ubu3Xy4Gu/z4/vGbLztTizu1rrKsYDSMQBDn&#10;VldcKDgdP54nIJxH1lhbJgU/5GC56D3NMdH2wRndD74QYYRdggpK75tESpeXZNANbUMcvLNtDfog&#10;20LqFh9h3NTyJYrepMGKw0OJDa1Kyq+Hm1GQrbNpcTO8f7/sPjfbRqb59zFVatDv0hkIT53/D/+1&#10;v7SC6WgcT+L4NUAEpIADcvELAAD//wMAUEsBAi0AFAAGAAgAAAAhANvh9svuAAAAhQEAABMAAAAA&#10;AAAAAAAAAAAAAAAAAFtDb250ZW50X1R5cGVzXS54bWxQSwECLQAUAAYACAAAACEAWvQsW78AAAAV&#10;AQAACwAAAAAAAAAAAAAAAAAfAQAAX3JlbHMvLnJlbHNQSwECLQAUAAYACAAAACEABu8xSMkAAADi&#10;AAAADwAAAAAAAAAAAAAAAAAHAgAAZHJzL2Rvd25yZXYueG1sUEsFBgAAAAADAAMAtwAAAP0CAAAA&#10;AA==&#10;">
                  <v:imagedata r:id="rId38" o:title=""/>
                </v:shape>
                <v:shape id="Picture 8" o:spid="_x0000_s1050" type="#_x0000_t75" style="position:absolute;left:381;top:28575;width:35877;height:26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mKjyAAAAOIAAAAPAAAAZHJzL2Rvd25yZXYueG1sRE9da8Iw&#10;FH0f+B/CFXyRmVTUlc4oMrbR7Wlzg73eNXdttbkpTaz13y/CYI+H873eDrYRPXW+dqwhmSkQxIUz&#10;NZcaPj+eblMQPiAbbByThgt52G5GN2vMjDvzO/X7UIoYwj5DDVUIbSalLyqy6GeuJY7cj+sshgi7&#10;UpoOzzHcNnKu1EparDk2VNjSQ0XFcX+yGlT/feDT1/IxP5q3Xk2n+fPry0LryXjY3YMINIR/8Z87&#10;N3F+crdM0kW6guuliEFufgEAAP//AwBQSwECLQAUAAYACAAAACEA2+H2y+4AAACFAQAAEwAAAAAA&#10;AAAAAAAAAAAAAAAAW0NvbnRlbnRfVHlwZXNdLnhtbFBLAQItABQABgAIAAAAIQBa9CxbvwAAABUB&#10;AAALAAAAAAAAAAAAAAAAAB8BAABfcmVscy8ucmVsc1BLAQItABQABgAIAAAAIQBOdmKjyAAAAOIA&#10;AAAPAAAAAAAAAAAAAAAAAAcCAABkcnMvZG93bnJldi54bWxQSwUGAAAAAAMAAwC3AAAA/AIAAAAA&#10;">
                  <v:imagedata r:id="rId39" o:title=""/>
                </v:shape>
                <v:shape id="Picture 9" o:spid="_x0000_s1051" type="#_x0000_t75" style="position:absolute;left:127;top:56324;width:36652;height:26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p9OxwAAAOMAAAAPAAAAZHJzL2Rvd25yZXYueG1sRE9fa8Iw&#10;EH8f7DuEE/Y2kypTV40yBgMfZKAb+HprzrbYXLok2s5PvwiCj/f7f4tVbxtxJh9qxxqyoQJBXDhT&#10;c6nh++vjeQYiRGSDjWPS8EcBVsvHhwXmxnW8pfMuliKFcMhRQxVjm0sZiooshqFriRN3cN5iTKcv&#10;pfHYpXDbyJFSE2mx5tRQYUvvFRXH3clq+J1ucIxTuT9lmy5+ri8/fnvxWj8N+rc5iEh9vItv7rVJ&#10;89VEjdXryyiD608JALn8BwAA//8DAFBLAQItABQABgAIAAAAIQDb4fbL7gAAAIUBAAATAAAAAAAA&#10;AAAAAAAAAAAAAABbQ29udGVudF9UeXBlc10ueG1sUEsBAi0AFAAGAAgAAAAhAFr0LFu/AAAAFQEA&#10;AAsAAAAAAAAAAAAAAAAAHwEAAF9yZWxzLy5yZWxzUEsBAi0AFAAGAAgAAAAhAJNmn07HAAAA4wAA&#10;AA8AAAAAAAAAAAAAAAAABwIAAGRycy9kb3ducmV2LnhtbFBLBQYAAAAAAwADALcAAAD7AgAAAAA=&#10;">
                  <v:imagedata r:id="rId40" o:title=""/>
                </v:shape>
                <v:shape id="_x0000_s1052" type="#_x0000_t202" style="position:absolute;left:127;top:83693;width:3665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ucOywAAAOEAAAAPAAAAZHJzL2Rvd25yZXYueG1sRI9BS8NA&#10;FITvgv9heYIXsZtoKGnabSlFQb0UYy/eHtnXbDT7Nuxu2vjvXUHocZiZb5jVZrK9OJEPnWMF+SwD&#10;Qdw43XGr4PDxfF+CCBFZY++YFPxQgM36+mqFlXZnfqdTHVuRIBwqVGBiHCopQ2PIYpi5gTh5R+ct&#10;xiR9K7XHc4LbXj5k2Vxa7DgtGBxoZ6j5rkerYF987s3deHx62xaP/vUw7uZfba3U7c20XYKINMVL&#10;+L/9ohWUeVGUebmAv0fpDcj1LwAAAP//AwBQSwECLQAUAAYACAAAACEA2+H2y+4AAACFAQAAEwAA&#10;AAAAAAAAAAAAAAAAAAAAW0NvbnRlbnRfVHlwZXNdLnhtbFBLAQItABQABgAIAAAAIQBa9CxbvwAA&#10;ABUBAAALAAAAAAAAAAAAAAAAAB8BAABfcmVscy8ucmVsc1BLAQItABQABgAIAAAAIQA+4ucOywAA&#10;AOEAAAAPAAAAAAAAAAAAAAAAAAcCAABkcnMvZG93bnJldi54bWxQSwUGAAAAAAMAAwC3AAAA/wIA&#10;AAAA&#10;" stroked="f">
                  <v:textbox style="mso-fit-shape-to-text:t" inset="0,0,0,0">
                    <w:txbxContent>
                      <w:p w14:paraId="13178B70" w14:textId="2ADA8E33" w:rsidR="00F6770A" w:rsidRPr="00F74533" w:rsidRDefault="00F6770A" w:rsidP="00F6770A">
                        <w:pPr>
                          <w:pStyle w:val="Caption"/>
                          <w:bidi w:val="0"/>
                          <w:rPr>
                            <w:noProof/>
                          </w:rPr>
                        </w:pPr>
                        <w:r>
                          <w:t>Figure</w:t>
                        </w:r>
                        <w:r>
                          <w:rPr>
                            <w:rtl/>
                          </w:rPr>
                          <w:t xml:space="preserve">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Figure \* 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930203">
                          <w:rPr>
                            <w:noProof/>
                            <w:rtl/>
                          </w:rPr>
                          <w:t>8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  <w:r>
                          <w:t>: Joints diagram &amp; settling times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590A2FA6" w14:textId="7E1ADACE" w:rsidR="00F527AD" w:rsidRDefault="00D939D2" w:rsidP="00C65820">
      <w:pPr>
        <w:rPr>
          <w:rFonts w:eastAsiaTheme="minorEastAsia" w:cs="B Nazanin"/>
          <w:sz w:val="24"/>
          <w:szCs w:val="24"/>
          <w:rtl/>
        </w:rPr>
      </w:pPr>
      <w:r>
        <w:rPr>
          <w:rFonts w:eastAsiaTheme="minorEastAsia" w:cs="B Nazanin" w:hint="cs"/>
          <w:sz w:val="24"/>
          <w:szCs w:val="24"/>
          <w:rtl/>
        </w:rPr>
        <w:lastRenderedPageBreak/>
        <w:t>همانطور که در نمودارها مشاهده می</w:t>
      </w:r>
      <w:r>
        <w:rPr>
          <w:rFonts w:eastAsiaTheme="minorEastAsia" w:cs="B Nazanin"/>
          <w:sz w:val="24"/>
          <w:szCs w:val="24"/>
          <w:rtl/>
        </w:rPr>
        <w:softHyphen/>
      </w:r>
      <w:r>
        <w:rPr>
          <w:rFonts w:eastAsiaTheme="minorEastAsia" w:cs="B Nazanin" w:hint="cs"/>
          <w:sz w:val="24"/>
          <w:szCs w:val="24"/>
          <w:rtl/>
        </w:rPr>
        <w:t xml:space="preserve">شود، زمان نشست نزدیک به 1 ثانیه بوده و اووشوت کمتر از </w:t>
      </w:r>
      <w:r w:rsidR="00E43E48">
        <w:rPr>
          <w:rFonts w:eastAsiaTheme="minorEastAsia" w:cs="B Nazanin" w:hint="cs"/>
          <w:sz w:val="24"/>
          <w:szCs w:val="24"/>
          <w:rtl/>
        </w:rPr>
        <w:t>5</w:t>
      </w:r>
      <w:r>
        <w:rPr>
          <w:rFonts w:eastAsiaTheme="minorEastAsia" w:cs="B Nazanin" w:hint="cs"/>
          <w:sz w:val="24"/>
          <w:szCs w:val="24"/>
          <w:rtl/>
        </w:rPr>
        <w:t>% است.</w:t>
      </w:r>
    </w:p>
    <w:p w14:paraId="12579409" w14:textId="6748F9A9" w:rsidR="00E43E48" w:rsidRDefault="00F32000" w:rsidP="00C65820">
      <w:pPr>
        <w:rPr>
          <w:rFonts w:eastAsiaTheme="minorEastAsia" w:cs="B Nazanin"/>
          <w:sz w:val="24"/>
          <w:szCs w:val="24"/>
          <w:rtl/>
        </w:rPr>
      </w:pPr>
      <w:r w:rsidRPr="00F32000">
        <w:rPr>
          <w:rFonts w:eastAsiaTheme="minorEastAsia" w:cs="B Nazanin"/>
          <w:noProof/>
          <w:sz w:val="24"/>
          <w:szCs w:val="24"/>
          <w:rtl/>
        </w:rPr>
        <w:drawing>
          <wp:anchor distT="0" distB="0" distL="114300" distR="114300" simplePos="0" relativeHeight="251709440" behindDoc="0" locked="0" layoutInCell="1" allowOverlap="1" wp14:anchorId="4A60671A" wp14:editId="1940CDD2">
            <wp:simplePos x="0" y="0"/>
            <wp:positionH relativeFrom="margin">
              <wp:align>right</wp:align>
            </wp:positionH>
            <wp:positionV relativeFrom="paragraph">
              <wp:posOffset>1195552</wp:posOffset>
            </wp:positionV>
            <wp:extent cx="5848350" cy="768350"/>
            <wp:effectExtent l="0" t="0" r="0" b="0"/>
            <wp:wrapTopAndBottom/>
            <wp:docPr id="18262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4779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D0B92" w14:textId="77777777" w:rsidR="00F32000" w:rsidRDefault="00F32000" w:rsidP="00F32000">
      <w:pPr>
        <w:rPr>
          <w:rFonts w:eastAsiaTheme="minorEastAsia" w:cs="B Nazanin"/>
          <w:sz w:val="24"/>
          <w:szCs w:val="24"/>
          <w:rtl/>
        </w:rPr>
      </w:pPr>
    </w:p>
    <w:p w14:paraId="69DC339A" w14:textId="36DD076A" w:rsidR="00F32000" w:rsidRDefault="00F32000" w:rsidP="00F32000">
      <w:pPr>
        <w:pStyle w:val="Heading1"/>
        <w:rPr>
          <w:rFonts w:eastAsiaTheme="minorEastAsia"/>
          <w:rtl/>
        </w:rPr>
      </w:pPr>
      <w:bookmarkStart w:id="4" w:name="_Toc155753454"/>
      <w:r>
        <w:rPr>
          <w:rFonts w:eastAsiaTheme="minorEastAsia" w:hint="cs"/>
          <w:rtl/>
        </w:rPr>
        <w:t>سوال 4 (امتیازی)</w:t>
      </w:r>
      <w:bookmarkEnd w:id="4"/>
    </w:p>
    <w:p w14:paraId="319B44DA" w14:textId="77777777" w:rsidR="00F32000" w:rsidRPr="00F32000" w:rsidRDefault="00F32000" w:rsidP="00F32000">
      <w:pPr>
        <w:rPr>
          <w:rtl/>
        </w:rPr>
      </w:pPr>
    </w:p>
    <w:p w14:paraId="0B5DEC5C" w14:textId="26BFA9EC" w:rsidR="00F32000" w:rsidRDefault="00296C3D" w:rsidP="00F32000">
      <w:pPr>
        <w:rPr>
          <w:rFonts w:cs="B Nazanin"/>
          <w:sz w:val="24"/>
          <w:szCs w:val="24"/>
          <w:rtl/>
        </w:rPr>
      </w:pPr>
      <w:r w:rsidRPr="00296C3D">
        <w:rPr>
          <w:rFonts w:cs="B Nazanin"/>
          <w:noProof/>
          <w:sz w:val="24"/>
          <w:szCs w:val="24"/>
          <w:rtl/>
        </w:rPr>
        <w:drawing>
          <wp:anchor distT="0" distB="0" distL="114300" distR="114300" simplePos="0" relativeHeight="251710464" behindDoc="0" locked="0" layoutInCell="1" allowOverlap="1" wp14:anchorId="180BE7FF" wp14:editId="2946CD57">
            <wp:simplePos x="0" y="0"/>
            <wp:positionH relativeFrom="margin">
              <wp:align>center</wp:align>
            </wp:positionH>
            <wp:positionV relativeFrom="paragraph">
              <wp:posOffset>1168686</wp:posOffset>
            </wp:positionV>
            <wp:extent cx="4514215" cy="542290"/>
            <wp:effectExtent l="0" t="0" r="635" b="0"/>
            <wp:wrapTopAndBottom/>
            <wp:docPr id="1781018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018548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 w:hint="cs"/>
          <w:sz w:val="24"/>
          <w:szCs w:val="24"/>
          <w:rtl/>
        </w:rPr>
        <w:t>برای این قسمت باید طی یک مسیر نرم با درجه جمله 3 نسبت به زمان، تراژکتوری خواسته شده بین دو نقطه زیر را ایجاد کنیم.</w:t>
      </w:r>
    </w:p>
    <w:p w14:paraId="3663D6B1" w14:textId="3C26D1E0" w:rsidR="00296C3D" w:rsidRDefault="00296C3D" w:rsidP="00F32000">
      <w:pPr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برای ایجاد این مسیر از کد تمرین 5 استفاده می</w:t>
      </w:r>
      <w:r>
        <w:rPr>
          <w:rFonts w:cs="B Nazanin"/>
          <w:sz w:val="24"/>
          <w:szCs w:val="24"/>
          <w:rtl/>
        </w:rPr>
        <w:softHyphen/>
      </w:r>
      <w:r>
        <w:rPr>
          <w:rFonts w:cs="B Nazanin" w:hint="cs"/>
          <w:sz w:val="24"/>
          <w:szCs w:val="24"/>
          <w:rtl/>
        </w:rPr>
        <w:t xml:space="preserve">کنیم تا ورودی </w:t>
      </w:r>
      <w:r>
        <w:rPr>
          <w:rFonts w:cs="B Nazanin"/>
          <w:sz w:val="24"/>
          <w:szCs w:val="24"/>
        </w:rPr>
        <w:t>desired</w:t>
      </w:r>
      <w:r>
        <w:rPr>
          <w:rFonts w:cs="B Nazanin" w:hint="cs"/>
          <w:sz w:val="24"/>
          <w:szCs w:val="24"/>
          <w:rtl/>
        </w:rPr>
        <w:t xml:space="preserve"> هر مفصل بر حسب زمان به دست آید.</w:t>
      </w:r>
    </w:p>
    <w:p w14:paraId="63FAF823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96C3D">
        <w:rPr>
          <w:rFonts w:ascii="Courier New" w:hAnsi="Courier New" w:cs="Courier New"/>
          <w:color w:val="028009"/>
          <w:kern w:val="0"/>
          <w:lang w:bidi="ar-SA"/>
        </w:rPr>
        <w:t>%% Problem 4</w:t>
      </w:r>
    </w:p>
    <w:p w14:paraId="2E0E428A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96C3D">
        <w:rPr>
          <w:rFonts w:ascii="Courier New" w:hAnsi="Courier New" w:cs="Courier New"/>
          <w:color w:val="028009"/>
          <w:kern w:val="0"/>
          <w:lang w:bidi="ar-SA"/>
        </w:rPr>
        <w:t>% First run this</w:t>
      </w:r>
    </w:p>
    <w:p w14:paraId="741B6A37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96C3D">
        <w:rPr>
          <w:rFonts w:ascii="Courier New" w:hAnsi="Courier New" w:cs="Courier New"/>
          <w:color w:val="000000"/>
          <w:kern w:val="0"/>
          <w:lang w:bidi="ar-SA"/>
        </w:rPr>
        <w:t>Kd1=145; Ki1=10; Kp1=1963;</w:t>
      </w:r>
    </w:p>
    <w:p w14:paraId="5AC6C820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96C3D">
        <w:rPr>
          <w:rFonts w:ascii="Courier New" w:hAnsi="Courier New" w:cs="Courier New"/>
          <w:color w:val="000000"/>
          <w:kern w:val="0"/>
          <w:lang w:bidi="ar-SA"/>
        </w:rPr>
        <w:t>Kd2=97; Ki2=10; Kp2=2377;</w:t>
      </w:r>
    </w:p>
    <w:p w14:paraId="16F84F1E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96C3D">
        <w:rPr>
          <w:rFonts w:ascii="Courier New" w:hAnsi="Courier New" w:cs="Courier New"/>
          <w:color w:val="000000"/>
          <w:kern w:val="0"/>
          <w:lang w:bidi="ar-SA"/>
        </w:rPr>
        <w:t xml:space="preserve">L1=310; </w:t>
      </w:r>
      <w:r w:rsidRPr="00296C3D">
        <w:rPr>
          <w:rFonts w:ascii="Courier New" w:hAnsi="Courier New" w:cs="Courier New"/>
          <w:color w:val="028009"/>
          <w:kern w:val="0"/>
          <w:lang w:bidi="ar-SA"/>
        </w:rPr>
        <w:t>%mm</w:t>
      </w:r>
    </w:p>
    <w:p w14:paraId="4EFFDD0E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96C3D">
        <w:rPr>
          <w:rFonts w:ascii="Courier New" w:hAnsi="Courier New" w:cs="Courier New"/>
          <w:color w:val="000000"/>
          <w:kern w:val="0"/>
          <w:lang w:bidi="ar-SA"/>
        </w:rPr>
        <w:t xml:space="preserve">L2=300; </w:t>
      </w:r>
      <w:r w:rsidRPr="00296C3D">
        <w:rPr>
          <w:rFonts w:ascii="Courier New" w:hAnsi="Courier New" w:cs="Courier New"/>
          <w:color w:val="028009"/>
          <w:kern w:val="0"/>
          <w:lang w:bidi="ar-SA"/>
        </w:rPr>
        <w:t>%mm</w:t>
      </w:r>
    </w:p>
    <w:p w14:paraId="48D053E7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96C3D">
        <w:rPr>
          <w:rFonts w:ascii="Courier New" w:hAnsi="Courier New" w:cs="Courier New"/>
          <w:color w:val="000000"/>
          <w:kern w:val="0"/>
          <w:lang w:bidi="ar-SA"/>
        </w:rPr>
        <w:t>position</w:t>
      </w:r>
      <w:proofErr w:type="gramStart"/>
      <w:r w:rsidRPr="00296C3D">
        <w:rPr>
          <w:rFonts w:ascii="Courier New" w:hAnsi="Courier New" w:cs="Courier New"/>
          <w:color w:val="000000"/>
          <w:kern w:val="0"/>
          <w:lang w:bidi="ar-SA"/>
        </w:rPr>
        <w:t>=[</w:t>
      </w:r>
      <w:proofErr w:type="gramEnd"/>
      <w:r w:rsidRPr="00296C3D">
        <w:rPr>
          <w:rFonts w:ascii="Courier New" w:hAnsi="Courier New" w:cs="Courier New"/>
          <w:color w:val="000000"/>
          <w:kern w:val="0"/>
          <w:lang w:bidi="ar-SA"/>
        </w:rPr>
        <w:t>284.829 -164.446 190.293 ;</w:t>
      </w:r>
    </w:p>
    <w:p w14:paraId="7B2F9B62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96C3D">
        <w:rPr>
          <w:rFonts w:ascii="Courier New" w:hAnsi="Courier New" w:cs="Courier New"/>
          <w:color w:val="000000"/>
          <w:kern w:val="0"/>
          <w:lang w:bidi="ar-SA"/>
        </w:rPr>
        <w:t xml:space="preserve">          91.203 340.373 </w:t>
      </w:r>
      <w:proofErr w:type="gramStart"/>
      <w:r w:rsidRPr="00296C3D">
        <w:rPr>
          <w:rFonts w:ascii="Courier New" w:hAnsi="Courier New" w:cs="Courier New"/>
          <w:color w:val="000000"/>
          <w:kern w:val="0"/>
          <w:lang w:bidi="ar-SA"/>
        </w:rPr>
        <w:t>605.682 ]</w:t>
      </w:r>
      <w:proofErr w:type="gramEnd"/>
      <w:r w:rsidRPr="00296C3D">
        <w:rPr>
          <w:rFonts w:ascii="Courier New" w:hAnsi="Courier New" w:cs="Courier New"/>
          <w:color w:val="000000"/>
          <w:kern w:val="0"/>
          <w:lang w:bidi="ar-SA"/>
        </w:rPr>
        <w:t>;</w:t>
      </w:r>
    </w:p>
    <w:p w14:paraId="6C68EFF7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96C3D">
        <w:rPr>
          <w:rFonts w:ascii="Courier New" w:hAnsi="Courier New" w:cs="Courier New"/>
          <w:color w:val="000000"/>
          <w:kern w:val="0"/>
          <w:lang w:bidi="ar-SA"/>
        </w:rPr>
        <w:t>parameters=</w:t>
      </w:r>
      <w:proofErr w:type="gramStart"/>
      <w:r w:rsidRPr="00296C3D">
        <w:rPr>
          <w:rFonts w:ascii="Courier New" w:hAnsi="Courier New" w:cs="Courier New"/>
          <w:color w:val="000000"/>
          <w:kern w:val="0"/>
          <w:lang w:bidi="ar-SA"/>
        </w:rPr>
        <w:t>zeros(</w:t>
      </w:r>
      <w:proofErr w:type="gramEnd"/>
      <w:r w:rsidRPr="00296C3D">
        <w:rPr>
          <w:rFonts w:ascii="Courier New" w:hAnsi="Courier New" w:cs="Courier New"/>
          <w:color w:val="000000"/>
          <w:kern w:val="0"/>
          <w:lang w:bidi="ar-SA"/>
        </w:rPr>
        <w:t>3,2);</w:t>
      </w:r>
    </w:p>
    <w:p w14:paraId="10CAD031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96C3D">
        <w:rPr>
          <w:rFonts w:ascii="Courier New" w:hAnsi="Courier New" w:cs="Courier New"/>
          <w:color w:val="000000"/>
          <w:kern w:val="0"/>
          <w:lang w:bidi="ar-SA"/>
        </w:rPr>
        <w:t>a=</w:t>
      </w:r>
      <w:proofErr w:type="gramStart"/>
      <w:r w:rsidRPr="00296C3D">
        <w:rPr>
          <w:rFonts w:ascii="Courier New" w:hAnsi="Courier New" w:cs="Courier New"/>
          <w:color w:val="000000"/>
          <w:kern w:val="0"/>
          <w:lang w:bidi="ar-SA"/>
        </w:rPr>
        <w:t>zeros(</w:t>
      </w:r>
      <w:proofErr w:type="gramEnd"/>
      <w:r w:rsidRPr="00296C3D">
        <w:rPr>
          <w:rFonts w:ascii="Courier New" w:hAnsi="Courier New" w:cs="Courier New"/>
          <w:color w:val="000000"/>
          <w:kern w:val="0"/>
          <w:lang w:bidi="ar-SA"/>
        </w:rPr>
        <w:t>3,4);</w:t>
      </w:r>
    </w:p>
    <w:p w14:paraId="4FA1AC36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96C3D">
        <w:rPr>
          <w:rFonts w:ascii="Courier New" w:hAnsi="Courier New" w:cs="Courier New"/>
          <w:color w:val="000000"/>
          <w:kern w:val="0"/>
          <w:lang w:bidi="ar-SA"/>
        </w:rPr>
        <w:t xml:space="preserve">s=1; </w:t>
      </w:r>
      <w:r w:rsidRPr="00296C3D">
        <w:rPr>
          <w:rFonts w:ascii="Courier New" w:hAnsi="Courier New" w:cs="Courier New"/>
          <w:color w:val="028009"/>
          <w:kern w:val="0"/>
          <w:lang w:bidi="ar-SA"/>
        </w:rPr>
        <w:t>% in seconds</w:t>
      </w:r>
    </w:p>
    <w:p w14:paraId="0858673E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96C3D">
        <w:rPr>
          <w:rFonts w:ascii="Courier New" w:hAnsi="Courier New" w:cs="Courier New"/>
          <w:color w:val="0E00FF"/>
          <w:kern w:val="0"/>
          <w:lang w:bidi="ar-SA"/>
        </w:rPr>
        <w:t>for</w:t>
      </w:r>
      <w:r w:rsidRPr="00296C3D">
        <w:rPr>
          <w:rFonts w:ascii="Courier New" w:hAnsi="Courier New" w:cs="Courier New"/>
          <w:color w:val="000000"/>
          <w:kern w:val="0"/>
          <w:lang w:bidi="ar-SA"/>
        </w:rPr>
        <w:t xml:space="preserve"> k=1:2</w:t>
      </w:r>
    </w:p>
    <w:p w14:paraId="427D5DE9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96C3D">
        <w:rPr>
          <w:rFonts w:ascii="Courier New" w:hAnsi="Courier New" w:cs="Courier New"/>
          <w:color w:val="000000"/>
          <w:kern w:val="0"/>
          <w:lang w:bidi="ar-SA"/>
        </w:rPr>
        <w:t xml:space="preserve">    x=position(k,1);</w:t>
      </w:r>
    </w:p>
    <w:p w14:paraId="5E8889CF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96C3D">
        <w:rPr>
          <w:rFonts w:ascii="Courier New" w:hAnsi="Courier New" w:cs="Courier New"/>
          <w:color w:val="000000"/>
          <w:kern w:val="0"/>
          <w:lang w:bidi="ar-SA"/>
        </w:rPr>
        <w:t xml:space="preserve">    y=position(k,2);</w:t>
      </w:r>
    </w:p>
    <w:p w14:paraId="371BC60E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96C3D">
        <w:rPr>
          <w:rFonts w:ascii="Courier New" w:hAnsi="Courier New" w:cs="Courier New"/>
          <w:color w:val="000000"/>
          <w:kern w:val="0"/>
          <w:lang w:bidi="ar-SA"/>
        </w:rPr>
        <w:t xml:space="preserve">    z=position(k,3);</w:t>
      </w:r>
    </w:p>
    <w:p w14:paraId="3F89EA97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96C3D">
        <w:rPr>
          <w:rFonts w:ascii="Courier New" w:hAnsi="Courier New" w:cs="Courier New"/>
          <w:color w:val="000000"/>
          <w:kern w:val="0"/>
          <w:lang w:bidi="ar-SA"/>
        </w:rPr>
        <w:t xml:space="preserve">    t1=atan2(</w:t>
      </w:r>
      <w:proofErr w:type="spellStart"/>
      <w:proofErr w:type="gramStart"/>
      <w:r w:rsidRPr="00296C3D">
        <w:rPr>
          <w:rFonts w:ascii="Courier New" w:hAnsi="Courier New" w:cs="Courier New"/>
          <w:color w:val="000000"/>
          <w:kern w:val="0"/>
          <w:lang w:bidi="ar-SA"/>
        </w:rPr>
        <w:t>y,x</w:t>
      </w:r>
      <w:proofErr w:type="spellEnd"/>
      <w:proofErr w:type="gramEnd"/>
      <w:r w:rsidRPr="00296C3D">
        <w:rPr>
          <w:rFonts w:ascii="Courier New" w:hAnsi="Courier New" w:cs="Courier New"/>
          <w:color w:val="000000"/>
          <w:kern w:val="0"/>
          <w:lang w:bidi="ar-SA"/>
        </w:rPr>
        <w:t>);</w:t>
      </w:r>
    </w:p>
    <w:p w14:paraId="28F98517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96C3D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r w:rsidRPr="00296C3D">
        <w:rPr>
          <w:rFonts w:ascii="Courier New" w:hAnsi="Courier New" w:cs="Courier New"/>
          <w:color w:val="0E00FF"/>
          <w:kern w:val="0"/>
          <w:lang w:bidi="ar-SA"/>
        </w:rPr>
        <w:t>if</w:t>
      </w:r>
      <w:r w:rsidRPr="00296C3D">
        <w:rPr>
          <w:rFonts w:ascii="Courier New" w:hAnsi="Courier New" w:cs="Courier New"/>
          <w:color w:val="000000"/>
          <w:kern w:val="0"/>
          <w:lang w:bidi="ar-SA"/>
        </w:rPr>
        <w:t xml:space="preserve"> abs(x)&lt;1e-3</w:t>
      </w:r>
    </w:p>
    <w:p w14:paraId="07737BDB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96C3D">
        <w:rPr>
          <w:rFonts w:ascii="Courier New" w:hAnsi="Courier New" w:cs="Courier New"/>
          <w:color w:val="000000"/>
          <w:kern w:val="0"/>
          <w:lang w:bidi="ar-SA"/>
        </w:rPr>
        <w:t xml:space="preserve">       t2=</w:t>
      </w:r>
      <w:proofErr w:type="spellStart"/>
      <w:proofErr w:type="gramStart"/>
      <w:r w:rsidRPr="00296C3D">
        <w:rPr>
          <w:rFonts w:ascii="Courier New" w:hAnsi="Courier New" w:cs="Courier New"/>
          <w:color w:val="000000"/>
          <w:kern w:val="0"/>
          <w:lang w:bidi="ar-SA"/>
        </w:rPr>
        <w:t>atan</w:t>
      </w:r>
      <w:proofErr w:type="spellEnd"/>
      <w:r w:rsidRPr="00296C3D">
        <w:rPr>
          <w:rFonts w:ascii="Courier New" w:hAnsi="Courier New" w:cs="Courier New"/>
          <w:color w:val="000000"/>
          <w:kern w:val="0"/>
          <w:lang w:bidi="ar-SA"/>
        </w:rPr>
        <w:t>( (</w:t>
      </w:r>
      <w:proofErr w:type="gramEnd"/>
      <w:r w:rsidRPr="00296C3D">
        <w:rPr>
          <w:rFonts w:ascii="Courier New" w:hAnsi="Courier New" w:cs="Courier New"/>
          <w:color w:val="000000"/>
          <w:kern w:val="0"/>
          <w:lang w:bidi="ar-SA"/>
        </w:rPr>
        <w:t>z-L1)*sin(t1)/y );</w:t>
      </w:r>
    </w:p>
    <w:p w14:paraId="74633262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96C3D">
        <w:rPr>
          <w:rFonts w:ascii="Courier New" w:hAnsi="Courier New" w:cs="Courier New"/>
          <w:color w:val="000000"/>
          <w:kern w:val="0"/>
          <w:lang w:bidi="ar-SA"/>
        </w:rPr>
        <w:t xml:space="preserve">       d=y/(sin(t</w:t>
      </w:r>
      <w:proofErr w:type="gramStart"/>
      <w:r w:rsidRPr="00296C3D">
        <w:rPr>
          <w:rFonts w:ascii="Courier New" w:hAnsi="Courier New" w:cs="Courier New"/>
          <w:color w:val="000000"/>
          <w:kern w:val="0"/>
          <w:lang w:bidi="ar-SA"/>
        </w:rPr>
        <w:t>1)*</w:t>
      </w:r>
      <w:proofErr w:type="gramEnd"/>
      <w:r w:rsidRPr="00296C3D">
        <w:rPr>
          <w:rFonts w:ascii="Courier New" w:hAnsi="Courier New" w:cs="Courier New"/>
          <w:color w:val="000000"/>
          <w:kern w:val="0"/>
          <w:lang w:bidi="ar-SA"/>
        </w:rPr>
        <w:t xml:space="preserve">cos(t2))-L2; </w:t>
      </w:r>
    </w:p>
    <w:p w14:paraId="1C90D1CA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96C3D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r w:rsidRPr="00296C3D">
        <w:rPr>
          <w:rFonts w:ascii="Courier New" w:hAnsi="Courier New" w:cs="Courier New"/>
          <w:color w:val="0E00FF"/>
          <w:kern w:val="0"/>
          <w:lang w:bidi="ar-SA"/>
        </w:rPr>
        <w:t>else</w:t>
      </w:r>
    </w:p>
    <w:p w14:paraId="7ACCF358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96C3D">
        <w:rPr>
          <w:rFonts w:ascii="Courier New" w:hAnsi="Courier New" w:cs="Courier New"/>
          <w:color w:val="000000"/>
          <w:kern w:val="0"/>
          <w:lang w:bidi="ar-SA"/>
        </w:rPr>
        <w:t xml:space="preserve">       t2=</w:t>
      </w:r>
      <w:proofErr w:type="spellStart"/>
      <w:proofErr w:type="gramStart"/>
      <w:r w:rsidRPr="00296C3D">
        <w:rPr>
          <w:rFonts w:ascii="Courier New" w:hAnsi="Courier New" w:cs="Courier New"/>
          <w:color w:val="000000"/>
          <w:kern w:val="0"/>
          <w:lang w:bidi="ar-SA"/>
        </w:rPr>
        <w:t>atan</w:t>
      </w:r>
      <w:proofErr w:type="spellEnd"/>
      <w:r w:rsidRPr="00296C3D">
        <w:rPr>
          <w:rFonts w:ascii="Courier New" w:hAnsi="Courier New" w:cs="Courier New"/>
          <w:color w:val="000000"/>
          <w:kern w:val="0"/>
          <w:lang w:bidi="ar-SA"/>
        </w:rPr>
        <w:t>( (</w:t>
      </w:r>
      <w:proofErr w:type="gramEnd"/>
      <w:r w:rsidRPr="00296C3D">
        <w:rPr>
          <w:rFonts w:ascii="Courier New" w:hAnsi="Courier New" w:cs="Courier New"/>
          <w:color w:val="000000"/>
          <w:kern w:val="0"/>
          <w:lang w:bidi="ar-SA"/>
        </w:rPr>
        <w:t>z-L1)*cos(t1)/x );</w:t>
      </w:r>
    </w:p>
    <w:p w14:paraId="23A06351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96C3D">
        <w:rPr>
          <w:rFonts w:ascii="Courier New" w:hAnsi="Courier New" w:cs="Courier New"/>
          <w:color w:val="000000"/>
          <w:kern w:val="0"/>
          <w:lang w:bidi="ar-SA"/>
        </w:rPr>
        <w:t xml:space="preserve">       d=x/(cos(t</w:t>
      </w:r>
      <w:proofErr w:type="gramStart"/>
      <w:r w:rsidRPr="00296C3D">
        <w:rPr>
          <w:rFonts w:ascii="Courier New" w:hAnsi="Courier New" w:cs="Courier New"/>
          <w:color w:val="000000"/>
          <w:kern w:val="0"/>
          <w:lang w:bidi="ar-SA"/>
        </w:rPr>
        <w:t>1)*</w:t>
      </w:r>
      <w:proofErr w:type="gramEnd"/>
      <w:r w:rsidRPr="00296C3D">
        <w:rPr>
          <w:rFonts w:ascii="Courier New" w:hAnsi="Courier New" w:cs="Courier New"/>
          <w:color w:val="000000"/>
          <w:kern w:val="0"/>
          <w:lang w:bidi="ar-SA"/>
        </w:rPr>
        <w:t>cos(t2))-L2;</w:t>
      </w:r>
    </w:p>
    <w:p w14:paraId="5B0EE713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96C3D">
        <w:rPr>
          <w:rFonts w:ascii="Courier New" w:hAnsi="Courier New" w:cs="Courier New"/>
          <w:color w:val="000000"/>
          <w:kern w:val="0"/>
          <w:lang w:bidi="ar-SA"/>
        </w:rPr>
        <w:t xml:space="preserve">    </w:t>
      </w:r>
      <w:r w:rsidRPr="00296C3D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65C3BD22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96C3D">
        <w:rPr>
          <w:rFonts w:ascii="Courier New" w:hAnsi="Courier New" w:cs="Courier New"/>
          <w:color w:val="000000"/>
          <w:kern w:val="0"/>
          <w:lang w:bidi="ar-SA"/>
        </w:rPr>
        <w:t xml:space="preserve">    parameters</w:t>
      </w:r>
      <w:proofErr w:type="gramStart"/>
      <w:r w:rsidRPr="00296C3D">
        <w:rPr>
          <w:rFonts w:ascii="Courier New" w:hAnsi="Courier New" w:cs="Courier New"/>
          <w:color w:val="000000"/>
          <w:kern w:val="0"/>
          <w:lang w:bidi="ar-SA"/>
        </w:rPr>
        <w:t>(:,</w:t>
      </w:r>
      <w:proofErr w:type="gramEnd"/>
      <w:r w:rsidRPr="00296C3D">
        <w:rPr>
          <w:rFonts w:ascii="Courier New" w:hAnsi="Courier New" w:cs="Courier New"/>
          <w:color w:val="000000"/>
          <w:kern w:val="0"/>
          <w:lang w:bidi="ar-SA"/>
        </w:rPr>
        <w:t>k)=[t1;t2;d];</w:t>
      </w:r>
    </w:p>
    <w:p w14:paraId="213BBD83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96C3D">
        <w:rPr>
          <w:rFonts w:ascii="Courier New" w:hAnsi="Courier New" w:cs="Courier New"/>
          <w:color w:val="0E00FF"/>
          <w:kern w:val="0"/>
          <w:lang w:bidi="ar-SA"/>
        </w:rPr>
        <w:t>end</w:t>
      </w:r>
    </w:p>
    <w:p w14:paraId="0BE1FD3F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96C3D">
        <w:rPr>
          <w:rFonts w:ascii="Courier New" w:hAnsi="Courier New" w:cs="Courier New"/>
          <w:color w:val="0E00FF"/>
          <w:kern w:val="0"/>
          <w:lang w:bidi="ar-SA"/>
        </w:rPr>
        <w:t xml:space="preserve"> </w:t>
      </w:r>
    </w:p>
    <w:p w14:paraId="77BD0544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96C3D">
        <w:rPr>
          <w:rFonts w:ascii="Courier New" w:hAnsi="Courier New" w:cs="Courier New"/>
          <w:color w:val="028009"/>
          <w:kern w:val="0"/>
          <w:lang w:bidi="ar-SA"/>
        </w:rPr>
        <w:t>%Now we calculate trajectory coefficient</w:t>
      </w:r>
    </w:p>
    <w:p w14:paraId="2980086D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96C3D">
        <w:rPr>
          <w:rFonts w:ascii="Courier New" w:hAnsi="Courier New" w:cs="Courier New"/>
          <w:color w:val="000000"/>
          <w:kern w:val="0"/>
          <w:lang w:bidi="ar-SA"/>
        </w:rPr>
        <w:t>a</w:t>
      </w:r>
      <w:proofErr w:type="gramStart"/>
      <w:r w:rsidRPr="00296C3D">
        <w:rPr>
          <w:rFonts w:ascii="Courier New" w:hAnsi="Courier New" w:cs="Courier New"/>
          <w:color w:val="000000"/>
          <w:kern w:val="0"/>
          <w:lang w:bidi="ar-SA"/>
        </w:rPr>
        <w:t>(:,</w:t>
      </w:r>
      <w:proofErr w:type="gramEnd"/>
      <w:r w:rsidRPr="00296C3D">
        <w:rPr>
          <w:rFonts w:ascii="Courier New" w:hAnsi="Courier New" w:cs="Courier New"/>
          <w:color w:val="000000"/>
          <w:kern w:val="0"/>
          <w:lang w:bidi="ar-SA"/>
        </w:rPr>
        <w:t>1)=parameters(:,1);</w:t>
      </w:r>
    </w:p>
    <w:p w14:paraId="2FD007DA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96C3D">
        <w:rPr>
          <w:rFonts w:ascii="Courier New" w:hAnsi="Courier New" w:cs="Courier New"/>
          <w:color w:val="028009"/>
          <w:kern w:val="0"/>
          <w:lang w:bidi="ar-SA"/>
        </w:rPr>
        <w:t>%a</w:t>
      </w:r>
      <w:proofErr w:type="gramStart"/>
      <w:r w:rsidRPr="00296C3D">
        <w:rPr>
          <w:rFonts w:ascii="Courier New" w:hAnsi="Courier New" w:cs="Courier New"/>
          <w:color w:val="028009"/>
          <w:kern w:val="0"/>
          <w:lang w:bidi="ar-SA"/>
        </w:rPr>
        <w:t>(:,</w:t>
      </w:r>
      <w:proofErr w:type="gramEnd"/>
      <w:r w:rsidRPr="00296C3D">
        <w:rPr>
          <w:rFonts w:ascii="Courier New" w:hAnsi="Courier New" w:cs="Courier New"/>
          <w:color w:val="028009"/>
          <w:kern w:val="0"/>
          <w:lang w:bidi="ar-SA"/>
        </w:rPr>
        <w:t>2) remain zero</w:t>
      </w:r>
    </w:p>
    <w:p w14:paraId="5ACA1042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96C3D">
        <w:rPr>
          <w:rFonts w:ascii="Courier New" w:hAnsi="Courier New" w:cs="Courier New"/>
          <w:color w:val="000000"/>
          <w:kern w:val="0"/>
          <w:lang w:bidi="ar-SA"/>
        </w:rPr>
        <w:t>a</w:t>
      </w:r>
      <w:proofErr w:type="gramStart"/>
      <w:r w:rsidRPr="00296C3D">
        <w:rPr>
          <w:rFonts w:ascii="Courier New" w:hAnsi="Courier New" w:cs="Courier New"/>
          <w:color w:val="000000"/>
          <w:kern w:val="0"/>
          <w:lang w:bidi="ar-SA"/>
        </w:rPr>
        <w:t>(:,</w:t>
      </w:r>
      <w:proofErr w:type="gramEnd"/>
      <w:r w:rsidRPr="00296C3D">
        <w:rPr>
          <w:rFonts w:ascii="Courier New" w:hAnsi="Courier New" w:cs="Courier New"/>
          <w:color w:val="000000"/>
          <w:kern w:val="0"/>
          <w:lang w:bidi="ar-SA"/>
        </w:rPr>
        <w:t>4)=(-parameters(:,2)+a(:,1))/(0.5*s^3);</w:t>
      </w:r>
    </w:p>
    <w:p w14:paraId="14DE9A8E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96C3D">
        <w:rPr>
          <w:rFonts w:ascii="Courier New" w:hAnsi="Courier New" w:cs="Courier New"/>
          <w:color w:val="000000"/>
          <w:kern w:val="0"/>
          <w:lang w:bidi="ar-SA"/>
        </w:rPr>
        <w:t>a</w:t>
      </w:r>
      <w:proofErr w:type="gramStart"/>
      <w:r w:rsidRPr="00296C3D">
        <w:rPr>
          <w:rFonts w:ascii="Courier New" w:hAnsi="Courier New" w:cs="Courier New"/>
          <w:color w:val="000000"/>
          <w:kern w:val="0"/>
          <w:lang w:bidi="ar-SA"/>
        </w:rPr>
        <w:t>(:,</w:t>
      </w:r>
      <w:proofErr w:type="gramEnd"/>
      <w:r w:rsidRPr="00296C3D">
        <w:rPr>
          <w:rFonts w:ascii="Courier New" w:hAnsi="Courier New" w:cs="Courier New"/>
          <w:color w:val="000000"/>
          <w:kern w:val="0"/>
          <w:lang w:bidi="ar-SA"/>
        </w:rPr>
        <w:t>3)= -1.5*a(:,4)*s;</w:t>
      </w:r>
    </w:p>
    <w:p w14:paraId="3ADC069D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96C3D">
        <w:rPr>
          <w:rFonts w:ascii="Courier New" w:hAnsi="Courier New" w:cs="Courier New"/>
          <w:color w:val="028009"/>
          <w:kern w:val="0"/>
          <w:lang w:bidi="ar-SA"/>
        </w:rPr>
        <w:t xml:space="preserve">%Now we generate </w:t>
      </w:r>
      <w:proofErr w:type="spellStart"/>
      <w:r w:rsidRPr="00296C3D">
        <w:rPr>
          <w:rFonts w:ascii="Courier New" w:hAnsi="Courier New" w:cs="Courier New"/>
          <w:color w:val="028009"/>
          <w:kern w:val="0"/>
          <w:lang w:bidi="ar-SA"/>
        </w:rPr>
        <w:t>trajactory</w:t>
      </w:r>
      <w:proofErr w:type="spellEnd"/>
      <w:r w:rsidRPr="00296C3D">
        <w:rPr>
          <w:rFonts w:ascii="Courier New" w:hAnsi="Courier New" w:cs="Courier New"/>
          <w:color w:val="028009"/>
          <w:kern w:val="0"/>
          <w:lang w:bidi="ar-SA"/>
        </w:rPr>
        <w:t xml:space="preserve"> inputs</w:t>
      </w:r>
    </w:p>
    <w:p w14:paraId="25F68463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96C3D">
        <w:rPr>
          <w:rFonts w:ascii="Courier New" w:hAnsi="Courier New" w:cs="Courier New"/>
          <w:color w:val="000000"/>
          <w:kern w:val="0"/>
          <w:lang w:bidi="ar-SA"/>
        </w:rPr>
        <w:lastRenderedPageBreak/>
        <w:t>t=0:0.01:1;</w:t>
      </w:r>
    </w:p>
    <w:p w14:paraId="7D418B26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96C3D">
        <w:rPr>
          <w:rFonts w:ascii="Courier New" w:hAnsi="Courier New" w:cs="Courier New"/>
          <w:color w:val="000000"/>
          <w:kern w:val="0"/>
          <w:lang w:bidi="ar-SA"/>
        </w:rPr>
        <w:t>f=@(x) a</w:t>
      </w:r>
      <w:proofErr w:type="gramStart"/>
      <w:r w:rsidRPr="00296C3D">
        <w:rPr>
          <w:rFonts w:ascii="Courier New" w:hAnsi="Courier New" w:cs="Courier New"/>
          <w:color w:val="000000"/>
          <w:kern w:val="0"/>
          <w:lang w:bidi="ar-SA"/>
        </w:rPr>
        <w:t>(:,</w:t>
      </w:r>
      <w:proofErr w:type="gramEnd"/>
      <w:r w:rsidRPr="00296C3D">
        <w:rPr>
          <w:rFonts w:ascii="Courier New" w:hAnsi="Courier New" w:cs="Courier New"/>
          <w:color w:val="000000"/>
          <w:kern w:val="0"/>
          <w:lang w:bidi="ar-SA"/>
        </w:rPr>
        <w:t>1)+a(:,2)*</w:t>
      </w:r>
      <w:proofErr w:type="spellStart"/>
      <w:r w:rsidRPr="00296C3D">
        <w:rPr>
          <w:rFonts w:ascii="Courier New" w:hAnsi="Courier New" w:cs="Courier New"/>
          <w:color w:val="000000"/>
          <w:kern w:val="0"/>
          <w:lang w:bidi="ar-SA"/>
        </w:rPr>
        <w:t>x+a</w:t>
      </w:r>
      <w:proofErr w:type="spellEnd"/>
      <w:r w:rsidRPr="00296C3D">
        <w:rPr>
          <w:rFonts w:ascii="Courier New" w:hAnsi="Courier New" w:cs="Courier New"/>
          <w:color w:val="000000"/>
          <w:kern w:val="0"/>
          <w:lang w:bidi="ar-SA"/>
        </w:rPr>
        <w:t>(:,3)*x.^2+a(:,4)*x.^3;</w:t>
      </w:r>
    </w:p>
    <w:p w14:paraId="5684320E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 w:rsidRPr="00296C3D">
        <w:rPr>
          <w:rFonts w:ascii="Courier New" w:hAnsi="Courier New" w:cs="Courier New"/>
          <w:color w:val="000000"/>
          <w:kern w:val="0"/>
          <w:lang w:bidi="ar-SA"/>
        </w:rPr>
        <w:t xml:space="preserve">output=f(t); </w:t>
      </w:r>
      <w:r w:rsidRPr="00296C3D">
        <w:rPr>
          <w:rFonts w:ascii="Courier New" w:hAnsi="Courier New" w:cs="Courier New"/>
          <w:color w:val="028009"/>
          <w:kern w:val="0"/>
          <w:lang w:bidi="ar-SA"/>
        </w:rPr>
        <w:t>% outputs are in mm and rad</w:t>
      </w:r>
    </w:p>
    <w:p w14:paraId="288129AA" w14:textId="77777777" w:rsidR="00296C3D" w:rsidRPr="00296C3D" w:rsidRDefault="00296C3D" w:rsidP="00296C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proofErr w:type="spellStart"/>
      <w:r w:rsidRPr="00296C3D">
        <w:rPr>
          <w:rFonts w:ascii="Courier New" w:hAnsi="Courier New" w:cs="Courier New"/>
          <w:color w:val="000000"/>
          <w:kern w:val="0"/>
          <w:lang w:bidi="ar-SA"/>
        </w:rPr>
        <w:t>joints_traj</w:t>
      </w:r>
      <w:proofErr w:type="spellEnd"/>
      <w:r w:rsidRPr="00296C3D">
        <w:rPr>
          <w:rFonts w:ascii="Courier New" w:hAnsi="Courier New" w:cs="Courier New"/>
          <w:color w:val="000000"/>
          <w:kern w:val="0"/>
          <w:lang w:bidi="ar-SA"/>
        </w:rPr>
        <w:t>=[</w:t>
      </w:r>
      <w:proofErr w:type="spellStart"/>
      <w:r w:rsidRPr="00296C3D">
        <w:rPr>
          <w:rFonts w:ascii="Courier New" w:hAnsi="Courier New" w:cs="Courier New"/>
          <w:color w:val="000000"/>
          <w:kern w:val="0"/>
          <w:lang w:bidi="ar-SA"/>
        </w:rPr>
        <w:t>t</w:t>
      </w:r>
      <w:proofErr w:type="gramStart"/>
      <w:r w:rsidRPr="00296C3D">
        <w:rPr>
          <w:rFonts w:ascii="Courier New" w:hAnsi="Courier New" w:cs="Courier New"/>
          <w:color w:val="000000"/>
          <w:kern w:val="0"/>
          <w:lang w:bidi="ar-SA"/>
        </w:rPr>
        <w:t>',output</w:t>
      </w:r>
      <w:proofErr w:type="spellEnd"/>
      <w:proofErr w:type="gramEnd"/>
      <w:r w:rsidRPr="00296C3D">
        <w:rPr>
          <w:rFonts w:ascii="Courier New" w:hAnsi="Courier New" w:cs="Courier New"/>
          <w:color w:val="000000"/>
          <w:kern w:val="0"/>
          <w:lang w:bidi="ar-SA"/>
        </w:rPr>
        <w:t>(1,:)',</w:t>
      </w:r>
      <w:proofErr w:type="spellStart"/>
      <w:r w:rsidRPr="00296C3D">
        <w:rPr>
          <w:rFonts w:ascii="Courier New" w:hAnsi="Courier New" w:cs="Courier New"/>
          <w:color w:val="000000"/>
          <w:kern w:val="0"/>
          <w:lang w:bidi="ar-SA"/>
        </w:rPr>
        <w:t>t',output</w:t>
      </w:r>
      <w:proofErr w:type="spellEnd"/>
      <w:r w:rsidRPr="00296C3D">
        <w:rPr>
          <w:rFonts w:ascii="Courier New" w:hAnsi="Courier New" w:cs="Courier New"/>
          <w:color w:val="000000"/>
          <w:kern w:val="0"/>
          <w:lang w:bidi="ar-SA"/>
        </w:rPr>
        <w:t>(2,:)',</w:t>
      </w:r>
      <w:proofErr w:type="spellStart"/>
      <w:r w:rsidRPr="00296C3D">
        <w:rPr>
          <w:rFonts w:ascii="Courier New" w:hAnsi="Courier New" w:cs="Courier New"/>
          <w:color w:val="000000"/>
          <w:kern w:val="0"/>
          <w:lang w:bidi="ar-SA"/>
        </w:rPr>
        <w:t>t',output</w:t>
      </w:r>
      <w:proofErr w:type="spellEnd"/>
      <w:r w:rsidRPr="00296C3D">
        <w:rPr>
          <w:rFonts w:ascii="Courier New" w:hAnsi="Courier New" w:cs="Courier New"/>
          <w:color w:val="000000"/>
          <w:kern w:val="0"/>
          <w:lang w:bidi="ar-SA"/>
        </w:rPr>
        <w:t>(3,:)'];</w:t>
      </w:r>
    </w:p>
    <w:p w14:paraId="31EB5886" w14:textId="77777777" w:rsidR="00296C3D" w:rsidRPr="00296C3D" w:rsidRDefault="00296C3D" w:rsidP="00F32000">
      <w:pPr>
        <w:rPr>
          <w:rFonts w:cs="B Nazanin"/>
          <w:sz w:val="20"/>
          <w:szCs w:val="20"/>
          <w:rtl/>
        </w:rPr>
      </w:pPr>
    </w:p>
    <w:p w14:paraId="3BEB4D50" w14:textId="06336442" w:rsidR="00F32000" w:rsidRDefault="00653F98" w:rsidP="00F32000">
      <w:pPr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 xml:space="preserve">سپس این ورودی ها را، در </w:t>
      </w:r>
      <w:r>
        <w:rPr>
          <w:rFonts w:cs="B Nazanin"/>
          <w:sz w:val="24"/>
          <w:szCs w:val="24"/>
        </w:rPr>
        <w:t>model_3</w:t>
      </w:r>
      <w:r>
        <w:rPr>
          <w:rFonts w:cs="B Nazanin" w:hint="cs"/>
          <w:sz w:val="24"/>
          <w:szCs w:val="24"/>
          <w:rtl/>
        </w:rPr>
        <w:t xml:space="preserve"> در بلوک </w:t>
      </w:r>
      <w:r>
        <w:rPr>
          <w:rFonts w:cs="B Nazanin"/>
          <w:sz w:val="24"/>
          <w:szCs w:val="24"/>
        </w:rPr>
        <w:t>Ideal Trajectory</w:t>
      </w:r>
      <w:r>
        <w:rPr>
          <w:rFonts w:cs="B Nazanin" w:hint="cs"/>
          <w:sz w:val="24"/>
          <w:szCs w:val="24"/>
          <w:rtl/>
        </w:rPr>
        <w:t xml:space="preserve"> به مفاصل می</w:t>
      </w:r>
      <w:r>
        <w:rPr>
          <w:rFonts w:cs="B Nazanin"/>
          <w:sz w:val="24"/>
          <w:szCs w:val="24"/>
          <w:rtl/>
        </w:rPr>
        <w:softHyphen/>
      </w:r>
      <w:r>
        <w:rPr>
          <w:rFonts w:cs="B Nazanin" w:hint="cs"/>
          <w:sz w:val="24"/>
          <w:szCs w:val="24"/>
          <w:rtl/>
        </w:rPr>
        <w:t xml:space="preserve">دهیم </w:t>
      </w:r>
      <w:r w:rsidRPr="00653F98">
        <w:rPr>
          <w:rFonts w:cs="B Nazanin" w:hint="cs"/>
          <w:sz w:val="24"/>
          <w:szCs w:val="24"/>
          <w:rtl/>
        </w:rPr>
        <w:t>تا</w:t>
      </w:r>
      <w:r w:rsidRPr="00653F98">
        <w:rPr>
          <w:rFonts w:cs="B Nazanin"/>
          <w:sz w:val="24"/>
          <w:szCs w:val="24"/>
        </w:rPr>
        <w:t xml:space="preserve"> </w:t>
      </w:r>
      <w:r w:rsidRPr="00653F98">
        <w:rPr>
          <w:rFonts w:cs="B Nazanin" w:hint="cs"/>
          <w:sz w:val="24"/>
          <w:szCs w:val="24"/>
          <w:rtl/>
        </w:rPr>
        <w:t xml:space="preserve"> مسیر ایده</w:t>
      </w:r>
      <w:r w:rsidRPr="00653F98">
        <w:rPr>
          <w:rFonts w:cs="B Nazanin"/>
          <w:sz w:val="24"/>
          <w:szCs w:val="24"/>
          <w:rtl/>
        </w:rPr>
        <w:softHyphen/>
      </w:r>
      <w:r w:rsidRPr="00653F98">
        <w:rPr>
          <w:rFonts w:cs="B Nazanin" w:hint="cs"/>
          <w:sz w:val="24"/>
          <w:szCs w:val="24"/>
          <w:rtl/>
        </w:rPr>
        <w:t>آل را برای</w:t>
      </w:r>
      <w:r>
        <w:rPr>
          <w:rFonts w:cs="B Nazanin" w:hint="cs"/>
          <w:sz w:val="24"/>
          <w:szCs w:val="24"/>
          <w:rtl/>
        </w:rPr>
        <w:t xml:space="preserve"> محاسبه خطای </w:t>
      </w:r>
      <w:r>
        <w:rPr>
          <w:rFonts w:cs="B Nazanin"/>
          <w:sz w:val="24"/>
          <w:szCs w:val="24"/>
        </w:rPr>
        <w:t>rms</w:t>
      </w:r>
      <w:r>
        <w:rPr>
          <w:rFonts w:cs="B Nazanin" w:hint="cs"/>
          <w:sz w:val="24"/>
          <w:szCs w:val="24"/>
          <w:rtl/>
        </w:rPr>
        <w:t xml:space="preserve"> داشته باشیم.</w:t>
      </w:r>
    </w:p>
    <w:p w14:paraId="04AD5A0B" w14:textId="77777777" w:rsidR="00145434" w:rsidRDefault="00145434" w:rsidP="00145434">
      <w:pPr>
        <w:keepNext/>
      </w:pPr>
      <w:r w:rsidRPr="00145434">
        <w:rPr>
          <w:rFonts w:cs="B Nazanin"/>
          <w:noProof/>
          <w:sz w:val="24"/>
          <w:szCs w:val="24"/>
          <w:rtl/>
        </w:rPr>
        <w:drawing>
          <wp:anchor distT="0" distB="0" distL="114300" distR="114300" simplePos="0" relativeHeight="251711488" behindDoc="0" locked="0" layoutInCell="1" allowOverlap="1" wp14:anchorId="65564B1E" wp14:editId="0C0EA7C4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6645910" cy="2853055"/>
            <wp:effectExtent l="0" t="0" r="2540" b="4445"/>
            <wp:wrapTopAndBottom/>
            <wp:docPr id="116296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68466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26B294" w14:textId="7ACC0AD9" w:rsidR="00145434" w:rsidRDefault="00145434" w:rsidP="00145434">
      <w:pPr>
        <w:pStyle w:val="Caption"/>
        <w:bidi w:val="0"/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930203">
        <w:rPr>
          <w:noProof/>
          <w:rtl/>
        </w:rPr>
        <w:t>9</w:t>
      </w:r>
      <w:r>
        <w:rPr>
          <w:rtl/>
        </w:rPr>
        <w:fldChar w:fldCharType="end"/>
      </w:r>
      <w:r>
        <w:t>:model_3</w:t>
      </w:r>
    </w:p>
    <w:p w14:paraId="06DE9E5E" w14:textId="77777777" w:rsidR="00145434" w:rsidRDefault="00145434" w:rsidP="00145434">
      <w:pPr>
        <w:rPr>
          <w:i/>
          <w:iCs/>
          <w:color w:val="44546A" w:themeColor="text2"/>
          <w:sz w:val="18"/>
          <w:szCs w:val="18"/>
        </w:rPr>
      </w:pPr>
    </w:p>
    <w:p w14:paraId="048B7788" w14:textId="77777777" w:rsidR="006725A1" w:rsidRDefault="006725A1" w:rsidP="006725A1">
      <w:pPr>
        <w:keepNext/>
      </w:pPr>
      <w:r w:rsidRPr="006725A1">
        <w:rPr>
          <w:rFonts w:cs="Arial"/>
          <w:noProof/>
          <w:rtl/>
        </w:rPr>
        <w:drawing>
          <wp:inline distT="0" distB="0" distL="0" distR="0" wp14:anchorId="23A98B27" wp14:editId="293BED15">
            <wp:extent cx="6645910" cy="2811780"/>
            <wp:effectExtent l="0" t="0" r="2540" b="7620"/>
            <wp:docPr id="1331975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7526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0320" w14:textId="1A002633" w:rsidR="00145434" w:rsidRDefault="006725A1" w:rsidP="006725A1">
      <w:pPr>
        <w:pStyle w:val="Caption"/>
        <w:bidi w:val="0"/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930203">
        <w:rPr>
          <w:noProof/>
          <w:rtl/>
        </w:rPr>
        <w:t>10</w:t>
      </w:r>
      <w:r>
        <w:rPr>
          <w:rtl/>
        </w:rPr>
        <w:fldChar w:fldCharType="end"/>
      </w:r>
      <w:r>
        <w:t>:</w:t>
      </w:r>
      <w:r w:rsidR="00587F9F">
        <w:t xml:space="preserve"> </w:t>
      </w:r>
      <w:r>
        <w:t>Ideal Trajectory block</w:t>
      </w:r>
    </w:p>
    <w:p w14:paraId="5E8A1A43" w14:textId="77777777" w:rsidR="00DA4F33" w:rsidRDefault="00DA4F33" w:rsidP="00DA4F33">
      <w:pPr>
        <w:jc w:val="center"/>
      </w:pPr>
    </w:p>
    <w:p w14:paraId="6EF3C7D6" w14:textId="4363D473" w:rsidR="00DA4F33" w:rsidRDefault="00587F9F" w:rsidP="00587F9F">
      <w:pPr>
        <w:rPr>
          <w:rFonts w:cs="B Nazanin"/>
          <w:sz w:val="24"/>
          <w:szCs w:val="24"/>
          <w:rtl/>
        </w:rPr>
      </w:pPr>
      <w:r w:rsidRPr="00587F9F">
        <w:rPr>
          <w:rFonts w:cs="B Nazanin" w:hint="cs"/>
          <w:sz w:val="24"/>
          <w:szCs w:val="24"/>
          <w:rtl/>
        </w:rPr>
        <w:lastRenderedPageBreak/>
        <w:t xml:space="preserve">برای اجرا کردن </w:t>
      </w:r>
      <w:r w:rsidRPr="00587F9F">
        <w:rPr>
          <w:rFonts w:cs="B Nazanin"/>
          <w:sz w:val="24"/>
          <w:szCs w:val="24"/>
        </w:rPr>
        <w:t>model_3</w:t>
      </w:r>
      <w:r w:rsidRPr="00587F9F">
        <w:rPr>
          <w:rFonts w:cs="B Nazanin" w:hint="cs"/>
          <w:sz w:val="24"/>
          <w:szCs w:val="24"/>
          <w:rtl/>
        </w:rPr>
        <w:t xml:space="preserve"> از همان کنترلرهایی استفاده می</w:t>
      </w:r>
      <w:r w:rsidRPr="00587F9F">
        <w:rPr>
          <w:rFonts w:cs="B Nazanin"/>
          <w:sz w:val="24"/>
          <w:szCs w:val="24"/>
          <w:rtl/>
        </w:rPr>
        <w:softHyphen/>
      </w:r>
      <w:r w:rsidRPr="00587F9F">
        <w:rPr>
          <w:rFonts w:cs="B Nazanin" w:hint="cs"/>
          <w:sz w:val="24"/>
          <w:szCs w:val="24"/>
          <w:rtl/>
        </w:rPr>
        <w:t>کنیم که در سوال 3 استفاده کردیم اما باید دقت کرد که موقعیت اولیه مفاصل صفر نخواهد بود، درحالی که کنترلر با فرض ورودی صفر طراحی می</w:t>
      </w:r>
      <w:r w:rsidRPr="00587F9F">
        <w:rPr>
          <w:rFonts w:cs="B Nazanin"/>
          <w:sz w:val="24"/>
          <w:szCs w:val="24"/>
          <w:rtl/>
        </w:rPr>
        <w:softHyphen/>
      </w:r>
      <w:r w:rsidRPr="00587F9F">
        <w:rPr>
          <w:rFonts w:cs="B Nazanin" w:hint="cs"/>
          <w:sz w:val="24"/>
          <w:szCs w:val="24"/>
          <w:rtl/>
        </w:rPr>
        <w:t>شود. برای رفع این مشکل، در بلوک موتورهای کنترل شده به فرم زیر تغییراتی ایجاد می</w:t>
      </w:r>
      <w:r w:rsidRPr="00587F9F">
        <w:rPr>
          <w:rFonts w:cs="B Nazanin"/>
          <w:sz w:val="24"/>
          <w:szCs w:val="24"/>
          <w:rtl/>
        </w:rPr>
        <w:softHyphen/>
      </w:r>
      <w:r w:rsidRPr="00587F9F">
        <w:rPr>
          <w:rFonts w:cs="B Nazanin" w:hint="cs"/>
          <w:sz w:val="24"/>
          <w:szCs w:val="24"/>
          <w:rtl/>
        </w:rPr>
        <w:t>کنیم.</w:t>
      </w:r>
    </w:p>
    <w:p w14:paraId="0D782D0B" w14:textId="40D02E33" w:rsidR="00587F9F" w:rsidRDefault="00074556" w:rsidP="00587F9F">
      <w:pPr>
        <w:keepNext/>
      </w:pPr>
      <w:r>
        <w:rPr>
          <w:rFonts w:cs="B Nazanin"/>
          <w:noProof/>
          <w:sz w:val="24"/>
          <w:szCs w:val="24"/>
          <w:rtl/>
          <w:lang w:val="fa-I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0CA5528" wp14:editId="3E64902F">
                <wp:simplePos x="0" y="0"/>
                <wp:positionH relativeFrom="margin">
                  <wp:posOffset>5137150</wp:posOffset>
                </wp:positionH>
                <wp:positionV relativeFrom="paragraph">
                  <wp:posOffset>564515</wp:posOffset>
                </wp:positionV>
                <wp:extent cx="203200" cy="2076450"/>
                <wp:effectExtent l="38100" t="38100" r="25400" b="19050"/>
                <wp:wrapNone/>
                <wp:docPr id="418577554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3200" cy="2076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88E17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404.5pt;margin-top:44.45pt;width:16pt;height:163.5pt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ZjGygEAAOQDAAAOAAAAZHJzL2Uyb0RvYy54bWysU02P1DAMvSPxH6LcmXYGWFA1nT3M8nFA&#10;sAKWezZ12kj5UmKm7b/HSWe6CBDSIi6WG/s928/u/nqyhp0gJu1dy7ebmjNw0nfa9S2/+/r22WvO&#10;EgrXCeMdtHyGxK8PT5/sx9DAzg/edBAZkbjUjKHlA2JoqirJAaxIGx/AUVD5aAXSZ+yrLoqR2K2p&#10;dnV9VY0+diF6CSnR680S5IfCrxRI/KRUAmSm5dQbFhuLvc+2OuxF00cRBi3PbYh/6MIK7ajoSnUj&#10;ULDvUf9GZbWMPnmFG+lt5ZXSEsoMNM22/mWaL4MIUGYhcVJYZUr/j1Z+PB3dbSQZxpCaFG5jnmJS&#10;0TJldHhPO+XF+5a9HKOe2VQEnFcBYUIm6XFXP6elcCYptKtfXb14WRSuFsaMDjHhO/CWZaflCaPQ&#10;/YBH7xztyselhjh9SEg9EfACyGDjskWhzRvXMZwDHRRGLVxvIG+S0nNK9TBK8XA2sMA/g2K6o0aX&#10;MuXK4GgiOwm6DyElONyuTJSdYUobswLrosFfgef8DIVygY8Br4hS2TtcwVY7H/9UHadLy2rJvyiw&#10;zJ0luPfdXJZcpKFTKlqdzz7f6s/fBf7wcx5+AAAA//8DAFBLAwQUAAYACAAAACEATTk5lN8AAAAK&#10;AQAADwAAAGRycy9kb3ducmV2LnhtbEyPwU7DMBBE70j8g7VI3KgT1EIc4lQoohLcaOEDtrFJAvE6&#10;jZ029OtZTnDb3RnNvinWs+vF0Y6h86QhXSQgLNXedNRoeH/b3GQgQkQy2HuyGr5tgHV5eVFgbvyJ&#10;tva4i43gEAo5amhjHHIpQ91ah2HhB0usffjRYeR1bKQZ8cThrpe3SXInHXbEH1ocbNXa+ms3OQ2H&#10;ufp8OivcPL/enw8vXaWmaqW0vr6aHx9ARDvHPzP84jM6lMy09xOZIHoNWaK4S+QhUyDYkC1TPuw1&#10;LNOVAlkW8n+F8gcAAP//AwBQSwECLQAUAAYACAAAACEAtoM4kv4AAADhAQAAEwAAAAAAAAAAAAAA&#10;AAAAAAAAW0NvbnRlbnRfVHlwZXNdLnhtbFBLAQItABQABgAIAAAAIQA4/SH/1gAAAJQBAAALAAAA&#10;AAAAAAAAAAAAAC8BAABfcmVscy8ucmVsc1BLAQItABQABgAIAAAAIQCSDZjGygEAAOQDAAAOAAAA&#10;AAAAAAAAAAAAAC4CAABkcnMvZTJvRG9jLnhtbFBLAQItABQABgAIAAAAIQBNOTmU3wAAAAoBAAAP&#10;AAAAAAAAAAAAAAAAACQEAABkcnMvZG93bnJldi54bWxQSwUGAAAAAAQABADzAAAAMA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3EFFCA13" wp14:editId="32FC38D0">
                <wp:simplePos x="0" y="0"/>
                <wp:positionH relativeFrom="column">
                  <wp:posOffset>4965700</wp:posOffset>
                </wp:positionH>
                <wp:positionV relativeFrom="paragraph">
                  <wp:posOffset>2640965</wp:posOffset>
                </wp:positionV>
                <wp:extent cx="788670" cy="336550"/>
                <wp:effectExtent l="0" t="0" r="11430" b="2540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8670" cy="336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B595D3" w14:textId="09EF880A" w:rsidR="00074556" w:rsidRDefault="00074556">
                            <w:r>
                              <w:rPr>
                                <w:rFonts w:hint="cs"/>
                                <w:rtl/>
                              </w:rPr>
                              <w:t>پارامتر اولیه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FCA13" id="Text Box 2" o:spid="_x0000_s1053" type="#_x0000_t202" style="position:absolute;left:0;text-align:left;margin-left:391pt;margin-top:207.95pt;width:62.1pt;height:26.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7UlEwIAACUEAAAOAAAAZHJzL2Uyb0RvYy54bWysU81u2zAMvg/YOwi6L07SJE2NOEWXLsOA&#10;7gfo9gCyLMfCZFGjlNjZ04+S0zTotsswHQRSpD6SH8nVbd8adlDoNdiCT0ZjzpSVUGm7K/i3r9s3&#10;S858ELYSBqwq+FF5frt+/WrVuVxNoQFTKWQEYn3euYI3Ibg8y7xsVCv8CJyyZKwBWxFIxV1WoegI&#10;vTXZdDxeZB1g5RCk8p5e7wcjXyf8ulYyfK5rrwIzBafcQrox3WW8s/VK5DsUrtHylIb4hyxaoS0F&#10;PUPdiyDYHvVvUK2WCB7qMJLQZlDXWqpUA1UzGb+o5rERTqVaiBzvzjT5/wcrPx0e3RdkoX8LPTUw&#10;FeHdA8jvnlnYNMLu1B0idI0SFQWeRMqyzvn89DVS7XMfQcruI1TUZLEPkID6GtvICtXJCJ0acDyT&#10;rvrAJD1eL5eLa7JIMl1dLebz1JRM5E+fHfrwXkHLolBwpJ4mcHF48CEmI/InlxjLg9HVVhuTFNyV&#10;G4PsIKj/23RS/i/cjGVdwW/m0/lQ/18hxun8CaLVgQbZ6Lbgy7OTyCNr72yVxiwIbQaZUjb2RGNk&#10;buAw9GXPdEWUxACR1RKqI/GKMMwt7RkJDeBPzjqa2YL7H3uBijPzwVJvbiazWRzypMzm11NS8NJS&#10;XlqElQRV8MDZIG5CWozIm4U76mGtE7/PmZxSpllMtJ/2Jg77pZ68nrd7/QsAAP//AwBQSwMEFAAG&#10;AAgAAAAhAOt9BSPhAAAACwEAAA8AAABkcnMvZG93bnJldi54bWxMj8FOwzAQRO9I/IO1SFwQdRpK&#10;moQ4FUICwQ0Kgqsbb5OIeB1sNw1/z3KC4+yMZt9Um9kOYkIfekcKlosEBFLjTE+tgrfX+8scRIia&#10;jB4coYJvDLCpT08qXRp3pBectrEVXEKh1Aq6GMdSytB0aHVYuBGJvb3zVkeWvpXG6yOX20GmSZJJ&#10;q3viD50e8a7D5nN7sAry1eP0EZ6unt+bbD8U8WI9PXx5pc7P5tsbEBHn+BeGX3xGh5qZdu5AJohB&#10;wTpPeUtUsFpeFyA4USRZCmLHlywvQNaV/L+h/gEAAP//AwBQSwECLQAUAAYACAAAACEAtoM4kv4A&#10;AADhAQAAEwAAAAAAAAAAAAAAAAAAAAAAW0NvbnRlbnRfVHlwZXNdLnhtbFBLAQItABQABgAIAAAA&#10;IQA4/SH/1gAAAJQBAAALAAAAAAAAAAAAAAAAAC8BAABfcmVscy8ucmVsc1BLAQItABQABgAIAAAA&#10;IQCab7UlEwIAACUEAAAOAAAAAAAAAAAAAAAAAC4CAABkcnMvZTJvRG9jLnhtbFBLAQItABQABgAI&#10;AAAAIQDrfQUj4QAAAAsBAAAPAAAAAAAAAAAAAAAAAG0EAABkcnMvZG93bnJldi54bWxQSwUGAAAA&#10;AAQABADzAAAAewUAAAAA&#10;">
                <v:textbox>
                  <w:txbxContent>
                    <w:p w14:paraId="2EB595D3" w14:textId="09EF880A" w:rsidR="00074556" w:rsidRDefault="00074556">
                      <w:r>
                        <w:rPr>
                          <w:rFonts w:hint="cs"/>
                          <w:rtl/>
                        </w:rPr>
                        <w:t>پارامتر اولیه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4"/>
          <w:szCs w:val="24"/>
          <w:rtl/>
          <w:lang w:val="fa-I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0EBCE78" wp14:editId="74140083">
                <wp:simplePos x="0" y="0"/>
                <wp:positionH relativeFrom="column">
                  <wp:posOffset>742950</wp:posOffset>
                </wp:positionH>
                <wp:positionV relativeFrom="paragraph">
                  <wp:posOffset>2425065</wp:posOffset>
                </wp:positionV>
                <wp:extent cx="4178300" cy="368300"/>
                <wp:effectExtent l="0" t="57150" r="12700" b="31750"/>
                <wp:wrapNone/>
                <wp:docPr id="947108890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78300" cy="368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7F048" id="Straight Arrow Connector 11" o:spid="_x0000_s1026" type="#_x0000_t32" style="position:absolute;margin-left:58.5pt;margin-top:190.95pt;width:329pt;height:29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LA3yAEAAOQDAAAOAAAAZHJzL2Uyb0RvYy54bWysU02P1DAMvSPxH6LcmXZ20bKqprOHWT4O&#10;CFYs7D2bOm2kfCkx0/bf46QzXQRoJRAXy439nu1nd3czWcOOEJP2ruXbTc0ZOOk77fqWf/v67tU1&#10;ZwmF64TxDlo+Q+I3+5cvdmNo4MIP3nQQGZG41Iyh5QNiaKoqyQGsSBsfwFFQ+WgF0mfsqy6Kkdit&#10;qS7q+qoafexC9BJSotfbJcj3hV8pkPhZqQTITMupNyw2FvuYbbXfiaaPIgxantoQ/9CFFdpR0ZXq&#10;VqBg36P+jcpqGX3yCjfS28orpSWUGWiabf3LNPeDCFBmIXFSWGVK/49Wfjoe3F0kGcaQmhTuYp5i&#10;UtEyZXT4QDvlxXvIXo5Rz2wqAs6rgDAhk/T4evvm+rImnSXFLq+KT9TVwpjRISZ8D96y7LQ8YRS6&#10;H/DgnaNd+bjUEMePCRfgGZDBxmWLQpu3rmM4BzoojFq43kDeJNXJKdXTKMXD2cAC/wKK6Y4aXcqU&#10;K4ODiewo6D6ElOBwuzJRdoYpbcwKrIsGzwJP+RkK5QL/BrwiSmXvcAVb7Xz8U3Wczi2rJf+swDJ3&#10;luDRd3NZcpGGTqlodTr7fKs/fxf408+5/wEAAP//AwBQSwMEFAAGAAgAAAAhAMper4LgAAAACwEA&#10;AA8AAABkcnMvZG93bnJldi54bWxMj8FOwzAQRO9I/IO1SNyoE0pJncapUEQluJXCB2wTNwnE6zR2&#10;2tCvZznBcWZHs2+y9WQ7cTKDbx1piGcRCEOlq1qqNXy8b+6WIHxAqrBzZDR8Gw/r/Poqw7RyZ3oz&#10;p12oBZeQT1FDE0KfSunLxlj0M9cb4tvBDRYDy6GW1YBnLredvI+iR2mxJf7QYG+KxpRfu9FqOE7F&#10;5/NF4eZlm1yOr22hxmKhtL69mZ5WIIKZwl8YfvEZHXJm2ruRKi861nHCW4KG+TJWIDiRJAt29hoe&#10;5kqBzDP5f0P+AwAA//8DAFBLAQItABQABgAIAAAAIQC2gziS/gAAAOEBAAATAAAAAAAAAAAAAAAA&#10;AAAAAABbQ29udGVudF9UeXBlc10ueG1sUEsBAi0AFAAGAAgAAAAhADj9If/WAAAAlAEAAAsAAAAA&#10;AAAAAAAAAAAALwEAAF9yZWxzLy5yZWxzUEsBAi0AFAAGAAgAAAAhANIcsDfIAQAA5AMAAA4AAAAA&#10;AAAAAAAAAAAALgIAAGRycy9lMm9Eb2MueG1sUEsBAi0AFAAGAAgAAAAhAMper4LgAAAACwEAAA8A&#10;AAAAAAAAAAAAAAAAIg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587F9F" w:rsidRPr="00587F9F">
        <w:rPr>
          <w:rFonts w:cs="B Nazanin"/>
          <w:noProof/>
          <w:sz w:val="24"/>
          <w:szCs w:val="24"/>
          <w:rtl/>
        </w:rPr>
        <w:drawing>
          <wp:inline distT="0" distB="0" distL="0" distR="0" wp14:anchorId="120C43FB" wp14:editId="69B6BD4A">
            <wp:extent cx="6645910" cy="2733040"/>
            <wp:effectExtent l="0" t="0" r="2540" b="0"/>
            <wp:docPr id="165975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5398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A082" w14:textId="65E7F235" w:rsidR="00587F9F" w:rsidRDefault="00587F9F" w:rsidP="00587F9F">
      <w:pPr>
        <w:pStyle w:val="Caption"/>
        <w:bidi w:val="0"/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930203">
        <w:rPr>
          <w:noProof/>
          <w:rtl/>
        </w:rPr>
        <w:t>11</w:t>
      </w:r>
      <w:r>
        <w:rPr>
          <w:rtl/>
        </w:rPr>
        <w:fldChar w:fldCharType="end"/>
      </w:r>
      <w:r>
        <w:t xml:space="preserve"> : model_3 motor block</w:t>
      </w:r>
    </w:p>
    <w:p w14:paraId="0D3AA945" w14:textId="7DE4D63D" w:rsidR="00587F9F" w:rsidRDefault="00587F9F" w:rsidP="00587F9F">
      <w:pPr>
        <w:rPr>
          <w:i/>
          <w:iCs/>
          <w:color w:val="44546A" w:themeColor="text2"/>
          <w:sz w:val="18"/>
          <w:szCs w:val="18"/>
        </w:rPr>
      </w:pPr>
    </w:p>
    <w:p w14:paraId="7C8D0B63" w14:textId="5F5285C6" w:rsidR="00C5333C" w:rsidRDefault="00317B8C" w:rsidP="00C5333C">
      <w:pPr>
        <w:rPr>
          <w:rFonts w:cs="B Nazanin"/>
          <w:sz w:val="24"/>
          <w:szCs w:val="24"/>
          <w:rtl/>
        </w:rPr>
      </w:pPr>
      <w:r w:rsidRPr="002B2789">
        <w:rPr>
          <w:rFonts w:cs="B Nazanin" w:hint="cs"/>
          <w:sz w:val="24"/>
          <w:szCs w:val="24"/>
          <w:rtl/>
        </w:rPr>
        <w:t>در ابتدا فرض می</w:t>
      </w:r>
      <w:r w:rsidRPr="002B2789">
        <w:rPr>
          <w:rFonts w:cs="B Nazanin"/>
          <w:sz w:val="24"/>
          <w:szCs w:val="24"/>
          <w:rtl/>
        </w:rPr>
        <w:softHyphen/>
      </w:r>
      <w:r w:rsidRPr="002B2789">
        <w:rPr>
          <w:rFonts w:cs="B Nazanin" w:hint="cs"/>
          <w:sz w:val="24"/>
          <w:szCs w:val="24"/>
          <w:rtl/>
        </w:rPr>
        <w:t xml:space="preserve">کنیم که موتور واقعا در موقعیت گفته شده طبق </w:t>
      </w:r>
      <w:r w:rsidRPr="002B2789">
        <w:rPr>
          <w:rFonts w:cs="B Nazanin"/>
          <w:sz w:val="24"/>
          <w:szCs w:val="24"/>
        </w:rPr>
        <w:t>trajectory</w:t>
      </w:r>
      <w:r w:rsidRPr="002B2789">
        <w:rPr>
          <w:rFonts w:cs="B Nazanin" w:hint="cs"/>
          <w:sz w:val="24"/>
          <w:szCs w:val="24"/>
          <w:rtl/>
        </w:rPr>
        <w:t xml:space="preserve"> قرار دارد. در نتیجه زمانی که موتور، ورودی دریافت می</w:t>
      </w:r>
      <w:r w:rsidRPr="002B2789">
        <w:rPr>
          <w:rFonts w:cs="B Nazanin"/>
          <w:sz w:val="24"/>
          <w:szCs w:val="24"/>
          <w:rtl/>
        </w:rPr>
        <w:softHyphen/>
      </w:r>
      <w:r w:rsidRPr="002B2789">
        <w:rPr>
          <w:rFonts w:cs="B Nazanin" w:hint="cs"/>
          <w:sz w:val="24"/>
          <w:szCs w:val="24"/>
          <w:rtl/>
        </w:rPr>
        <w:t>کند، از آن پارامتر</w:t>
      </w:r>
      <w:r w:rsidR="00FB2982" w:rsidRPr="002B2789">
        <w:rPr>
          <w:rFonts w:cs="B Nazanin" w:hint="cs"/>
          <w:sz w:val="24"/>
          <w:szCs w:val="24"/>
          <w:rtl/>
        </w:rPr>
        <w:t xml:space="preserve"> موقعیت اولیه را کم می</w:t>
      </w:r>
      <w:r w:rsidR="00FB2982" w:rsidRPr="002B2789">
        <w:rPr>
          <w:rFonts w:cs="B Nazanin"/>
          <w:sz w:val="24"/>
          <w:szCs w:val="24"/>
          <w:rtl/>
        </w:rPr>
        <w:softHyphen/>
      </w:r>
      <w:r w:rsidR="00FB2982" w:rsidRPr="002B2789">
        <w:rPr>
          <w:rFonts w:cs="B Nazanin" w:hint="cs"/>
          <w:sz w:val="24"/>
          <w:szCs w:val="24"/>
          <w:rtl/>
        </w:rPr>
        <w:t>کنیم. به این شکل اگر کاربر بخواهد ربات در موقعیت خود بماند، هیچ خطایی مشاهده نمی</w:t>
      </w:r>
      <w:r w:rsidR="00FB2982" w:rsidRPr="002B2789">
        <w:rPr>
          <w:rFonts w:cs="B Nazanin"/>
          <w:sz w:val="24"/>
          <w:szCs w:val="24"/>
          <w:rtl/>
        </w:rPr>
        <w:softHyphen/>
      </w:r>
      <w:r w:rsidR="00FB2982" w:rsidRPr="002B2789">
        <w:rPr>
          <w:rFonts w:cs="B Nazanin" w:hint="cs"/>
          <w:sz w:val="24"/>
          <w:szCs w:val="24"/>
          <w:rtl/>
        </w:rPr>
        <w:t>شود.</w:t>
      </w:r>
      <w:r w:rsidR="00AE4332" w:rsidRPr="002B2789">
        <w:rPr>
          <w:rFonts w:cs="B Nazanin" w:hint="cs"/>
          <w:sz w:val="24"/>
          <w:szCs w:val="24"/>
          <w:rtl/>
        </w:rPr>
        <w:t xml:space="preserve"> اما باید در انت</w:t>
      </w:r>
      <w:r w:rsidR="002B2789">
        <w:rPr>
          <w:rFonts w:cs="B Nazanin" w:hint="cs"/>
          <w:sz w:val="24"/>
          <w:szCs w:val="24"/>
          <w:rtl/>
        </w:rPr>
        <w:t xml:space="preserve">ها </w:t>
      </w:r>
      <w:r w:rsidR="00AE4332" w:rsidRPr="002B2789">
        <w:rPr>
          <w:rFonts w:cs="B Nazanin" w:hint="cs"/>
          <w:sz w:val="24"/>
          <w:szCs w:val="24"/>
          <w:rtl/>
        </w:rPr>
        <w:t>مقدار اولیه به خروجی سیستم کنترلری اضافه شود تا موقعیت واقعی به عنوان ورودی به مفصل داده شود.</w:t>
      </w:r>
      <w:r w:rsidR="00C5333C">
        <w:rPr>
          <w:rFonts w:cs="B Nazanin" w:hint="cs"/>
          <w:sz w:val="24"/>
          <w:szCs w:val="24"/>
          <w:rtl/>
        </w:rPr>
        <w:t xml:space="preserve"> در نهایت نیز خروجی بلوک تراژکتوری ایده</w:t>
      </w:r>
      <w:r w:rsidR="00C5333C">
        <w:rPr>
          <w:rFonts w:cs="B Nazanin"/>
          <w:sz w:val="24"/>
          <w:szCs w:val="24"/>
          <w:rtl/>
        </w:rPr>
        <w:softHyphen/>
      </w:r>
      <w:r w:rsidR="00C5333C">
        <w:rPr>
          <w:rFonts w:cs="B Nazanin" w:hint="cs"/>
          <w:sz w:val="24"/>
          <w:szCs w:val="24"/>
          <w:rtl/>
        </w:rPr>
        <w:t>آل و سیستم کنترل شده از یکدیگر کم می</w:t>
      </w:r>
      <w:r w:rsidR="00C5333C">
        <w:rPr>
          <w:rFonts w:cs="B Nazanin"/>
          <w:sz w:val="24"/>
          <w:szCs w:val="24"/>
          <w:rtl/>
        </w:rPr>
        <w:softHyphen/>
      </w:r>
      <w:r w:rsidR="00C5333C">
        <w:rPr>
          <w:rFonts w:cs="B Nazanin" w:hint="cs"/>
          <w:sz w:val="24"/>
          <w:szCs w:val="24"/>
          <w:rtl/>
        </w:rPr>
        <w:t>شوند و اندازه بردار اختلاف بر حسب زمان، انتگرال گرفته می</w:t>
      </w:r>
      <w:r w:rsidR="00C5333C">
        <w:rPr>
          <w:rFonts w:cs="B Nazanin"/>
          <w:sz w:val="24"/>
          <w:szCs w:val="24"/>
          <w:rtl/>
        </w:rPr>
        <w:softHyphen/>
      </w:r>
      <w:r w:rsidR="00C5333C">
        <w:rPr>
          <w:rFonts w:cs="B Nazanin" w:hint="cs"/>
          <w:sz w:val="24"/>
          <w:szCs w:val="24"/>
          <w:rtl/>
        </w:rPr>
        <w:t xml:space="preserve">شود.(تابع </w:t>
      </w:r>
      <w:proofErr w:type="spellStart"/>
      <w:r w:rsidR="00C5333C">
        <w:rPr>
          <w:rFonts w:cs="B Nazanin"/>
          <w:sz w:val="24"/>
          <w:szCs w:val="24"/>
        </w:rPr>
        <w:t>matlab</w:t>
      </w:r>
      <w:proofErr w:type="spellEnd"/>
      <w:r w:rsidR="00C5333C">
        <w:rPr>
          <w:rFonts w:cs="B Nazanin" w:hint="cs"/>
          <w:sz w:val="24"/>
          <w:szCs w:val="24"/>
          <w:rtl/>
        </w:rPr>
        <w:t xml:space="preserve"> تعریف شده در </w:t>
      </w:r>
      <w:r w:rsidR="00C5333C">
        <w:rPr>
          <w:rFonts w:cs="B Nazanin"/>
          <w:sz w:val="24"/>
          <w:szCs w:val="24"/>
        </w:rPr>
        <w:t>Simulink</w:t>
      </w:r>
      <w:r w:rsidR="00C5333C">
        <w:rPr>
          <w:rFonts w:cs="B Nazanin" w:hint="cs"/>
          <w:sz w:val="24"/>
          <w:szCs w:val="24"/>
          <w:rtl/>
        </w:rPr>
        <w:t xml:space="preserve"> کار تابع</w:t>
      </w:r>
      <w:r w:rsidR="00EA4906">
        <w:rPr>
          <w:rFonts w:cs="B Nazanin" w:hint="cs"/>
          <w:sz w:val="24"/>
          <w:szCs w:val="24"/>
          <w:rtl/>
          <w:lang/>
        </w:rPr>
        <w:t xml:space="preserve"> </w:t>
      </w:r>
      <w:r w:rsidR="00C5333C">
        <w:rPr>
          <w:rFonts w:cs="B Nazanin"/>
          <w:sz w:val="24"/>
          <w:szCs w:val="24"/>
        </w:rPr>
        <w:t>norm()</w:t>
      </w:r>
      <w:r w:rsidR="00C5333C">
        <w:rPr>
          <w:rFonts w:cs="B Nazanin" w:hint="cs"/>
          <w:sz w:val="24"/>
          <w:szCs w:val="24"/>
          <w:rtl/>
        </w:rPr>
        <w:t xml:space="preserve"> </w:t>
      </w:r>
      <w:r w:rsidR="00EA4906">
        <w:rPr>
          <w:rFonts w:cs="B Nazanin" w:hint="cs"/>
          <w:sz w:val="24"/>
          <w:szCs w:val="24"/>
          <w:rtl/>
        </w:rPr>
        <w:t xml:space="preserve">به توان 2 </w:t>
      </w:r>
      <w:r w:rsidR="00C5333C">
        <w:rPr>
          <w:rFonts w:cs="B Nazanin" w:hint="cs"/>
          <w:sz w:val="24"/>
          <w:szCs w:val="24"/>
          <w:rtl/>
        </w:rPr>
        <w:t>را انجام می</w:t>
      </w:r>
      <w:r w:rsidR="00C5333C">
        <w:rPr>
          <w:rFonts w:cs="B Nazanin"/>
          <w:sz w:val="24"/>
          <w:szCs w:val="24"/>
          <w:rtl/>
        </w:rPr>
        <w:softHyphen/>
      </w:r>
      <w:r w:rsidR="00C5333C">
        <w:rPr>
          <w:rFonts w:cs="B Nazanin" w:hint="cs"/>
          <w:sz w:val="24"/>
          <w:szCs w:val="24"/>
          <w:rtl/>
        </w:rPr>
        <w:t>دهد)</w:t>
      </w:r>
    </w:p>
    <w:p w14:paraId="799904D0" w14:textId="53B4C08C" w:rsidR="00EA6B8E" w:rsidRDefault="00EA6B8E" w:rsidP="002D2387">
      <w:pPr>
        <w:rPr>
          <w:rFonts w:cs="B Nazanin"/>
          <w:sz w:val="24"/>
          <w:szCs w:val="24"/>
        </w:rPr>
      </w:pPr>
      <w:r>
        <w:rPr>
          <w:rFonts w:cs="B Nazanin" w:hint="cs"/>
          <w:sz w:val="24"/>
          <w:szCs w:val="24"/>
          <w:rtl/>
        </w:rPr>
        <w:t>در نتیجه نمودار انتگرال مجذور خطا، به شکل زیر خواهد بود:</w:t>
      </w:r>
      <w:r w:rsidR="002D2387">
        <w:rPr>
          <w:rFonts w:cs="B Nazanin"/>
          <w:sz w:val="24"/>
          <w:szCs w:val="24"/>
        </w:rPr>
        <w:t xml:space="preserve"> </w:t>
      </w:r>
    </w:p>
    <w:p w14:paraId="59E1A377" w14:textId="2EFDCBE6" w:rsidR="002D2387" w:rsidRDefault="00876DB8" w:rsidP="002D2387">
      <w:pPr>
        <w:rPr>
          <w:rFonts w:cs="B Nazanin"/>
          <w:sz w:val="24"/>
          <w:szCs w:val="24"/>
          <w:rtl/>
        </w:rPr>
      </w:pPr>
      <w:r>
        <w:rPr>
          <w:rFonts w:cs="B Nazanin" w:hint="cs"/>
          <w:noProof/>
          <w:sz w:val="24"/>
          <w:szCs w:val="24"/>
          <w:rtl/>
          <w:lang w:val="fa-IR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2D1C5F93" wp14:editId="049068DC">
                <wp:simplePos x="0" y="0"/>
                <wp:positionH relativeFrom="column">
                  <wp:posOffset>1435100</wp:posOffset>
                </wp:positionH>
                <wp:positionV relativeFrom="paragraph">
                  <wp:posOffset>468630</wp:posOffset>
                </wp:positionV>
                <wp:extent cx="4138930" cy="2165985"/>
                <wp:effectExtent l="0" t="0" r="0" b="5715"/>
                <wp:wrapTopAndBottom/>
                <wp:docPr id="787629844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8930" cy="2165985"/>
                          <a:chOff x="-152569" y="711697"/>
                          <a:chExt cx="4139428" cy="2166530"/>
                        </a:xfrm>
                      </wpg:grpSpPr>
                      <pic:pic xmlns:pic="http://schemas.openxmlformats.org/drawingml/2006/picture">
                        <pic:nvPicPr>
                          <pic:cNvPr id="202062613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152569" y="711697"/>
                            <a:ext cx="4139428" cy="1918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786102" name="Text Box 1"/>
                        <wps:cNvSpPr txBox="1"/>
                        <wps:spPr>
                          <a:xfrm>
                            <a:off x="0" y="2611527"/>
                            <a:ext cx="38385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C3F279" w14:textId="7FDF58BC" w:rsidR="002D2387" w:rsidRPr="005515A8" w:rsidRDefault="002D2387" w:rsidP="002D2387">
                              <w:pPr>
                                <w:pStyle w:val="Caption"/>
                                <w:bidi w:val="0"/>
                                <w:rPr>
                                  <w:rFonts w:cs="B Nazanin"/>
                                  <w:sz w:val="24"/>
                                  <w:szCs w:val="24"/>
                                </w:rPr>
                              </w:pPr>
                              <w:r>
                                <w:t>Figure</w:t>
                              </w:r>
                              <w:r>
                                <w:rPr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Figure \* 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930203">
                                <w:rPr>
                                  <w:noProof/>
                                  <w:rtl/>
                                </w:rPr>
                                <w:t>12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  <w:r>
                                <w:t>: ISE diagram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1C5F93" id="Group 12" o:spid="_x0000_s1054" style="position:absolute;left:0;text-align:left;margin-left:113pt;margin-top:36.9pt;width:325.9pt;height:170.55pt;z-index:251720704;mso-width-relative:margin;mso-height-relative:margin" coordorigin="-1525,7116" coordsize="41394,2166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Z+a3/cAMAAOIHAAAOAAAAZHJzL2Uyb0RvYy54bWycVU1v2zgQvS+w&#10;/4HgPZFlx/IH4hRusgkKBK3RZNEzTVEWUYlkSdpS+uv7SElxnaTYbg+Wh+Rw+ObNG/LyXVtX5CCs&#10;k1qtaHo+okQornOpdiv67+Pt2ZwS55nKWaWVWNEn4ei7q7//umzMUox1qatcWIIgyi0bs6Kl92aZ&#10;JI6XombuXBuhsFhoWzOPod0luWUNotdVMh6NsqTRNjdWc+EcZm+6RXoV4xeF4P5TUTjhSbWiwObj&#10;18bvNnyTq0u23FlmSsl7GOwPUNRMKhz6HOqGeUb2Vr4KVUtutdOFP+e6TnRRSC5iDsgmHb3I5s7q&#10;vYm57JbNzjzTBGpf8PTHYfnHw501D2ZjwURjduAijkIubWHr8A+UpI2UPT1TJlpPOCYv0sl8MQGz&#10;HGvjNJsu5tOOVF6C+bDvLJ2Op9mCEnjM0jRbzAaHf45BFhdjKKUPkk0REXiSAUNygsxIvsSvpwPW&#10;Kzr+WzbY5fdW0D5I/Vsxama/7s0ZKmeYl1tZSf8UVYgaBVDqsJF8Y7sBmN1YInPQMhqPsnGWTsaU&#10;KFajC+AWTidpyDLsDM7dVhZSu9f8qyNKX5dM7cTaGegY3RU5OXVPwvDk3G0lza2sqlC5YPcZQvMv&#10;NPMGSZ0ebzTf10L5rsGsqJCsVq6UxlFil6LeCmRlP+QREFs6yz8DYGwl563wvAzFC8iOYMLIQWZv&#10;COtXAvlJY0d5pIt0Pp1dnMgDnFnn74SuSTCADXBQE7Zkh3sXgEFJg0uPrMMSQQJa0D4uIDewhdEr&#10;vv5Xjz2UzAhACGGPSrhIZ/MsHT3r4DGk+F63nRB639CMxLeY7kse5n9BHRov9F2Wosf6thpYm8wn&#10;IGraN1WWzUanPXVk5LdIQ5l1JfNBWYHN68qSA8PF2pTSi74iJ16VCkVQOuzqqhBm0M1DQsHy7baN&#10;fTIPIcLMVudP4MBqlBIZOsNvJc67Z85vmMX9jEm8Of4TPkWlmxXVvUVJqe33t+aDP0qKVUoa3Pcr&#10;6r7tWbgBqg8KxUZIPxh2MLaDofb1tUamaUQTTWywvhrMwur6C56idTgFS0xxnLWifjCvfffq4Cnj&#10;Yr2OTt1Fcq8eDK6fNAo28PrYfmHW9FXxqOdHPcjplaI738CyM+u9B9NR7kcWe7oh7WjFhwTWyUv1&#10;8zh6HZ/mqx8AAAD//wMAUEsDBAoAAAAAAAAAIQBdWifHe9MAAHvTAAAUAAAAZHJzL21lZGlhL2lt&#10;YWdlMS5qcGf/2P/gABBKRklGAAEBAQBgAGAAAP/bAEMAAwICAwICAwMDAwQDAwQFCAUFBAQFCgcH&#10;BggMCgwMCwoLCw0OEhANDhEOCwsQFhARExQVFRUMDxcYFhQYEhQVFP/bAEMBAwQEBQQFCQUFCRQN&#10;Cw0UFBQUFBQUFBQUFBQUFBQUFBQUFBQUFBQUFBQUFBQUFBQUFBQUFBQUFBQUFBQUFBQUFP/AABEI&#10;AZcDb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ZfGH7eXhP4MeKNU8HanDrLX2m3D+YbTRIbiP8AeHzRiRr6ItxIP4Bg5HOMnH/4eheBP+ff&#10;xF/4TkH/AMs6+Lf2xf8Ak5Txv/18Q/8ApPFXmX/CIat/YX9sfZR9g2eZu81PM8vfs8zy92/Zv+Xf&#10;t27uM5oA/R//AIeheBP+ffxF/wCE5B/8s6P+HoXgT/n38Rf+E5B/8s6/ODTfCGratpc2o2tqJLWL&#10;fyZUV32KGk2IWDSbVIZtoO0HJwKrNoOoJoSay1q66Y9wbVLk4CtKF3FR3OB+FAH6Uf8AD0LwJ/z7&#10;+Iv/AAnIP/lnTIf+CnngG3hjhitPEEUUahEjTw1bhVUDAAH9p8AAAYr877z4f3+n3U1rean4asru&#10;B2imtrrxPpsUsTqcMjo1wGVgQQVIBBBBqL/hC5/+g54T/wDCs0v/AOSKAP0Y/wCHoXgT/n38Rf8A&#10;hOQf/LOj/h6F4E/59/EX/hOQf/LOvzn/AOELn/6DnhP/AMKzS/8A5Io/4Quf/oOeE/8AwrNL/wDk&#10;igD9GP8Ah6F4E/59/EX/AITkH/yzo/4eheBP+ffxF/4TkH/yzr85/wDhC5/+g54T/wDCs0v/AOSK&#10;P+ELn/6DnhP/AMKzS/8A5IoA/Rj/AIeheBP+ffxF/wCE5B/8s6P+HoXgT/n38Rf+E5B/8s6/O6y+&#10;HmoalM0Vpqnhm6lWOSZo4fFGmOwjjQvI5AuPuqisxPQBSTwKg/4Quf8A6DnhP/wrNL/+SKAP0Y/4&#10;eheBP+ffxF/4TkH/AMs6P+HoXgT/AJ9/EX/hOQf/ACzr85/+ELn/AOg54T/8KzS//kij/hC5/wDo&#10;OeE//Cs0v/5IoA/Rj/h6F4E/59/EX/hOQf8Ayzo/4eheBP8An38Rf+E5B/8ALOvzn/4Quf8A6Dnh&#10;P/wrNL/+SKP+ELn/AOg54T/8KzS//kigD9GP+HoXgT/n38Rf+E5B/wDLOmf8PPPAJmWY2niAyqpQ&#10;Sf8ACNW+4KSCRn+0+hKqcf7I9K/Or/hC5/8AoOeE/wDwrNL/APkip7f4eaheQ3UsGqeGZ4rWMTXE&#10;kfijTGWGMuqB3IuPlXe6Lk8ZdR1IoA/RH/h6F4E/59/EX/hOQf8Ayzo/4eheBP8An38Rf+E5B/8A&#10;LOvzn/4Quf8A6DnhP/wrNL/+SKP+ELn/AOg54T/8KzS//kigD9GP+HoXgT/n38Rf+E5B/wDLOj/h&#10;6F4E/wCffxF/4TkH/wAs6/Of/hC5/wDoOeE//Cs0v/5Io/4Quf8A6DnhP/wrNL/+SKAP0Vn/AOCn&#10;fgC6hkhms9flhkUo8cnhq3ZWUjBBB1PkEVI3/BUPwKxJMHiIk8knw5B/8s6/Ob/hC5/+g54T/wDC&#10;s0v/AOSKP+ELn/6DnhP/AMKzS/8A5IoA/Rj/AIeheBP+ffxF/wCE5B/8s6P+HoXgT/n38Rf+E5B/&#10;8s6/O5Ph5qEljNepqnhlrOGRIZLhfFGmGNJHDlEZvtGAzCOQgHkhGx0NQf8ACFz/APQc8J/+FZpf&#10;/wAkUAfox/w9C8Cf8+/iL/wnIP8A5Z0f8PQvAn/Pv4i/8JyD/wCWdfnP/wAIXP8A9Bzwn/4Vml//&#10;ACRR/wAIXP8A9Bzwn/4Vml//ACRQB+isf/BTzwDE0hS08QIZG3uV8NW43NgLk/8AEz5OFUZ9APSn&#10;/wDD0LwJ/wA+/iL/AMJyD/5Z1+c//CFz/wDQc8J/+FZpf/yRR/whc/8A0HPCf/hWaX/8kUAfox/w&#10;9C8Cf8+/iL/wnIP/AJZ0f8PQvAn/AD7+Iv8AwnIP/lnX5z/8IXP/ANBzwn/4Vml//JFTv8PNQjsY&#10;b19U8MrZzSPDHcN4o0wRvIgQuit9owWUSRkgcgOueooA/RH/AIeheBP+ffxF/wCE5B/8s6Y//BTz&#10;wDI8btaeIGeJiyM3hq3JQlSpI/4mfBwzD6EjvX51f8IXP/0HPCf/AIVml/8AyRR/whc//Qc8J/8A&#10;hWaX/wDJFAH6Mf8AD0LwJ/z7+Iv/AAnIP/lnR/w9C8Cf8+/iL/wnIP8A5Z1+c/8Awhc//Qc8J/8A&#10;hWaX/wDJFH/CFz/9Bzwn/wCFZpf/AMkUAfox/wAPQvAn/Pv4i/8ACcg/+WdH/D0LwJ/z7+Iv/Ccg&#10;/wDlnX5z/wDCFz/9Bzwn/wCFZpf/AMkUf8IXP/0HPCf/AIVml/8AyRQB+jH/AA9C8Cf8+/iL/wAJ&#10;yD/5Z0f8PQvAn/Pv4i/8JyD/AOWdfndcfDzULOG1ln1TwzBFdRma3kk8UaYqzRh2QuhNx8y70dcj&#10;jKMOoNQf8IXP/wBBzwn/AOFZpf8A8kUAfox/w9C8Cf8APv4i/wDCcg/+WdH/AA9C8Cf8+/iL/wAJ&#10;yD/5Z1+c/wDwhc//AEHPCf8A4Vml/wDyRR/whc//AEHPCf8A4Vml/wDyRQB+jH/D0LwJ/wA+/iL/&#10;AMJyD/5Z0f8AD0LwJ/z7+Iv/AAnIP/lnX5z/APCFz/8AQc8J/wDhWaX/APJFH/CFz/8AQc8J/wDh&#10;WaX/APJFAH6Mf8PQvAn/AD7+Iv8AwnIP/lnR/wAPQvAn/Pv4i/8ACcg/+WdfnP8A8IXP/wBBzwn/&#10;AOFZpf8A8kVPf/DzUNKvrmyvdU8M2d5bSNDPb3HijTEkikUkMjKbjKsCCCDyCKAP0R/4eheBP+ff&#10;xF/4TkH/AMs6P+HoXgT/AJ9/EX/hOQf/ACzr85/+ELn/AOg54T/8KzS//kij/hC5/wDoOeE//Cs0&#10;v/5IoA/Rj/h6F4E/59/EX/hOQf8Ayzo/4eheBP8An38Rf+E5B/8ALOvzn/4Quf8A6DnhP/wrNL/+&#10;SKP+ELn/AOg54T/8KzS//kigD9GP+HoXgT/n38Rf+E5B/wDLOj/h6F4E/wCffxF/4TkH/wAs6/Of&#10;/hC5/wDoOeE//Cs0v/5Iqew+HmoarfW1lZap4ZvLy5kWGC3t/FGmPJLIxAVFUXGWYkgADkk0Afoj&#10;/wAPQvAn/Pv4i/8ACcg/+WdH/D0LwJ/z7+Iv/Ccg/wDlnX5z/wDCFz/9Bzwn/wCFZpf/AMkUf8IX&#10;P/0HPCf/AIVml/8AyRQB+jH/AA9C8Cf8+/iL/wAJyD/5Z0f8PQvAn/Pv4i/8JyD/AOWdfnP/AMIX&#10;P/0HPCf/AIVml/8AyRR/whc//Qc8J/8AhWaX/wDJFAH6Mf8AD0LwJ/z7+Iv/AAnIP/lnR/w9C8Cf&#10;8+/iL/wnIP8A5Z1+c/8Awhc//Qc8J/8AhWaX/wDJFH/CFz/9Bzwn/wCFZpf/AMkUAfox/wAPQvAn&#10;/Pv4i/8ACcg/+WdH/D0LwJ/z7+Iv/Ccg/wDlnX53WXw81DUpmitNU8M3UqxyTNHD4o0x2EcaF5HI&#10;Fx91UVmJ6AKSeBUH/CFz/wDQc8J/+FZpf/yRQB+jH/D0LwJ/z7+Iv/Ccg/8AlnR/w9C8Cf8APv4i&#10;/wDCcg/+WdfnP/whc/8A0HPCf/hWaX/8kUf8IXP/ANBzwn/4Vml//JFAH6Mf8PQvAn/Pv4i/8JyD&#10;/wCWdH/D0LwJ/wA+/iL/AMJyD/5Z1+c//CFz/wDQc8J/+FZpf/yRR/whc/8A0HPCf/hWaX/8kUAf&#10;ox/w9C8Cf8+/iL/wnIP/AJZ0f8PQvAn/AD7+Iv8AwnIP/lnX5z/8IXP/ANBzwn/4Vml//JFT2/w8&#10;1C8hupYNU8MzxWsYmuJI/FGmMsMZdUDuRcfKu90XJ4y6jqRQB+iP/D0LwJ/z7+Iv/Ccg/wDlnR/w&#10;9C8Cf8+/iL/wnIP/AJZ1+c//AAhc/wD0HPCf/hWaX/8AJFH/AAhc/wD0HPCf/hWaX/8AJFAH6Mf8&#10;PQvAn/Pv4i/8JyD/AOWdH/D0LwJ/z7+Iv/Ccg/8AlnX5z/8ACFz/APQc8J/+FZpf/wAkUf8ACFz/&#10;APQc8J/+FZpf/wAkUAfox/w9C8Cf8+/iL/wnIP8A5Z0f8PQvAn/Pv4i/8JyD/wCWdfnP/wAIXP8A&#10;9Bzwn/4Vml//ACRR/wAIXP8A9Bzwn/4Vml//ACRQB+ovgv8Abw0Px9pupahpVvfQ2GmywQXN1q1r&#10;pemxLJMsrRIHudYjDMwglOFJOEOa2/8AhsTS/wDn80v/AMHHhz/5f18E/BvS/iTpPwd8fw/DO61i&#10;88QNr2gvPJ4A1A3swtvs+rhg72Lvhd4jyrHqUJHK19B/tCa58VNU+H/gWD4d+GPjzoes29o267k1&#10;DU7iS6thd30bf2gij5Lw+Tbzrt42XbJ9yKHIB3vib/gpB4V8H+I9V0HV9P8AEVpq2l3ctjeW/wDw&#10;j9s/lTROUkXcuqFThlIyCQccE1m/8PQvAn/Pv4i/8JyD/wCWdfB/7Sv/ACcZ8VP+xr1X/wBLJa83&#10;oA/ViX/gov8AD21EIutYv7SaSGKfyZPDLMyrIiuoJW9IztYdCaj/AOHkHw1/6GC8/wDCXk/+TK/M&#10;jxl/yF7f/sHWH/pJDX0d+1h8L7DwL8MfCGq237Ps/wAKn1yVbldWbxPd6o0a7ZR9huIZVAgmYeXM&#10;Afm2qV+8sqoAfVP/AA8g+Gv/AEMF5/4S8n/yZR/w8g+Gv/QwXn/hLyf/ACZXz9+yL+yr8F/j18Hd&#10;e8T+KfEviXQ9Z8MvK+uJaXtslvDbhWljuFVrd2VDGrg5YndC54GBXx3rTaa+uX50hLqHR2uZDZpf&#10;Or3Cwbj5YkZQFZwuMlQATnAFNK7sB+ov/DyD4a/9DBef+EvJ/wDJlH/DyD4a/wDQwXn/AIS8n/yZ&#10;XzJ+0x8BdC+HvgEaz4Q+H0Gs+CLuKyl0j4i6PrdxO2SoWdb6BmePLuSBsSEKdoyxytcv8Vv2Y7qP&#10;4heOHtIPD3w78L+GrfTDdSXWq3l9aRzXUEZiijlMBmkeQlnIMYVPmywUAk1u12dvy/zt3/AFqk+6&#10;v+X+fy1PsP8A4eQfDX/oYLz/AMJeT/5Mo/4eQfDX/oYLz/wl5P8A5Mr4j1j9j3xN4b1Tx5a6z4m8&#10;L6Xb+C1059V1Ca4uXg23qhoTF5duzvjIDALnn5d1UP8AhlPxPb/ErxH4JvtZ0Kw1TQ1haRzLcXH2&#10;sSqrRm2gghkuJgVYMSsWFB+fbkZS1aS6/wDA/wA0HS/9f1qvvPuv/h5B8Nf+hgvP/CXk/wDkyj/h&#10;5B8Nf+hgvP8Awl5P/kyvjxf2b0+H/gX4/wBj4002Gbxf4Lh0lrC6t7mXy4vtFwoZ1AKhw8TL99cj&#10;PQGua/ZI+HPhn4p/E680LxEbGa6fSLmTRNP1S7ktbW/1IBRBBLJGyuFOWOEZWO0AHsXH3vh7X/C/&#10;3/qEvdV33t+WvpqtT7o/4eQfDX/oYLz/AMJeT/5Mo/4eQfDX/oYLz/wl5P8A5Mr5Vm/ZhtPE3jfx&#10;5Y+INEPwSuPC/hU6xLpNzc3OoW1xMh2G4ilEcri23YJAaZ85Cludvn+ifso+KvEvw7v/ABfpOq6J&#10;qdvY6U+s3NlZyXEskVsh+bdMsJtllC/MYDMJQAcoCCKm+l+lr/LX/J/qUotvl67fOyf6o+6v+HkH&#10;w1/6GC8/8JeT/wCTKP8Ah5B8Nf8AoYLz/wAJeT/5Mr5bm/ZZ0Lwfq0tpBd6X49kuPhrceKpIbq8v&#10;NONjJ5YdbmPbARKAD8kTt8xVvM8v5c81pv7FuuWfiLwDp/ijxRoGiDxRd2UJs0nle+gjuF3I6xmM&#10;LN2UmFnVHZQ5UZIvlfNydb2+d3G33xZF1yc/S1/lZO/3Nf1Y+yf+HkHw1/6GC8/8JeT/AOTKP+Hk&#10;Hw1/6GC8/wDCXk/+TK+QPEf7NqReEtc0vwtp+n+KNVj+Ia+FbDX4dRuo7l90LFbVraSFIsBh88xY&#10;YZSFymGrm9H/AGS9e8UeLrPw94d8X+D/ABHeyPdx3X9m38zNYG2XdKZYWhWdl6hWijkVyMKTUJqS&#10;utv+An+Cav8A8MW4taP+tWvxaf8AVz7j/wCHkHw1/wChgvP/AAl5P/kyj/h5B8Nf+hgvP/CXk/8A&#10;kyvzQ+Ingaf4c+LLvQrjVdK1p7cI323Rrnz7dwyhsZIVlYZwyOqspBBArmqE76oTTWjP1U/4eQfD&#10;X/oYLz/wl5P/AJMo/wCHkHw1/wChgvP/AAl5P/kyvyropiP1U/4eQfDX/oYLz/wl5P8A5Mo/4eQf&#10;DX/oYLz/AMJeT/5Mr8q6KAP1U/4eQfDX/oYLz/wl5P8A5Mo/4eQfDX/oYLz/AMJeT/5Mr8q6KAP1&#10;U/4eQfDX/oYLz/wl5P8A5Mo/4eQfDX/oYLz/AMJeT/5Mr8q6KAP1U/4eQfDX/oYLz/wl5P8A5Mo/&#10;4eQfDX/oYLz/AMJeT/5Mr8q6KAP1U/4eQfDX/oYLz/wl5P8A5Mo/4eQfDX/oYLz/AMJeT/5Mr8q6&#10;+tP2T/2afhz8ZvBo1zx5PrfhbTf7Wh8O2+sWuvW3/Ez1WeRPJtbeyNk7riOVCztKR1YDaJDEAfUH&#10;/DyD4a/9DBef+EvJ/wDJlH/DyD4a/wDQwXn/AIS8n/yZX5n/AA3mtYfHmhfbPCv/AAnFtJdpC/h1&#10;ZZ4n1DedgijaAiQSEsNhXPzbcq4yp9+/aT+AnhD4B+A3/sKwvvGFzrGrNbSeIry7hZPC8kQDtpEq&#10;2k7xvf4J815fkKr+6TO9kAPq+/8A+Cj/AIBtdKkv7e+1TUYY5o4JFtvDQVlZ1dlP7y/XjEbdKTwv&#10;+2T4a/aG1CTw5o0WqpdWsR1BjfaTFaJsUiM4dbyYk5lHG0dzkYwfzMs/+RH1b/sI2f8A6Kuq9w/Y&#10;U/5K5q//AGA5v/Si3oA5f9sT/k5Txv8A9fEP/pPFXPjxJpP9irffb0+2DQDpH9l+VJv83eV3527N&#10;m0787s7uMd66D9sT/k5Pxt/18Q/+k8VeNUAel6Brui6XBo0kur27SaBLejyY4ZsX4cZjaPKDAY/K&#10;fM2EKBx2qDxT420DXPAY06ys7zT7iG8h+zWcl0JY44VjcEjES9WYk85LOWrzuigCv8fviNq0vxa8&#10;e6Y1poItoPEF9Gsi+HtPWchbiQDdMIPMY8clmJbqSTXmn/CU3v8Azx03/wAFlt/8bro/j1/yXL4i&#10;/wDYx6j/AOlUlcLQBr/8JTe/88dN/wDBZbf/ABuj/hKb3/njpv8A4LLb/wCN1kUUAa//AAlN7/zx&#10;03/wWW3/AMbo/wCEpvf+eOm/+Cy2/wDjdZFFAHd+APHV9pWu3Uy22nSFtK1ODH9n26f6yxnjzkJ2&#10;35x0OMHgmub/AOEpvf8Anjpv/gstv/jdHhb/AJCc3/Xjef8ApNLWRQBr/wDCU3v/ADx03/wWW3/x&#10;uj/hKb3/AJ46b/4LLb/43WRRQBr/APCU3v8Azx03/wAFlt/8bo/4Sm9/546b/wCCy2/+N1kUUAa/&#10;/CU3v/PHTf8AwWW3/wAbrpPCvjq+sdC8ZQi205heaVHAT/Z9uu3F9aSZwE+b/V4weOc9QK4StfQ/&#10;+QZ4g/68V/8ASmCgA/4Sm9/546b/AOCy2/8AjdH/AAlN7/zx03/wWW3/AMbrIooA1/8AhKb3/njp&#10;v/gstv8A43R/wlN7/wA8dN/8Flt/8brIooA1/wDhKb3/AJ46b/4LLb/43R/wlN7/AM8dN/8ABZbf&#10;/G6yKKAO7sPHV9F8OdcsPs2nFZ9V0+cv/Z9uMeXDeLjbswc+Z1PIxx1Nc3/wlN7/AM8dN/8ABZbf&#10;/G6LX/kUdS/6/rX/ANF3FZFAGv8A8JTe/wDPHTf/AAWW3/xuj/hKb3/njpv/AILLb/43WRRQBr/8&#10;JTe/88dN/wDBZbf/ABuj/hKb3/njpv8A4LLb/wCN1kUUAa//AAlN7/zx03/wWW3/AMbrpL/x1fS/&#10;DnQ7D7NpwWDVdQnD/wBn25z5kNmuNuzAx5fUcnPPQVwla91/yKOm/wDX9df+i7egA/4Sm9/546b/&#10;AOCy2/8AjdH/AAlN7/zx03/wWW3/AMbrIooA1/8AhKb3/njpv/gstv8A43R/wlN7/wA8dN/8Flt/&#10;8brIooA1/wDhKb3/AJ46b/4LLb/43R/wlN7/AM8dN/8ABZbf/G6yKKAO78VeOr6+0LwbCbbTlFnp&#10;UkAP9n27bs313JnBT5f9ZjA44z1Jrm/+Epvf+eOm/wDgstv/AI3Rrn/IM8P/APXi3/pTPWRQBr/8&#10;JTe/88dN/wDBZbf/ABuj/hKb3/njpv8A4LLb/wCN1kUUAa//AAlN7/zx03/wWW3/AMbo/wCEpvf+&#10;eOm/+Cy2/wDjdZFFAGv/AMJTe/8APHTf/BZbf/G66T4leOr7WPiN4qv2ttOja61W6nKHT7d9u6Z2&#10;xuZMnr1PJrhK1/GH/I3a3/1/T/8AoxqAD/hKb3/njpv/AILLb/43R/wlN7/zx03/AMFlt/8AG6yK&#10;KANf/hKb3/njpv8A4LLb/wCN0f8ACU3v/PHTf/BZbf8AxusiigDX/wCEpvf+eOm/+Cy2/wDjddJ8&#10;NfHV9o/xG8K3622nSNa6razhBp9um7bMjY3KmR06jkVwla/g/wD5G7RP+v6D/wBGLQAf8JTe/wDP&#10;HTf/AAWW3/xuj/hKb3/njpv/AILLb/43WRRQBr/8JTe/88dN/wDBZbf/ABuj/hKb3/njpv8A4LLb&#10;/wCN1kUUAa//AAlN7/zx03/wWW3/AMbo/wCEpvf+eOm/+Cy2/wDjdZFFAHd+APHV9pWu3Uy22nSF&#10;tK1ODH9n26f6yxnjzkJ235x0OMHgmub/AOEpvf8Anjpv/gstv/jdHhb/AJCc3/Xjef8ApNLWRQBr&#10;/wDCU3v/ADx03/wWW3/xuj/hKb3/AJ46b/4LLb/43WRRQBr/APCU3v8Azx03/wAFlt/8bo/4Sm9/&#10;546b/wCCy2/+N1kUUAa//CU3v/PHTf8AwWW3/wAbrpPCvjq+sdC8ZQi205heaVHAT/Z9uu3F9aSZ&#10;wE+b/V4weOc9QK4StfQ/+QZ4g/68V/8ASmCgA/4Sm9/546b/AOCy2/8AjdH/AAlN7/zx03/wWW3/&#10;AMbrIooA1/8AhKb3/njpv/gstv8A43R/wlN7/wA8dN/8Flt/8brIooA1/wDhKb3/AJ46b/4LLb/4&#10;3U9l401CwuoriK30lpIzuCzaNZyofqjxFSPYg1g0UAfQtn4mvPFfwb8P3d7Dp8Eqa/qsQXTdNtrG&#10;PaLfTjkxwRopb5j8xGcYGcAYxKl8H/8AJDdC/wCxj1b/ANJdNqKgAooooA3fGX/IXt/+wdYf+kkN&#10;N8QeLbzxJpPhrT7mOBIdA099NtWiVgzxtd3F0S+SctvupBkADaF4yCTwvxY8Tanp/jI29vc+XCmn&#10;adtXy1OM2UBPJHqa47/hM9Z/5/P/ACEn+FAHtegeNdc8L6Xr2naVqc9jZa7aLY6jDERi4hEqShT6&#10;fNGvIwcFlztZgceFxHKjtGsqqwJjfOG9jgg4+hFeWf8ACZ6z/wA/n/kJP8KP+Ez1n/n8/wDISf4U&#10;wPsW5/aM0PQ/h74y8L+BvBd74Ut/FsdvDqEFx4gkv7KBYyGc20DxKyM5UAtJJKQuQCOteo6d8b7b&#10;9oVvimur6f4esNH1oaPcp4f1bxdHpN19otESAS291NB5LgqpMkbbG2kbDkZP50/8JnrP/P5/5CT/&#10;AAo/4TPWf+fz/wAhJ/hQnrd6/wDA1X9fPfUWultP6V/vt+m2h+gH7S37SOiah40+Nmg+HrWHW9J8&#10;XDRbePV7a6IhgawjQP5YKnzUZgyhtw4G4bgaztZ/bOsfE2sfECXVfBN5Hpvi4aX50Ok+IDZ3UX2K&#10;FY/LacQN5kMgB3RlBjPDZANfCH/CZ6z/AM/n/kJP8KP+Ez1n/n8/8hJ/hSjeK37fhb/JFPfT0/L/&#10;ACR9s/Ej9rn/AIWFJ8W5D4T/ALPk+IFrpVvJjUjKti1kUJZQYgXD7Pu5G3PVq8f+H/iDwzoOoXp8&#10;VeFG8VafcWrwpHBqUlhcWshxtmikVXXcPSSN1OenevBv+Ez1n/n8/wDISf4Uf8JnrP8Az+f+Qk/w&#10;pJcuwX0t/XRfkkfc9x+2WdQ1KW1v/DV9e+FG8HSeDVspdbD6j5DurtcPeNbsGl3L/wA8goGAFGKv&#10;R/tp6cuiXFu3ga++3z+DW8Fll8RstlBbmLZ50Ft9nxHISsZb5yG2HAUsTXwV/wAJnrP/AD+f+Qk/&#10;wo/4TPWf+fz/AMhJ/hRJcyafW/481/8A0qX3hH3Wmulvwtb/ANJX3H27H+1xa4hu5PCFxJrP/CAy&#10;+A7i4/tdRBJEYwkdysX2fKsvzFlLsGyMFcc37D9ti50TwX4W8P6b4Zn8rRdS0zUQmp61Jf28LWZB&#10;KWayxmS2WUgbgZZAoyECg4r4T/4TPWf+fz/yEn+FH/CZ6z/z+f8AkJP8Kvmd+brdP5puX5tsm1o8&#10;nS1vvSj+SSPt1v2v/wCxEuG8LeF5tLuH8dR+OY5dR1QXYWURMklswSCLdGxdueCFO3k/NWJa/Hjw&#10;Tofjuy8TaB8ONQ0e9F3eXl3eReLblb7dOpCrbTRRxrCsZZiu+OUtnDlxxXx7/wAJnrP/AD+f+Qk/&#10;wo/4TPWf+fz/AMhJ/hUR91JLp/kl+UV9xTbe/wDWrf5t/efTHx++M9x8d/iB/wAJNcacumstlb2Q&#10;V5VmnmESbfNnlVIxJKxySwRR0AAArzevL/8AhM9Z/wCfz/yEn+FH/CZ6z/z+f+Qk/wAKEktgbb3P&#10;UKK8v/4TPWf+fz/yEn+FH/CZ6z/z+f8AkJP8KYj1CivL/wDhM9Z/5/P/ACEn+FH/AAmes/8AP5/5&#10;CT/CgD1CivL/APhM9Z/5/P8AyEn+FH/CZ6z/AM/n/kJP8KAPUKK8v/4TPWf+fz/yEn+FH/CZ6z/z&#10;+f8AkJP8KAPUKK8v/wCEz1n/AJ/P/ISf4Uf8JnrP/P5/5CT/AAoA9Qrb03xrrmjabaWNjqc9pDZ6&#10;gmq2jQkLLaXaqB50En34mIVN2wruMURbJijK+Kf8JnrP/P5/5CT/AAo/4TPWf+fz/wAhJ/hQB7F4&#10;d8Tav4P1m31fQdVvtE1a33eTfadcPbzxblKttkQhhlWZTg8gkd6LHxNq+l6NqekWeq31ppOqeV9v&#10;sYLh0gu/KYtF5sYO2TYxLLuBwTkYrx3/AITPWf8An8/8hJ/hR/wmes/8/n/kJP8ACgD22z/5EfVv&#10;+wjZ/wDoq6r2/wDYV/5K5q//AGA5v/Si3r5o+HutXmr+B/Ef2ubzfL1HT9vyquMxXmeg9hX0v+wr&#10;/wAlc1f/ALAc3/pRb0Acx+2F/wAnJeNv+viH/wBJ4q8ar2T9sL/k5Lxt/wBfEP8A6TxV43QAUUUU&#10;Acf8ev8AkuXxF/7GPUf/AEqkrha7r49f8ly+Iv8A2Meo/wDpVJXC0AFFFFABRRRQBr+Fv+QnN/14&#10;3n/pNLWRWv4W/wCQnN/143n/AKTS1kUAFFFFABRRRQAVr6H/AMgzxB/14r/6UwVkVr6H/wAgzxB/&#10;14r/AOlMFAGRRRRQAUUUUAFFFFAGva/8ijqX/X9a/wDou4rIrXtf+RR1L/r+tf8A0XcVkUAFFFFA&#10;BRRRQAVr3X/Io6b/ANf11/6Lt6yK17r/AJFHTf8Ar+uv/RdvQBkUUUUAFFFFABRRRQBr65/yDPD/&#10;AP14t/6Uz1kVr65/yDPD/wD14t/6Uz1kUAFFFFABRRRQAVr+MP8Akbtb/wCv6f8A9GNWRWv4w/5G&#10;7W/+v6f/ANGNQBkUUUUAFFFFABWv4P8A+Ru0T/r+g/8ARi1kVr+D/wDkbtE/6/oP/Ri0AZFFFFAB&#10;RRRQAUUUUAa/hb/kJzf9eN5/6TS1kVr+Fv8AkJzf9eN5/wCk0tZFABRRRQAUUUUAFa+h/wDIM8Qf&#10;9eK/+lMFZFa+h/8AIM8Qf9eK/wDpTBQBkUUUUAFFFFABRRRQB7f4P/5IboX/AGMerf8ApLptRVL4&#10;P/5IboX/AGMerf8ApLptRUAFFFFAHGfGX/kfJP8AsHab/wCkMFcRXb/GX/kfJP8AsHab/wCkMFcR&#10;QAUUUUAFFFFABRRRQAUUUUAFFFFABRRRQB2mh+DbDXvhf4l1u3kuBrmhXVtJNCXUwvZSloy4XbuD&#10;JL5YJ3YxIOOM1r33wdnuLPwxZaMHufEF1o7a5q32y7htrSyt3f8AcEySlFjzHsYl3wTKgHPBxvhR&#10;4w07wd4peTXLe4vPD2oWk2nanb2m3znt5VwSm4gb1YI4yRyg5FdTpfxQ8N6p8R/FXiHxDYSIl9C0&#10;WjyDTLfUl00K6LEDaTukUoWBTGNxO04bBIzTe+nXX7k1b56P71oJf182tflqvu3IY/gJrMeiaha3&#10;NlMvi5NZ03TbOyjuoGt50u4JpFYSAlGz5ce1w+3DHPtxul/DrxFrUelSWWmtOmqXc1lasJYwHlhV&#10;Gl3Zb5FRZFYu2FAyc4Bx7Vqv7SXhz+37LUdP03UWS11XQb1YZba3twY7GCWKVQsRCIW3qVCqFHIw&#10;AADlaP8AGbwh4Jbw3Z6EmsanYWV3qz3c+q6fbK/k3tvHDlITJJHI0YQna52vgA4DEKacz/D5Jfm7&#10;lLZJ/wBfF+Xuo8g8VeD9W8FahFZ6tbxwyTQrcQyQXEdxDPE3R45YmZJF4IyrEZBHUEVjV3XxY8dW&#10;3jO+0iKxuri7sNNtPs8TzaVZ6YuWkeRtltajZGuX6FnJOWyM7RwtSgdugUUUUxBRRRQAV33wX8P+&#10;GPGPjfSfDniKy1eZtWvYbSG60vUYrYW+9tpZke3l8zqMAFeh9eOBrqPhb4ptPBHxI8NeIL6OaWz0&#10;zUIbuaO3UNIyI4YhQSATgdyKqNr6kVL8r5dzZuvB9h4qtWk8H+GdYgH9p2ulLNqOuW1wpuJvN2R7&#10;Rbwn59gw2dq7GyTuGLMf7Ofj6WeKFNKs2eWdrRcaxZY+0rjNsT52FuPmH7k4kPOF4OJPh38TtL8I&#10;6atveW95I48U6ZreYEQjyLfzvMXlh8581cDpwckVd0n4t6PY/wBjeZbXx+xeNW8RybY05tj5XyD5&#10;/wDWfuzx05HzUkldK/b/ANs/zk/+3fmazavLl87f+Tf5R+84+y+FfijUPDdxrsGmZsIFlkZXuIku&#10;GjiIWWRLdmEsiIThnVCq4bJG045SvfJP2hNMn8N+Whu9P1WzttQsbVYNE0+dp47iSZ1Zr2YNNb4F&#10;w6tHGrBgvDIXJHgdQm3uv6/qwNJbdwoooqiT1H4V/wDIj+J/+wjp3/oq8r6l/YW/5K3q/wD2A5v/&#10;AEot6+WvhX/yI/if/sI6d/6KvK+pP2F/+Stav/2A5v8A0ot6AIP2nPBd14m/aL8cyx3dnYxfb7W0&#10;ie8dlE0726FIl2qcE7T8zYUcZYZFeK6L4VuNWnv1luLfS4LBd11c3u8JD84QAhFZiSzAYCnuegJH&#10;vP7SniTSLP4+eMbDWPtiR22s2mowtZxJIZMWsavG25127sJhvmxg/Kc149a+JtLvF12LUpbyJdbx&#10;cTyW9sjm3uFnZwFUyL5iFCeSVILdDtywBF/wrXUVe+gkvLCLULZrgLYmYtLOIU8yRk2qVC7PmBZl&#10;3Y+XNZ+teE30Gxtp7nULM3E8UM4soxKZVSSNZFJJQJ911JAYkbhXY2/xE0SPWtU1X/iZxG6WW2k0&#10;3y45ILy38oRwpI24FCMfMQG7EYNZ+vePLXUPCdzpq6jrOqPcLaiO21Qq0ViYlwxiYMc5+6MInyk5&#10;yaAPEfj1/wAly+Iv/Yx6j/6VSVwtexfH74qeNJvi1490iTxfrz6Vb+IL6OGxbU5zBGqXEgRVj3bQ&#10;FAAAA4xxXmn/AAmGv/8AQb1L/wAC5P8AGgDIorX/AOEw1/8A6Depf+Bcn+NH/CYa/wD9BvUv/AuT&#10;/GgDIorX/wCEw1//AKDepf8AgXJ/jR/wmGv/APQb1L/wLk/xoAPC3/ITm/68bz/0mlrIrrfDHi7X&#10;X1KYNrWosPsV4ebqTqLaQjvWT/wmGv8A/Qb1L/wLk/xoAyKK1/8AhMNf/wCg3qX/AIFyf40f8Jhr&#10;/wD0G9S/8C5P8aAMiitf/hMNf/6Depf+Bcn+NH/CYa//ANBvUv8AwLk/xoAyK7z4U/D/AFX4gf8A&#10;CSW1gbe0tbfT1lvNU1CYQWdlGLiEl5pTwowpwoyzEbVDMQDU8Ft4v8eeKNO0DS9avPtt9JsV7jUH&#10;ihiUAs8kjlsJGihnZjwqqSeld14y+L1zdaPqnhTwprepr4Q0a1DRXD3EiyapdfaIVkv5c4YFxxHG&#10;f9VHhfvNIz+diK1RzWHw/wAbV23qoru11bekVpezfRlpK12ZF5qHwq8C7INM0y9+JepRgia+1eSX&#10;TtKZsn/VW8LLcOuMfM8sRPP7sZ4ryfHa8t8DSPBngbRYxjCL4bt7/GMfxXonY9O5NcV/wmGv/wDQ&#10;b1L/AMC5P8aP+Ew1/wD6Depf+Bcn+NZrLaEv4zdR/wB5tr/wH4V8ooOd9NDtf+Gi/Go+43h2Ef3Y&#10;fCmlRj64W2HNNX9ozx8gwup2CjJPGi2PUnJ/5Y1xn/CYa/8A9BvUv/AuT/Gj/hMNf/6Depf+Bcn+&#10;NP8AsvAf9A8P/AY/5Bzz7na/8NH+P/8AoK2P/glsf/jNH/DR/j//AKCtj/4JbH/4zXFf8Jhr/wD0&#10;G9S/8C5P8aP+Ew1//oN6l/4Fyf40f2Xl/wD0Dw/8Bj/kHPPuek2/7RXj1vC+oSnVLHet5bKD/Y1l&#10;0KTk8eT7Csv/AIaP8f8A/QVsf/BLY/8AxmsC28Xa7/wieot/bWo7he2oB+1SZwY7j39h+VZP/CYa&#10;/wD9BvUv/AuT/Gj+y8B/0Dw/8Bj/AJBzz7na/wDDR/j/AP6Ctj/4JbH/AOM0f8NH+P8A/oK2P/gl&#10;sf8A4zXFf8Jhr/8A0G9S/wDAuT/Gj/hMNf8A+g3qX/gXJ/jR/ZeX/wDQPD/wGP8AkHPPudr/AMNH&#10;+P8A/oK2P/glsf8A4zR/w0f4/wD+grY/+CWx/wDjNcV/wmGv/wDQb1L/AMC5P8aP+Ew1/wD6Depf&#10;+Bcn+NH9l5f/ANA8P/AY/wCQc8+52v8Aw0f4/wD+grY/+CWx/wDjNalx+0V49Xwvp8o1Sx3teXKk&#10;/wBjWXQJARx5Pua82/4TDX/+g3qX/gXJ/jWtc+Ltd/4RPTm/trUdxvboE/apM4Edv7+5/Oj+y8v/&#10;AOgeH/gMf8g559zf/wCGj/H/AP0FbH/wS2P/AMZo/wCGj/H/AP0FbH/wS2P/AMZriv8AhMNf/wCg&#10;3qX/AIFyf40f8Jhr/wD0G9S/8C5P8aP7Ly//AKB4f+Ax/wAg559ztf8Aho/x/wD9BWx/8Etj/wDG&#10;aP8Aho/x/wD9BWx/8Etj/wDGa4r/AITDX/8AoN6l/wCBcn+NH/CYa/8A9BvUv/AuT/Gj+y8v/wCg&#10;eH/gMf8AIOefc7X/AIaP8f8A/QVsf/BLY/8Axmj/AIaP8f8A/QVsf/BLY/8AxmuK/wCEw1//AKDe&#10;pf8AgXJ/jR/wmGv/APQb1L/wLk/xo/svL/8AoHh/4DH/ACDnn3PSdY/aK8ex6fobLqliDJZszf8A&#10;Emsjz9omH/PHjgCsv/ho/wAf/wDQVsf/AAS2P/xmsDWvF2urpugEa1qILWTE4upOT9pnHr7Vk/8A&#10;CYa//wBBvUv/AALk/wAaP7Ly/wD6B4f+Ax/yDnn3O1/4aP8AH/8A0FbH/wAEtj/8Zo/4aP8AH/8A&#10;0FbH/wAEtj/8Zriv+Ew1/wD6Depf+Bcn+NH/AAmGv/8AQb1L/wAC5P8AGj+y8v8A+geH/gMf8g55&#10;9ztf+Gj/AB//ANBWx/8ABLY//GaP+Gj/AB//ANBWx/8ABLY//Ga4r/hMNf8A+g3qX/gXJ/jR/wAJ&#10;hr//AEG9S/8AAuT/ABo/svL/APoHh/4DH/IOefc7X/ho/wAf/wDQVsf/AAS2P/xmtTxV+0V49t/F&#10;GsRJqliES8mVQdGsjwHIHJhrzb/hMNf/AOg3qX/gXJ/jWt4u8Xa7H4s1pV1rUVVb2YAC6kAA8xve&#10;j+y8B/0Dw/8AAY/5Bzz7m/8A8NH+P/8AoK2P/glsf/jNH/DR/j//AKCtj/4JbH/4zXFf8Jhr/wD0&#10;G9S/8C5P8aP+Ew1//oN6l/4Fyf40f2Xl/wD0Dw/8Bj/kHPPudr/w0f4//wCgrY/+CWx/+M0f8NH+&#10;P/8AoK2P/glsf/jNcV/wmGv/APQb1L/wLk/xo/4TDX/+g3qX/gXJ/jR/ZeX/APQPD/wGP+Qc8+52&#10;v/DR/j//AKCtj/4JbH/4zWp4V/aK8e3HijR4n1SxKPeQqwGjWQ4LgHkQ15t/wmGv/wDQb1L/AMC5&#10;P8a1vCPi7XZPFmiq2taiytewgg3UhBHmL70f2Xl//QPD/wABj/kHPPub/wDw0f4//wCgrY/+CWx/&#10;+M0f8NH+P/8AoK2P/glsf/jNcV/wmGv/APQb1L/wLk/xo/4TDX/+g3qX/gXJ/jR/ZeX/APQPD/wG&#10;P+Qc8+52v/DR/j//AKCtj/4JbH/4zR/w0f4//wCgrY/+CWx/+M1xX/CYa/8A9BvUv/AuT/Gj/hMN&#10;f/6Depf+Bcn+NH9l5f8A9A8P/AY/5Bzz7na/8NH+P/8AoK2P/glsf/jNH/DR/j//AKCtj/4JbH/4&#10;zXFf8Jhr/wD0G9S/8C5P8aP+Ew1//oN6l/4Fyf40f2Xl/wD0Dw/8Bj/kHPPuek+G/wBorx7NqEyv&#10;qliQLO7b/kDWQ5FvIR/yx9QKy/8Aho/x/wD9BWx/8Etj/wDGawPDHi7XX1KYNrWosPsV4ebqTqLa&#10;QjvWT/wmGv8A/Qb1L/wLk/xo/svL/wDoHh/4DH/IOefc7X/ho/x//wBBWx/8Etj/APGaP+Gj/H//&#10;AEFbH/wS2P8A8Zriv+Ew1/8A6Depf+Bcn+NH/CYa/wD9BvUv/AuT/Gj+y8v/AOgeH/gMf8g559zt&#10;f+Gj/H//AEFbH/wS2P8A8Zo/4aP8f/8AQVsf/BLY/wDxmuK/4TDX/wDoN6l/4Fyf40f8Jhr/AP0G&#10;9S/8C5P8aP7Ly/8A6B4f+Ax/yDnn3O1/4aP8f/8AQVsf/BLY/wDxmtTR/wBorx7Jp+uM2qWJMdmr&#10;L/xJrIc/aIR/zx54Jrzb/hMNf/6Depf+Bcn+Na2i+LtdbTdfJ1rUSVslIzdScH7TAPX3o/svAf8A&#10;QPD/AMBj/kHPPub/APw0f4//AOgrY/8Aglsf/jNH/DR/j/8A6Ctj/wCCWx/+M1xX/CYa/wD9BvUv&#10;/AuT/Gj/AITDX/8AoN6l/wCBcn+NH9l5f/0Dw/8AAY/5Bzz7na/8NH+P/wDoK2P/AIJbH/4zR/w0&#10;f4//AOgrY/8Aglsf/jNcV/wmGv8A/Qb1L/wLk/xo/wCEw1//AKDepf8AgXJ/jR/ZeX/9A8P/AAGP&#10;+Qc8+52v/DR/j/8A6Ctj/wCCWx/+M0f8NH+P/wDoK2P/AIJbH/4zXFf8Jhr/AP0G9S/8C5P8ansv&#10;H3ifTbqK6tPEerWtzEd0c0N9KjofUENkGj+y8v8A+geH/gMf8g559z3D/hOta8e/Bvw5ea3cQ3Nx&#10;Dr+qxI0NrDbgL9n044xEig8k8kZrm627PxdrvjP4N+H73xBrWoa7eR6/qsKXGpXUlxIsYt9OIQM5&#10;JC5Zjjpkn1rErvpUqdGCp0oqMV0SsvuJbb1YUUUVqI4z4y/8j5J/2DtN/wDSGCuIr3jQDj9q/wAD&#10;kf8APzof/pLbV6X8NIFh+OGm/E4xrt8RSafDanZwL66maG7I+gtr3/v4nrVW0T76fPp95LlpJ9rP&#10;8/ysfHlFe7eBfgvoXi7w09zf2+rWWp3NnqV5DfS6tY20RMCSOgisnzcXMZ8shpEKgHcMfITWNr3w&#10;x8Mab8LYfHcDaw9jqMMVpY2EkiCWG+3SCV5ZPK2tb/uX2bQrOSVyDG5qG7b+X43X5q3/AADWUbSc&#10;V3f4f8DU8iooopkBRRRQAUUUUAFFFFABRRXt/wAD/Gl/q2k6x4TuNYu5LVNF1H7B4bECJpt4/wBn&#10;lkeS5ZTkyJt3oxRmLIg8yMKKH8Mn2Tf3IF8SXdniFFej/A/xRpHg7Wde1TUtcvPD92ukTW+nXum2&#10;7zXSXEjIhaIB4wGEbSkFpEAPfOBXoum+JLzwVqHiO1uviDe6Z4n1saTqtn4rvop5bq8sGiMhtnMf&#10;mukjCSHKFjGxiKs+3BNqN2kuv53tb7tfTYV9G+35aa/jb1PnOivtPTlsvBPji40rS77/AIR6w1Hx&#10;1eWVpp1jETBrBEcKtZXwAIjtlaQICBLjzpMRDG6vILX4G6F/whMOo6xqdvpOq6lY3mo288muWNvb&#10;2rRSSIlubOU/aJ95hdRJGcAuo2ttasub3efpb9E/69PNXtRu7ef6tfp/VmeF0V7L8N9A1P4f6R4z&#10;8QRXenprVt4eNxpl1pWq213Nal7q2ikkHkSO0MgjlcAttYbjjpx219qnir/hPryTw5qMHhObU9J0&#10;fW/EnitWa3ks91rG8u6RSMLLJIGMYG6WTYOelaWV1d/1r+VnchXabX9fD+fMrHzJRXT/ABO8Rab4&#10;t+IXiHWdHs/7P0y+vJJ7e3KKhVCeCVX5VJ6kDgE4rmKzi24ptWLkrNpBRRRVEhRRRQAUV7x4q1aP&#10;xh8NU0bwr421iXTvDnh20uNR8P8AkyQabIRJH57BjN+8lE8+eYQMLwxwucT4V+INS8D/AAx8UeJP&#10;DtxJY+IU1jS7Jby3/wBalu4uJGQEchXeGMMOjBdpyCRVxjeTj5/m+VP7xa8ql3/yvY8ior7D2L4F&#10;+IOnaR4bjS10vX/iLfaXq9rAg8u4tB9nQWkgHWILcT4jPAJzjKjHN6BJ/Zum+GfB1nJ/xSOseGNd&#10;vdRtxgxXM6NeFJpD0Z4/stvtY8rt4xk5yv7nP5f+2835FqN3p/S5nH9Nj5goooqiT1H4V/8AIj+J&#10;/wDsI6d/6KvK+o/2GP8AkrWrf9gOb/0ot6+XPhX/AMiP4n/7COnf+iryvqP9hj/krWrf9gOb/wBK&#10;LegDmP2wP+TkPGv/AF3h/wDSeKvHK9j/AGv/APk5Dxr/ANd4f/SeKvHKACiiigDj/j1/yXL4i/8A&#10;Yx6j/wClUlcLXdfHr/kuXxF/7GPUf/SqSuFoAKKKKACiiigDX8Lf8hOb/rxvP/SaWsitfwt/yE5v&#10;+vG8/wDSaWsigAooooAKKK3fAfhG58f+NtB8NWciQXGrX0Nks0n3It7hTI/oqgliegAJrOpUjShK&#10;pN2SV36Ia10R3GnSL8MfgvLqK7V8TeOhLZ2r5+e10eKQpcSL6G4nQwhhzstrlTxJXA6H/wAgzxB/&#10;14r/AOlMFb3xh8aW3jjx1dXOmeYnh+wii0vRoZfvR2FugigBGB8zKoduOXdyeSawdD/5BniD/rxX&#10;/wBKYK4cBTnGm61VWnUfM/LtH/t1WXm031Kk9bLoZFFFFekQFFFFABRRRQBr2v8AyKOpf9f1r/6L&#10;uKyK17X/AJFHUv8Ar+tf/RdxWRQAUUUUAFFFFABWvdf8ijpv/X9df+i7esite6/5FHTf+v66/wDR&#10;dvQBkUUUUAFFFFABRRRQBr65/wAgzw//ANeLf+lM9ZFa+uf8gzw//wBeLf8ApTPWRQAUUUUAFFFF&#10;ABWv4w/5G7W/+v6f/wBGNWRWv4w/5G7W/wDr+n/9GNQBkUUUUAFFFFABWv4P/wCRu0T/AK/oP/Ri&#10;1kVr+D/+Ru0T/r+g/wDRi0AZFFFFABRRRQAUUUUAa/hb/kJzf9eN5/6TS1kVr+Fv+QnN/wBeN5/6&#10;TS1kUAFFFFABRRRQAVr6H/yDPEH/AF4r/wClMFZFa+h/8gzxB/14r/6UwUAZFFFFABRRRQAUUUUA&#10;e3+D/wDkhuhf9jHq3/pLptRVL4P/AOSG6F/2Merf+kum1FQAUUUUAc58RPEF/wCFfixaaxpc/wBl&#10;1KxtNLuLebYr7JFsrcqdrAg4I6EEVjab8WfFmkWGhWVprEkdpoeoNqmnwmKNlguWIJkwVO7kfdbI&#10;GTxyc9D4z8K3fjj40aZ4fsZIYbzU4NJtIZLhisau9lbqCxAJAyewNV9B+A3iLxF8Wrn4fW1xpyar&#10;bu6veyzP9k2qAVkDhC219yBflyS68DNPX+vKz/yZLtrf+r3S/VfeU9J+OPjPQ9Jg06z1S3jggtpb&#10;KOVtOtXuFt5C7SQ+c0Zk8sl3OzdtyenSqF18VvFF42pedqSyRajp8elXFubWHyPs0e3y40i2bI9p&#10;UFWQBgckEEknntQsY7EQBb2C7kkQtJHCJAYGDMux9yqCcAN8pYYYc5yBUqd9f6/rV/eaO6eu/wDX&#10;+QUUUUyQooooAKKKKACiiigArrIfip4mt/DKaEl9D9hjge0ikayga6igdiXhjuSnnJGxZsorhSHY&#10;YwxB5PrwOTXd+N/g7q/gTRjf3d9pt40F0ljqNpZSu82m3LxeYkU+5FXcVD8xs6gxupIIxQ9tdv6/&#10;z/HzBbq2/wDTMnQfiLrnhu4eXT5LKJZLRbGa3k022lt7iJWDKJoXjMcrBgG3OrNkA5yBV/S/jJ4t&#10;0fWNQ1O31GB7m+eKSZbnT7a4hDRf6lo4pI2jjMY4Qoq7BwuBxU3gP4P6t4/00Xlpf6bp4nujp9hD&#10;qErpJqN0I/MMEO1GG7G3mQouZEG7Jp2k/BvWNX8InXUvdOgle2ub610meVxeXdvbnE8sahCmEw/D&#10;urHy32httN6Xv0/4f/g/iCV1Zdf+G/S3ysV/Dfxk8YeE471dO1gq13ctevNc20NzKlyylWnjklRm&#10;ilIYgyRlWPHPAqrpvxR8S6T4ck0O21CNbFkliVpLSGS4ijl/1scU7IZYkfncqOFbc2Qdxzo6l8Hd&#10;X0zwY3iCS+015I7S31C40iOVze29pO22Gdxs2bWJThXLASISoBrhKXdfL9Lfp+A9dH8/1/4PzubH&#10;hXxdqvgrVG1DSLhILh4ZLeRZoI54ponXa8ckUisjqR/CykcA9QK6aD46eMojrPm3un6gusXSXl6m&#10;paNZXiSyopVCFmhYKFUkKqgKoOABXLWfhXV77VdJ02PTrgXurGMWMUkZjNz5j7EZC2AVLZAbpwee&#10;K7S9+BGtQ69ounWGq6PrUOqS3MC6lY3En2WCS25uVlaSNGXy0w5IUgqQVLU/X0+7X8H+JPp6/wBf&#10;L8LnAarqU2sajcXs6W8c07b2W1to7eIH/ZjjVUUeygCqtdF428E3Pgi8sY5L2z1Wz1C0S+stR09n&#10;MFzCxZdy+YiOCGV1KsqkFTx0J52pXZFPuFFFW9H0m78QatZaZp8DXN/ezpbW8KkAvI7BVXnjkkda&#10;pJt2RLdldlSiuv8AH3wzvPAUNjctqmma5YXkk9ul7pMkjxLPCwWWFvMRDuXchyAVYOpVmFXNH+Du&#10;r614P/t6O+02F5LW5vrTSppXF5eW1ucTzRqEKbVw/DOrN5b7Q22purc3T+v+H9NSrO6RQ1j4qeJt&#10;e0EaRe30Mtr5UUEky2UCXU8UYAjjluFQSyou1cK7sBsTj5Vwvhv4qeJPCOrXuo6Tc2dpNeiMTw/2&#10;bavbMY2Vo28hozEGVlDBgoIOSDknN7UPg5rGm+DTr8l7pskkdpb6hcaPHK5vbe0nbbDO67Nm1iU4&#10;VywEiEqAaPG/wd1fwJoxv7u+028aC6Sx1G0spXebTbl4vMSKfciruKh+Y2dQY3UkEYqvhbf9dv8A&#10;geugrcyS6f1+mvoVfD/xe8XeF4tTTT9YZTqM7XU8txBFPKJ2R0aaN5FZopSsjgyRlWOevAqDTvil&#10;4n0nwjP4ZtdSEejzLLGYzbRNKkcpUyxpMUMkaOUXciMFbByDk55Wui0DwDrXiDxfbeGltW0/U5vm&#10;ZdQBgEEYj81pZNwyqCMFycfdGQDxSt0/qwX6/M52ivQm+Cmp/wBuJaLrGkPpDaV/bf8AwkCyTfYR&#10;Zg7DJzF52RIPK2eXv38be9cx408I3vgXxJd6NfvBNNBsdbi1cvDPG6B45Y2IBKujKwyAcHkA5FHl&#10;/XYf9f196+9HbfCv/kR/E/8A2EdO/wDRV5X1H+wz/wAla1b/ALAk3/o+3r5c+Ff/ACI/if8A7COn&#10;f+iryvqL9hn/AJK1q3/YEm/9H29Ajmf2v/8Ak5Dxr/13h/8ASeKvHK9i/a+/5OO8a/8AXeH/ANJ4&#10;q4seA0/sL7R/aJ/tY2H9qCw8j5Ps+/b/AKzd9/aN+3bjb/FnigDkaK67QfAaaxpdpLJqJtr/AFAz&#10;jT7UQb1m8pQTvfcNm45VcK2WBztHNR6r4Lgs/Caa3a6i92izQwS77UxRM8kbORDIW/ebNpV/lXBI&#10;xkHNAHkvx6/5Ll8Rf+xj1H/0qkrha9i+P3wr8aQ/Frx7q8nhDXk0q48QX0kN82mTiCRXuJCjLJt2&#10;kMCCCDznivNP+EP1/wD6Ampf+Akn+FAGRRWv/wAIfr//AEBNS/8AAST/AAo/4Q/X/wDoCal/4CSf&#10;4UAZFFa//CH6/wD9ATUv/AST/Cj/AIQ/X/8AoCal/wCAkn+FAB4W/wCQnN/143n/AKTS1kV1vhjw&#10;jrqalMW0XUVH2K8HNrJ1NtIB2rJ/4Q/X/wDoCal/4CSf4UAZFFa//CH6/wD9ATUv/AST/Cj/AIQ/&#10;X/8AoCal/wCAkn+FAGRXp/wslPg/wL478aHMd0lovh3S5BgMtzehxK6nGfltYrpTjGDNHkjIDcP/&#10;AMIfr/8A0BNS/wDAST/CvTPiV4W1zw78Ofh94Qg0bUvMFrL4j1FVtnI+1XhURL93oLSC1YZ6GWTA&#10;5Jbysf8AvfZ4b+d6/wCFe8/k7KL/AMRcdLvseOVr6H/yDPEH/Xiv/pTBR/wh+v8A/QE1L/wEk/wr&#10;W0Xwjrq6br4Oi6iC1koGbWTk/aYD6e1eqQclRWv/AMIfr/8A0BNS/wDAST/Cj/hD9f8A+gJqX/gJ&#10;J/hQBkUVr/8ACH6//wBATUv/AAEk/wAKP+EP1/8A6Ampf+Akn+FAGRRWv/wh+v8A/QE1L/wEk/wo&#10;/wCEP1//AKAmpf8AgJJ/hQAWv/Io6l/1/Wv/AKLuKyK6228I67/wieor/Yuo7je2pA+yyZwI7j29&#10;x+dZP/CH6/8A9ATUv/AST/CgDIorX/4Q/X/+gJqX/gJJ/hR/wh+v/wDQE1L/AMBJP8KAMiitf/hD&#10;9f8A+gJqX/gJJ/hR/wAIfr//AEBNS/8AAST/AAoAyK17r/kUdN/6/rr/ANF29H/CH6//ANATUv8A&#10;wEk/wrWufCOu/wDCJ6cv9i6juF7dEj7LJnBjt/b2P5UAclRWv/wh+v8A/QE1L/wEk/wo/wCEP1//&#10;AKAmpf8AgJJ/hQBkUVr/APCH6/8A9ATUv/AST/Cj/hD9f/6Ampf+Akn+FAGRRWv/AMIfr/8A0BNS&#10;/wDAST/Cj/hD9f8A+gJqX/gJJ/hQAa5/yDPD/wD14t/6Uz1kV1uteEddbTdAA0XUSVsmBxaycH7T&#10;OfT3rJ/4Q/X/APoCal/4CSf4UAZFFa//AAh+v/8AQE1L/wABJP8ACj/hD9f/AOgJqX/gJJ/hQBkU&#10;Vr/8Ifr/AP0BNS/8BJP8KP8AhD9f/wCgJqX/AICSf4UAZFa/jD/kbtb/AOv6f/0Y1H/CH6//ANAT&#10;Uv8AwEk/wrW8XeEddk8Wa0y6LqLK17MQRayEEeY3tQByVFa//CH6/wD9ATUv/AST/Cj/AIQ/X/8A&#10;oCal/wCAkn+FAGRRWv8A8Ifr/wD0BNS/8BJP8KP+EP1//oCal/4CSf4UAZFa/g//AJG7RP8Ar+g/&#10;9GLR/wAIfr//AEBNS/8AAST/AArW8I+Eddj8WaKzaLqKqt7CSTayAAeYvtQByVFa/wDwh+v/APQE&#10;1L/wEk/wo/4Q/X/+gJqX/gJJ/hQBkUVr/wDCH6//ANATUv8AwEk/wo/4Q/X/APoCal/4CSf4UAZF&#10;Fa//AAh+v/8AQE1L/wABJP8ACj/hD9f/AOgJqX/gJJ/hQAeFv+QnN/143n/pNLWRXW+GPCOupqUx&#10;bRdRUfYrwc2snU20gHasn/hD9f8A+gJqX/gJJ/hQBkUVr/8ACH6//wBATUv/AAEk/wAKP+EP1/8A&#10;6Ampf+Akn+FAGRRWv/wh+v8A/QE1L/wEk/wo/wCEP1//AKAmpf8AgJJ/hQBkVr6H/wAgzxB/14r/&#10;AOlMFH/CH6//ANATUv8AwEk/wrW0Xwjrq6br4Oi6iC1koGbWTk/aYD6e1AHJUVr/APCH6/8A9ATU&#10;v/AST/Cj/hD9f/6Ampf+Akn+FAGRRWv/AMIfr/8A0BNS/wDAST/Cj/hD9f8A+gJqX/gJJ/hQBkUV&#10;r/8ACH6//wBATUv/AAEk/wAKnsvAPifUrqK1tPDmrXVzKdscMNjK7ufQALkmgD1Hwf8A8kN0L/sY&#10;9W/9JdNqKtuz8I674M+Dfh+y8QaLqGhXkmv6rMlvqVrJbyNGbfTgHCuASuVYZ6ZB9KxKACiiigCa&#10;x1G00j9qDwfe311DZWdvLosk1xcSCOONBa2xLMxOAAO5ruvAPjnw3YzeB/Ekuu6fBr2p6jp2j6rH&#10;LOqPb2tncM5mkJPyo6JY4Y8Hyn9K8M+Mv/I+Sf8AYO03/wBIYK4iqvol2d/6/Inl0ku6t+f6u/yP&#10;pOy+I1t4b8AvcaT4gtbTWovBP2SBoLtVnjuDrbPtTB3LKI28wY+YDDe9eXfHjWoPEXxB/tKC9h1J&#10;7jS9Ne4uopRJ5lx9ihExZgeX3ht2ed2c8157RUvV39fxbf6mvNq33/8Atf8A5H8WFFFFBAUUUUAF&#10;FFFABRRRQBNZ3H2W8gnK7hHIr7fXBzivffixd6W2l+OZbHXdJ1NvHHiW11HTYrW/iZ4rcLPIz3A3&#10;f6OQ1ykZWXacq56Lmvnyim/ejyv+tU//AG1AtH/Xnb8z3/4S3GmNo/gwX2u6TpT+C/Fc2q6jHd38&#10;StJbFIH32/zfvzutXTbFuJLocYOav6L4m0e+03w/4zfWNNtYtD8P6xpl1pc15Gt61xM115Cxwk75&#10;Ff7Yh3qpVdkm4jFfONFKXvKz/q65X+H4ji+Xb+ldv839x9E61ruiLoWu+LH1jTbm11vwppehxaXD&#10;eI16LmNrZJ0eAHzEVRaSNvYBWDptJJrR+Ovj3QLvQWFrb2PiDR/7XhudFtL7xKl4sFmI2BhhtLaK&#10;OWyhK+UrxSSqwKJgMVZh8y0U5Pm/rzv+f4dxR91Jf1ty/ktT6AuPjT4Tbxx8J9Rt9A0qwg0SLTzf&#10;3ln9uMtp5c8jSQIJZmV0VWDZ2sxJxv7DW8P3mjeAIdF8H33iTRbmfUbvXt+oWN/HcWlql3ZraWzy&#10;yxllUM6FiCQUUgsBXzTRSeqafW9/n/X+dwj7tmulvwTS/Nno3xamtrDR/A3huO+s9RvNE0l472bT&#10;7lLmBJprmafy1ljJRyqyICVYjJIzwa85ooo6tvq2/vdxhXWfCXxJaeEPih4U1vUGKWNhqdvcXDKC&#10;SsayKWOB1wMnHtXJ0VUXytMiUeaLi+p7D4+0eHR/BOh+CrfW9E1bVH1vUdVaax1S3kto4GSGOItN&#10;v8tWcQOwQsGAKggFgK6PwjrekL4b8KeKZda02CPw74Z1bR7rTZruNLx7mQ3IgWOEne6v9sQ71Uqu&#10;x9xGK+e6Ki3uuL6/5cv5P79TVyblzf1q7v8AE+itW8RaRa6LrfjFNY024i1jwppejW+lxXkZvRdR&#10;NarMrwg70VBZu29lCsHTBJNbOreIfCGieJta1fV9X0rW9A8W+M9P1hLW1nS5dLBDNLK1xCpLRkfa&#10;FQxuAxKvhSBz8uUVpze9zdn/AO3KX5r7jO3ucnT/AIHKvw/E+gfjb46sXbw+dT0/T/F99b3F4xfV&#10;fFQ1qV7d9nlo81itvsiDb2jjMhZSXyqqQDavvil4V8VfHKSaytNI0XTtR0qbSv7cV7uMNJPpv2df&#10;O8+RlREkIXcFX5RuYnrXzpRWUYpLl+X4WLcm3f8ArufRcd9pkfhlPh0dc0f+1z4Pe0+2DUoTYi8O&#10;pfbhb/ad3k58sbd+/ZvO3Oa8z+N2qWV940gtbC8g1GHStLsNKa8tXDwzSQW0ccjRsOGXerAMOCBk&#10;cEVwFFU/ed33v87t/qxL3U0v62/+RX4nqPwr/wCRH8T/APYR07/0VeV9RfsM/wDJWtW/7Ak3/o+3&#10;r5d+Ff8AyI/if/sI6d/6KvK+ov2Gf+Stat/2BJv/AEfb0COY/a9/5OO8af8AXeH/ANJ4q43/AITy&#10;H+xRF/Zz/wBrjTf7K+3faB5fkb858vZnfs/d534x2zzXY/tef8nG+NP+u8P/AKTxV49QB22m+P7L&#10;S7e3WLSrhptOkum0uWS8B8hZRgLKBGPMKH5gV2AknIxxVS88ZWR8L3Wk6fpUtl9sNu1x5l4ZoVaI&#10;HLRRlQULEkklmwCQODXKUUAcf8ev+S5fEX/sY9R/9KpK4Wu6+PX/ACXL4i/9jHqP/pVJXC0AFFFF&#10;ABRRRQBr+Fv+QnN/143n/pNLWRWv4W/5Cc3/AF43n/pNLWRQAUUUUAb/AIA8Iz+PvHGgeG7Z1im1&#10;a+hsxM5wsQdwpkY9lUEsSeAASelX/i74utvHnxO8T69YxvBpl7fyvYwyfeitQ22CM/7sSov4V0Pw&#10;RUaDb+N/GUinZoOgXEFscE5vL0fYogOeGVZ5Zgen7j1wD5hXl0/32OnPpTSj85e9L8OQvaK8wrX0&#10;P/kGeIP+vFf/AEpgrIrX0P8A5BniD/rxX/0pgr1CDIooooAKKKKACiiigDXtf+RR1L/r+tf/AEXc&#10;VkVr2v8AyKOpf9f1r/6LuKyKACiiigAooooAK17r/kUdN/6/rr/0Xb1kVr3X/Io6b/1/XX/ou3oA&#10;yKKKKACiiigAooooA19c/wCQZ4f/AOvFv/SmesitfXP+QZ4f/wCvFv8A0pnrIoAKKKKACiiigArX&#10;8Yf8jdrf/X9P/wCjGrIrX8Yf8jdrf/X9P/6MagDIooooAKKKKACtfwf/AMjdon/X9B/6MWsitfwf&#10;/wAjdon/AF/Qf+jFoAyKKKKACiiigAooooA1/C3/ACE5v+vG8/8ASaWsitfwt/yE5v8ArxvP/SaW&#10;sigAooooAKKKKACtfQ/+QZ4g/wCvFf8A0pgrIrX0P/kGeIP+vFf/AEpgoAyKKKKACiiigAooooA9&#10;v8H/APJDdC/7GPVv/SXTaiqXwf8A8kN0L/sY9W/9JdNqKgAooooAa3h+w8VftJeFtG1S3+16dfNo&#10;1vcQb2TzI2tLcMu5SGGQeoINaOr/AA7dvCfiu58R/Cpvh4LG2WTTNUVNSgNzdGZES323c0iy71Zz&#10;hAGGzdnANc74k8Wf8IH8ddF8R/Zft39lx6RefZvM8vzdlnbtt3YOM464NeXfanW8+0p8jiTzF74O&#10;ciq0aSfn+n9ISum36W/G/wClzvde+COr6BEhfVtFupYb+LS9ThiumQ6TdSAlY7l5ERAPlkBdGdAY&#10;2BYYGeo8F/A21/4SjQ5LvVtH8YeH9ROpWvmaNNcgLc29o0uxvMjifq0bAqCrDuR1l8SftNT+KNU0&#10;q/1LTNU1bytUg1S+03WNfmu9NlZM7ore1KhIY2JY4fzSvygEAENcvv2qJp7rw/Mmna3dy6Pc31zF&#10;daz4ia9umNzbmHAk8lQgQ4ZQigcYxklqh35X3/4C/wCDb5b9aja+u3/D/wDA/rbybxp4HuvAl5a2&#10;OpXlk2qvHvutPt3d5bBj0jnO0KJMHJVWYr0bawIru/F3wKtNP8Xy6bo/ibT20mz0O01jUNUvjcCK&#10;0WWKEndi3DtvkmXYqI7Ydd2CGxxHjbxmnjZNIurmyaPW7a0W0vtQ8/cL4R4WGQptG1xGFRjuO7aD&#10;wc57G4+NWl6heztfeGbmWy1LQbXRNXt4dUCNObcQiKeBjC3ksDBGSrCQHLDjPFdH6v8AJ2/Tz79R&#10;LdX2svzjf8LnGeIvBV14P8XQaPqElvdrJ9nmjuLR2aG5glVXjkQkBtrIwPIBGcEAgive/E/wltLP&#10;xp4u0rUfhKfC3gvTxf8AkeLV/tOIxJErmCTzZ53gk3sqLtCfPvwuCRXhXjbx0PF3iu11SKw+wWNl&#10;BbWdnY+d5hjggRURWkwNzELlm2gEkkAdKpePvFP/AAnHjjX/ABD9l+xf2rfTXv2bzPM8rzHLbd2B&#10;uxnGcD6UpaxSX979LfPfYa0d3/d/4P8ATN7UPg7q2n+GJtVa/wBNkvLazg1G70WOST7ba2kxURTu&#10;CgjKnfEcK7MolQso5x0fhv4Gx/25oVzNr/h/xPpQ13T9L1a00e7md4PtDHClzGiOCEdd8LuMjg96&#10;TXv2hr/xB4Hg0S6TWJLhbO2sJIm16caUYoCoVlsVCqHZY1VizspJZggYgr0et/tVR6lHDDBoGqLa&#10;xa3ZazFZ3mvme3tBbuSLa1iECpBDg7QACRgZLYAGkXGM79Lr7rr9L+d/uM2m4edvxt/n+H3nmvxK&#10;+HM3gO7Z7q4s7SS6uJWttG8x2u4rbcfLlkG3aqsANoZ95GG27SCeIrt/HvxLb4hafbf2nZSSa1bX&#10;Vw0Wpvdb2NrI7SC3kUrlykjuVfcOHK4wFxxFc9NSUUpf1/we/ne2htNpybX9f108t9Qr134YaF4b&#10;8YeF9ZtLjwzaK+m6Vd3l1rJ1WRtSaZY3eH7Naq6q0YKqHzE+1d7NIgxjyKu+8MfELRPCemR3Nh4a&#10;mh8Vx2VxYrqa6kTausyPG0kls0bEyCORlG2VUyFOw4O7R/BJdbP77aEL4ovzX5ln4H+DrXxXrOvT&#10;32n2eqW2k6RNei11K8+x2skpZIohLN5sWxQ8qsf3i5C4712PhP4fwX0vi65n+HdnrOv2c9gkHhiw&#10;v7lrWGzlVmkvEdJ2kkTCxYk81o1E4Y5XaK8s0HWPC1jcOuqeHL3VLOW0WJ/L1UQXEc4YEywuISiq&#10;cbdkkcnBPOcEdHN8TPDuueJJb/xF4Rm1Syhhs7XTbe31U28ttDbII0jkk8pllDoo3ny1JIypjGRV&#10;pq6v/Wt/ve3p1TJ6P+ui/wCD8+jR65oPwJ8NaV4h1XRp9D/4SO3h8Sz6Vc3t7eS280FmsSvG1isT&#10;qt1c4Z2MarK3yJ+6AfJ8bsfg3qeq6H/aNtqFhFcT29xf2GjXTyJfXtpAzCSZFCGMAbJTtaRWPlPt&#10;U8Z6PSP2hkbUhqviPw7/AG3qtpr03iPTZLe+NrFb3Uu0skibHMsQaKIhQyMNmN2DUdn+0VqkfgJf&#10;D9yda8+G3ubWD+z9emsrB0md3LT2sa/vXVpHwRIoI2BlYKQ2WvL52X38q/X9ddU1qrX12v8Aq/0t&#10;+GmmvN/C3QtKvLfxXrmsWC6ta6BpRvY9OklkjjuJnnigjEjRsr7FM24hWUnaBkZNdtqHhvwpofjj&#10;7BpngqbxTqPiCHTLzRtBuLif7PbRXMCzSoXilSV3VmCISSAu5m3GuQ8PfGbV45Lq18WXWq+L9Cut&#10;Nk0uSxutUkDxQlkdTBI4kETLJFEw+Qg7cEc101t8e9Fa48STXPhbUbeXVILfTrS40fWktp7DToYl&#10;iW1WR7aXO9VXzHAUvgjABIOt0mmv61enz017X675rZp9f+B+Xvdrtr5effE7SdF0P4heIdP8O3X2&#10;zQ7a8kjtJhJ5oZAeMPgbgOgbuBnvXMVa1WSxm1G4fTbe4tLBmzDBdTrPKi+jSKiBj7hV+lVayirR&#10;SZcneTaCiiiqJCiiigAooooAKKKKACiiigD1H4V/8iP4n/7COnf+iryvqL9hv/krOrf9gSb/ANH2&#10;9fLvwr/5EfxP/wBhHTv/AEVeV9Q/sN/8lZ1b/sCTf+j7egDmP2vP+TjfGn/XeH/0nirx6vYf2vP+&#10;TjfGn/XeH/0nirx6gAooooA4/wCPX/JcviL/ANjHqP8A6VSVwtd18ev+S5fEX/sY9R/9KpK4WgAo&#10;oooAKKKKANfwt/yE5v8ArxvP/SaWsitfwt/yE5v+vG8/9JpayKACiiigD028ZvDX7Oun2ykx3Hiv&#10;xBJeTJnlraxhEcDf7rS3l2MesPPRa8yr0z47f8SnV/DHhReE8M+HrKykTulxMpvbpD6slxdzIf8A&#10;cAHAFeZ15eW+9Q9v/wA/G5eqb93/AMk5V8i5727BWvof/IM8Qf8AXiv/AKUwVkVr6H/yDPEH/Xiv&#10;/pTBXqEGRRRRQAUUUUAFFFFAGva/8ijqX/X9a/8Aou4rIrXtf+RR1L/r+tf/AEXcVkUAFFFFABRR&#10;RQAVr3X/ACKOm/8AX9df+i7esite6/5FHTf+v66/9F29AGRRRRQAUUUUAFFFFAGvrn/IM8P/APXi&#10;3/pTPWRWvrn/ACDPD/8A14t/6Uz1kUAFFFFABRRRQAVr+MP+Ru1v/r+n/wDRjVkVr+MP+Ru1v/r+&#10;n/8ARjUAZFFFFABRRRQAVr+D/wDkbtE/6/oP/Ri1kVr+D/8AkbtE/wCv6D/0YtAGRRRRQAUUUUAF&#10;FFFAGv4W/wCQnN/143n/AKTS1kVr+Fv+QnN/143n/pNLWRQAUUUUAFFFFABWvof/ACDPEH/Xiv8A&#10;6UwVkVr6H/yDPEH/AF4r/wClMFAGRRRRQAUUUUAFFFFAHt/g/wD5IboX/Yx6t/6S6bUVS+D/APkh&#10;uhf9jHq3/pLptRUAFFFFAHKfFTTbvWPiVHY2FrNe3txY6ZFDbW8Zkkkc2NuAqqBkknsK5W18I67f&#10;eIW0C20XULjXVkeJtLitZGuQ6Al1MQG7KhTkY4wc9K9j0H/k67wP/wBfGh/+kttXp/w3VofiH4c+&#10;JpyZ/FVxpukRyE9LszmO9Ye5S0Ofa7FVbRP5fPp+OhDlpJ9rP87/AIK/3nxyylWKsCCDgg0lfQml&#10;/DXwT/wr/T5dTktJNU1jStR1MXKJqUuowTQyTBFhSCNrbyR5A8zzTuAkdsoAtXLP4T+HZfh3rCX+&#10;gaXYa7peh2Oou1vfahNqKSTTQ4ec7RZqkschKxofMUEZJIYhJNu39dfyszWaUZNf10/O6/qx830V&#10;7v8AGbwj4RsNH8df2D4bi0SXw34qi0iC4iu7iV54XS5LCUSSMuQ0K7SoU44O4814RUKXN+H4pP8A&#10;UGmt/wCrNr9AoooqiQooooAKKKKACrNrpt5fW93PbWk9xBaRiW4kijZlhQsFDOQPlG5lXJ7sB3qt&#10;Xr/w18VX03wb+J3h8C2h02PSILlhDbRrLNJ/aFuFaSUDe+0OwUE4UE4AJJJ0YL4oru0vvdjy3RdD&#10;1HxJqcGnaTp91qmoTkiK0soWmlkIBJCooJPAJ4Hat7T/AIS+ONWvr+zsfBniC8vNPdY7y3t9Lnkk&#10;tmIyFkUJlCRyAcV1/wAB7jTrPRviTcXy30jJ4e2iHTJViuZImuoBMqOysEBTIZtrYQsdpro4fCdn&#10;o/xeTVbu4vtb0nRfDcXiVLPXpPOnjRbVHtrSY8AhZHhXooKY+UA4pu0bN7Wu/wAX+Sf/AANLpXle&#10;297fl+sl/W3i1x4U1u01i60mfR9Qh1W1R5LixktXWeFUQu7OhG5QqgsSRwBk8Vl17X8EfiBrV94i&#10;8ZW880MsmtaLrV1qN5Jbxtc3DGylfaZiN4TeobapAJwTnAxp+Hfhr4J/4Vno8upyWkmqaxo1/qYu&#10;UTUpdRgmheUIsKQRtbeSPIHmeadwEjtlAFqXeKu+yf8A6V/8iXpJ2Xe35f5nh2i6HqPiTU4NO0nT&#10;7rVNQnJEVpZQtNLIQCSFRQSeATwO1aOlfD/xRrutXmj6b4b1fUNXstwutPtbCWWeDa21t8aqWXDc&#10;HI4PFeieAdDttH8LfEJtJ8Q6frupT+F2cJpkd0slvH9rtfPVvOhjB/dF87Nw2hucdev8ZabqereI&#10;LtNX1qTw94WtNM0G98T3nlg3D3qWKCOJeN7ztufCZ2g7nbG0kXZJq/8AWr19NPm9PMhXadv6+H8+&#10;b5WZ84zQyWs0kM0bRSxsUeN1IZWBwQQehBpldH8SPGLfEHx5rviRrUWR1K7e4FuHL7ATwCx+8cYy&#10;e5ya5ys4tuKb3LlZNpBRRRVEhRRRQAUUUUAFFFFABRRRQB6j8K/+RH8T/wDYR07/ANFXlfUP7Df/&#10;ACVnVv8AsCTf+j7evl74V/8AIj+J/wDsI6d/6KvK+of2Hf8AkrGrf9gSb/0fb0AWP2jvDOk33x68&#10;Y32sveCG51e102AWbqpRmto2eVtyncFynyDbu3H5hjnxvTPC1pZyeIpta+0TW2iusDw2UqxvNK0u&#10;wAOysFAAds7TnaBxnI9V/aW8aT+G/wBoXxrALGz1GEaha3kSXiuRFNHboFddrLnhjlWypwMg4rx/&#10;T/GUll9qEunWd9FeReXex3BlxdN5plEjFZAQ4OB8hUYXkEliQDp4/AGhx6vqmkyT6hNPbxzXP9oK&#10;UjgtLcRCSGSVSpLl9wUgMuCQBuJAqh4q8D2mjeHILyyV711itXurqLUoJUieWJXKNAi70wxZAWbG&#10;U9xSXHxUn1DS72xv9A0m+W7unu5ZWN1ExcjCgiOdVKoOEDAhefU5yb/xpLeaPPYQ6Zp+n/aRCt1P&#10;ZxOj3AjHyhgWKLkgMdirkjJoA5X4/fDnVovi1491NrvQTbT+IL6RY18Q6e04DXEhG6ET+Yp55DKC&#10;vQgGvNP+EWvf+e2m/wDgztv/AI5XR/Hr/kuXxF/7GPUf/SqSuFoA1/8AhFr3/ntpv/gztv8A45R/&#10;wi17/wA9tN/8Gdt/8crIooA1/wDhFr3/AJ7ab/4M7b/45R/wi17/AM9tN/8ABnbf/HKyKKAOt8Me&#10;GLxdSmJm0/8A48rwcalbHrbSf9NKyf8AhFr3/ntpv/gztv8A45R4W/5Cc3/Xjef+k0tZFAGv/wAI&#10;te/89tN/8Gdt/wDHK634S/C2Txv8T/CuhXs1j/Z99qUEV40WowMyW28GZwFk3HbGHbC88cc153Xp&#10;3wNcaK3jjxU6Kf7C8NXZgZ8jFxdlLCIqcj51+1tIB/0yJx8prz8wqSp4So6btJq0f8T0j+LRcdZK&#10;5kfEKTUvHvj7xJ4lnl09ZdY1K41BlOp2o2mWVnxgSYGN2MDjiuf/AOEWvf8Antpv/gztv/jlZFFd&#10;lOnGjCNOCskrL0RLd9TX/wCEWvf+e2m/+DO2/wDjla2i+GLxdN18edp/zWSgY1K2P/LzB/004rkq&#10;19D/AOQZ4g/68V/9KYK0EH/CLXv/AD203/wZ23/xyj/hFr3/AJ7ab/4M7b/45WRRQBr/APCLXv8A&#10;z203/wAGdt/8co/4Ra9/57ab/wCDO2/+OVkUUAa//CLXv/PbTf8AwZ23/wAco/4Ra9/57ab/AODO&#10;2/8AjlZFFAHW23hi8/4RPUV87T8m9tT/AMhK2x/q7jv5nvWT/wAIte/89tN/8Gdt/wDHKLX/AJFH&#10;Uv8Ar+tf/RdxWRQBr/8ACLXv/PbTf/Bnbf8Axyj/AIRa9/57ab/4M7b/AOOVkUUAa/8Awi17/wA9&#10;tN/8Gdt/8co/4Ra9/wCe2m/+DO2/+OVkUUAa/wDwi17/AM9tN/8ABnbf/HK1rnwxef8ACJ6cvnaf&#10;kXt0f+QlbY/1dv38z2rkq17r/kUdN/6/rr/0Xb0AH/CLXv8Az203/wAGdt/8co/4Ra9/57ab/wCD&#10;O2/+OVkUUAa//CLXv/PbTf8AwZ23/wAco/4Ra9/57ab/AODO2/8AjlZFFAGv/wAIte/89tN/8Gdt&#10;/wDHKP8AhFr3/ntpv/gztv8A45WRRQB1uteGLxtN0Aedp/y2TA51K2H/AC8z/wDTTmsn/hFr3/nt&#10;pv8A4M7b/wCOUa5/yDPD/wD14t/6Uz1kUAa//CLXv/PbTf8AwZ23/wAco/4Ra9/57ab/AODO2/8A&#10;jlZFFAGv/wAIte/89tN/8Gdt/wDHKP8AhFr3/ntpv/gztv8A45WRRQBr/wDCLXv/AD203/wZ23/x&#10;ytbxd4YvH8Wa0wm0/BvZjzqVsD/rG7eZXJVr+MP+Ru1v/r+n/wDRjUAH/CLXv/PbTf8AwZ23/wAc&#10;o/4Ra9/57ab/AODO2/8AjlZFFAGv/wAIte/89tN/8Gdt/wDHKP8AhFr3/ntpv/gztv8A45WRRQBr&#10;/wDCLXv/AD203/wZ23/xytbwj4YvE8WaKxm0/AvYTxqVsT/rF7eZXJVr+D/+Ru0T/r+g/wDRi0AH&#10;/CLXv/PbTf8AwZ23/wAco/4Ra9/57ab/AODO2/8AjlZFFAGv/wAIte/89tN/8Gdt/wDHKP8AhFr3&#10;/ntpv/gztv8A45WRRQBr/wDCLXv/AD203/wZ23/xyj/hFr3/AJ7ab/4M7b/45WRRQB1vhjwxeLqU&#10;xM2n/wDHleDjUrY9baT/AKaVk/8ACLXv/PbTf/Bnbf8Axyjwt/yE5v8ArxvP/SaWsigDX/4Ra9/5&#10;7ab/AODO2/8AjlH/AAi17/z203/wZ23/AMcrIooA1/8AhFr3/ntpv/gztv8A45R/wi17/wA9tN/8&#10;Gdt/8crIooA1/wDhFr3/AJ7ab/4M7b/45Wtovhi8XTdfHnaf81koGNStj/y8wf8ATTiuSrX0P/kG&#10;eIP+vFf/AEpgoAP+EWvf+e2m/wDgztv/AI5R/wAIte/89tN/8Gdt/wDHKyKKANf/AIRa9/57ab/4&#10;M7b/AOOUf8Ite/8APbTf/Bnbf/HKyKKANf8A4Ra9/wCe2m/+DO2/+OVPZeC9Qv7qK3iuNJWSQ7Q0&#10;2s2cSD6u8oUD3JFYNFAH0LZ+Gbzwp8G/D9pezafPK+v6rKG03Ura/j2m304YMkEjqG+U/KTnGDjB&#10;GcSpfB//ACQ3Qv8AsY9W/wDSXTaioAKKKKAOU+Kuo3ekfEpL2xuprK8t7HTJIbi3kMckbixgIZWB&#10;yCD3Fcpa+KtbsY7GO21jULeOxuDd2ixXTqLeY4zLGAflc7V+YYPA9K9E8ReE/wDhPPjtovhw3f2E&#10;apHpFn9q8vzPK32duu7bkbsZ6ZH1qx4X/Z6fxJ8bLzwJ/by2+n24Ev8Abn2QsrwPsFvIIt4/1jTQ&#10;rjdx5nU45ev5/hqTda/L8bpfqeb2vjPxBY6DeaHba7qVvot4/mXOmxXci207cfM8YO1j8q8kfwj0&#10;q3L8SvF02jw6TJ4q1qTS4IvIisW1GYwRx8fIqbtoX5RwBjgelVV8G67Pot9rVvo2oXOh2UvkXGqR&#10;WkjW0T5ACvIBtU/MvBP8Q9a6Twx8HNd1zwvrHiK8sNT0vRrPTzfWt9Jp0hgvmE8UXlRyHapP7xjw&#10;T9wjHcG6/rt/lsW04y5Xvf8AG/8AmcleeItW1FL1LvU7y6W+uBd3SzXDuLiYbsSyZPzP87/Mcn5m&#10;9TWfXWR/C/xPq+qazb6B4Z8RavBpc7Q3DLpEomgwTgTxpv8AKfCnKljjB5OKpW/w98U3Wgya3D4a&#10;1ibRY4vPfUY7CVrdY8ld5kC7QuVYZzjKn0qdLXDrYwKKKKYgooooAKKKKACrNrqV5Y293BbXU9vB&#10;dxiK4jikZVmQMGCuAfmG5VbB7qD2qtXd+HfhPc638OfEni+bVLKzt9Kt454LHzkkurvNwkLHyw26&#10;NFL/AH2GCcBQeSp0bBbpLdnNWfi7XdP1Ox1K11rUbbUbCIQ2l3DdSJLbxgEBI3ByigEjAIGCaZc+&#10;KNavbzUry41e/nu9SQx31xJcu0l0pZWKysTlxuVThs8qD2rZ+H3gq28YTazNqGpSaXpej2Dahdy2&#10;1qLq4KB0jCxRF0DHdIucuoChiTxg9lefA3StBuNbutb8WyWnh6ybT0tr610szXFw15EZoQ9uZU8r&#10;bGrM+XJBGFD5FPld/wCurt+L+8F5dP0/yv8AI8qsNSvNKmeWyup7OV43haS3kZGaN1KuhIPKspII&#10;6EEg1es/GOv6d4fu9CtNc1K20S7fzLjTYbuRLaZuPmeIHax+VeSP4R6V2138IbDwlZ69N4y1u80p&#10;tN1htFij0nT4743MyIXkcb7iHagHl88n94OBzXEW/hHXL3w/d69baLqNxoVrJ5U+qR2kjW0LnbhX&#10;kA2qfmXgn+IetTdP7l9z1X5j7f15foV9E17U/DOqQ6lo+o3elajDnyryxnaGaPIKna6kEZBI4PQm&#10;tvSfiv430GW+l0zxjr+nS305ubt7TVJ4jcSnrJIVYbmP945NHgHwXD4uuNWmv9QbSdG0ixfUL68j&#10;t/PkVAyxqkcZZA7tJIigF1HJJPFdRf8Awk0Hw3rGqJ4g8ZfY9Ih+yPp9xY2C3F3fxXMfmxSrbNNH&#10;tRY8FzvO1iFG4nNXZtpf1v8A5k93/X9a/iecarq19ruo3GoaleXGoX9w2+a6upWllkb1ZmJJPuaq&#10;1v8Aj7wfcfD/AMaax4cu5o7mfTbhoGmiBCyY6MARkZGDg9KwKzi04px2Kd09QoooqhBRRRQAUUUU&#10;AFFFFABRRRQB6j8K/wDkR/E//YR07/0VeV9QfsO/8lY1b/sCTf8Ao+3r5f8AhX/yI/if/sI6d/6K&#10;vK+oP2Hf+Ssat/2BJv8A0fb0Acz+13/ycZ40/wCu8P8A6TxV49XsH7XX/JxnjT/rvD/6TxV4/QAU&#10;UUUAcf8AHr/kuXxF/wCxj1H/ANKpK4Wu6+PX/JcviL/2Meo/+lUlcLQAUUUUAFFFFAGv4W/5Cc3/&#10;AF43n/pNLWRWv4W/5Cc3/Xjef+k0tZFABXp1mw0H9mzUZMbZvEviiK3V+DmKwtmeVBxwC+oW5Prt&#10;Xpg58xr034wbdH8L/DLw6hKtZ+Hl1C6QjH7+8uJbgNj3t2tB7hQeM4Hl4395UoUe8rv0inK//gSj&#10;95cdmzzKiiivUICtfQ/+QZ4g/wCvFf8A0pgrIrX0P/kGeIP+vFf/AEpgoAyKKKKACiiigAooooA1&#10;7X/kUdS/6/rX/wBF3FZFa9r/AMijqX/X9a/+i7isigAooooAKKKKACte6/5FHTf+v66/9F29ZFa9&#10;1/yKOm/9f11/6Lt6AMiiiigAooooAKKKKANfXP8AkGeH/wDrxb/0pnrIrX1z/kGeH/8Arxb/ANKZ&#10;6yKACiiigAooooAK1/GH/I3a3/1/T/8AoxqyK1/GH/I3a3/1/T/+jGoAyKKKKACiiigArX8H/wDI&#10;3aJ/1/Qf+jFrIrX8H/8AI3aJ/wBf0H/oxaAMiiiigAooooAKKKKANfwt/wAhOb/rxvP/AEmlrIrX&#10;8Lf8hOb/AK8bz/0mlrIoAKKKKACiiigArX0P/kGeIP8ArxX/ANKYKyK19D/5BniD/rxX/wBKYKAM&#10;iiiigAooooAKKKKAPb/B/wDyQ3Qv+xj1b/0l02oql8H/APJDdC/7GPVv/SXTaioAKKKKAGN4gsPC&#10;v7SXhbWNUn+y6bYto1xcTbGfZGtpbljtUEnAHQAmuq8FfGTwlpNn4FvbnUZINdj1Wyttbc28hWPT&#10;7OeSSJ8hTu3CSEbVyR9lHqK8l+Mv/I+Sf9g7Tf8A0hgriKd9Euzv/X5ejJ5bqS7q35/539Uj6E0X&#10;4teG7X4e6d5Umi2msaZpGo6S8N9a6jNd3HnvMwMKxSpalHEwDGb5lKE4fCCp5PiR4UuLLxFrC+KV&#10;tn1bwxp+kw+G1tbkvbTW72oZWbZ5WwCGRkIY5DnIU8H50opqVnzL+t/82XJ8zu/61T/RH1X4d+J/&#10;w6h+Il74luvEEDxr4zutYWLUk1QiO3LoYp7OG32R+a4yHNweAijYeQ3KSfFnQf7R8Pp/bLNY2XhX&#10;W9OcCGXat1cte+WoG3J3iSDnoMjJGDj5/orPl91R7K3/AJLy/kNSs3Lu7/jzfmFFFFUSFFFFABRR&#10;RQAV2vgPxFp2i+EfiBZXlx5NzqmkxW1nHsZvNkW8t5CuQCB8kbnJwOMdSBXFUUB1T7NP7nc9N+Ee&#10;uaX4P1PVt/iO10bU9Q0Zo9O8QRwXD/2TdF0YglYjIjlFeMyRK23zOCRmu0k+IWjX3xA1y403x3Za&#10;DZzw6el5eahoDXNtq88SAXF2sXkyGOfzN0iM0asd7kvGSQfn6iq5ndPt/nf+unzFbRrv/wAD/L87&#10;H0jY/HGLV/F2oa8/j6fQvD0niKfVLzwnNaTrJqVqfL/d+ZCrrO0kcYjaOdkQHuQzEU9G+Lnhm3+H&#10;+nm3XRdN1TTdJ1HSjaX1tqM93KLh5mAhWKVLVkZZlDNN8ylC2Hwgr56oqLLl5Olrfhb8vkWpWd/O&#10;/wCN/wCup6p4K8ceHb611/Qb3T9K8FW2saM1h/alqL2dDOk0M8bzq0kzBSYCp8pOPMztIHHaW/ib&#10;wFeeKNQ15PEukrqeiWdhpHh7+3rG9a1m8i3SJ750it5CeUzHG4HJBcfLtPzvRVN/19+v4tf8GxC0&#10;0/rp/kvu7N30vEkkkviDUJJdWj16aSZnk1OMylblicmTMqq5ySfvKD7Vm0UVKVlYpu7uwooopiCi&#10;iigAooooAKKKKACiiigD1H4V/wDIj+J/+wjp3/oq8r6f/Yf/AOSsat/2BJv/AEfBXzB8K/8AkR/E&#10;/wD2EdO/9FXlfT/7D/8AyVjVv+wJN/6PgoA5n9rr/k4zxn/13h/9J4q8fr2D9rr/AJOL8Z/9d4f/&#10;AEnirDHhnSf7DFj9iH286GdY/tPzX3eYGLeXtzs2bBt+7u387sfLQB53RXonhXwzpN5pmhWt1ZC4&#10;u9da7UXpldTaeWuI9oBCn5gWbcGypGNp5qnrGnaQvgdb7+yRpNxI8KafK87tcXwCsJ5HQttEYYfK&#10;yqvPy/NhiADxf49f8ly+Iv8A2Meo/wDpVJXC17F8fvCGkx/Frx7er440GS5k8QXzNpywah58Ra4k&#10;JVibUR5XodrkccEjmvNP7Dsv+hg03/v3c/8AxmgDIorX/sOy/wChg03/AL93P/xmj+w7L/oYNN/7&#10;93P/AMZoAyKK1/7Dsv8AoYNN/wC/dz/8Zo/sOy/6GDTf+/dz/wDGaADwt/yE5v8ArxvP/SaWsiut&#10;8MaLZrqUxGv6e3+hXgwI7n/n2k5/1NZP9h2X/Qwab/37uf8A4zQBU0fSbjXtYsdMs08y7vJ47aFe&#10;eXdgqjj3Iruf2iNUs9T+NXi1dNlWfSrC7/smxkQEK1raItrAVB+6vlwphewwO1bX7O+i2Vn8XNF1&#10;ttb0+WLw6s/iB8R3GF+xQPcqTuiA5eJQAeCWC4bO0+cNo1pIxZvEWnszHJYpckk/9+a8v+JmDf8A&#10;JD/0uWv3ci+8v7Hr/X6mPRWv/Ydl/wBDBpv/AH7uf/jNH9h2X/Qwab/37uf/AIzXqEGRWvof/IM8&#10;Qf8AXiv/AKUwUf2HZf8AQwab/wB+7n/4zWtoui2Y03Xx/b+nnNkoJEdzx/pMHP8Aqf8AOaAOSorX&#10;/sOy/wChg03/AL93P/xmj+w7L/oYNN/793P/AMZoAyKK1/7Dsv8AoYNN/wC/dz/8Zo/sOy/6GDTf&#10;+/dz/wDGaAMiitf+w7L/AKGDTf8Av3c//GaP7Dsv+hg03/v3c/8AxmgAtf8AkUdS/wCv61/9F3FZ&#10;FdbbaLZ/8InqI/t/T8fbbU7vLucD93ccf6n/ADisn+w7L/oYNN/793P/AMZoAyKK1/7Dsv8AoYNN&#10;/wC/dz/8Zo/sOy/6GDTf+/dz/wDGaAMiitf+w7L/AKGDTf8Av3c//GaP7Dsv+hg03/v3c/8AxmgD&#10;IrXuv+RR03/r+uv/AEXb0f2HZf8AQwab/wB+7n/4zWtc6LZ/8Inpw/t/T8fbbo7vLucH93b8f6n/&#10;ADmgDkqK1/7Dsv8AoYNN/wC/dz/8Zo/sOy/6GDTf+/dz/wDGaAMiitf+w7L/AKGDTf8Av3c//GaP&#10;7Dsv+hg03/v3c/8AxmgDIorX/sOy/wChg03/AL93P/xmj+w7L/oYNN/793P/AMZoANc/5Bnh/wD6&#10;8W/9KZ6yK63WtFszpugD+39PGLJgCY7nn/SZ+f8AU/5xWT/Ydl/0MGm/9+7n/wCM0AZFFa/9h2X/&#10;AEMGm/8Afu5/+M0f2HZf9DBpv/fu5/8AjNAGRRWv/Ydl/wBDBpv/AH7uf/jNH9h2X/Qwab/37uf/&#10;AIzQBkVr+MP+Ru1v/r+n/wDRjUf2HZf9DBpv/fu5/wDjNa3i7RbNvFmtE6/p6k3sx2mO5yP3jcf6&#10;mgDkqK1/7Dsv+hg03/v3c/8Axmj+w7L/AKGDTf8Av3c//GaAMiitf+w7L/oYNN/793P/AMZo/sOy&#10;/wChg03/AL93P/xmgDIrX8H/API3aJ/1/Qf+jFo/sOy/6GDTf+/dz/8AGa1vCOi2a+LNFI1/T2Iv&#10;YTtEdzk/vF4/1NAHJUVr/wBh2X/Qwab/AN+7n/4zR/Ydl/0MGm/9+7n/AOM0AZFFa/8AYdl/0MGm&#10;/wDfu5/+M0f2HZf9DBpv/fu5/wDjNAGRRWv/AGHZf9DBpv8A37uf/jNH9h2X/Qwab/37uf8A4zQA&#10;eFv+QnN/143n/pNLWRXW+GNFs11KYjX9Pb/QrwYEdz/z7Sc/6msn+w7L/oYNN/793P8A8ZoAyKK1&#10;/wCw7L/oYNN/793P/wAZo/sOy/6GDTf+/dz/APGaAMiitf8AsOy/6GDTf+/dz/8AGaP7Dsv+hg03&#10;/v3c/wDxmgDIrX0P/kGeIP8ArxX/ANKYKP7Dsv8AoYNN/wC/dz/8ZrW0XRbMabr4/t/TzmyUEiO5&#10;4/0mDn/U/wCc0AclRWv/AGHZf9DBpv8A37uf/jNH9h2X/Qwab/37uf8A4zQBkUVr/wBh2X/Qwab/&#10;AN+7n/4zR/Ydl/0MGm/9+7n/AOM0AZFFa/8AYdl/0MGm/wDfu5/+M1PZeHNPurqKKXxTpNnG5wZ5&#10;orwonuQluzY+gNAHqPg//khuhf8AYx6t/wCkum1FW3Z6LZ6F8G/D8Flr2n+Iom1/VXN1psdykasb&#10;fThsInhibcMA8KRhhznIGJQAUUUUATWGnWur/tQ+DrK+tYb2zuJtEjmt7mNZI5FNrbAqysMEEdjx&#10;WxrWk30PgPWbvxrpng/7Nc3cFtoF34dttL8xrxZ0MsZk08Y2CBn3LKcZKYGa4bxp4pu/BHxn03xB&#10;Yxwy3mmQaTdwx3Clo2dLK3YBgCCRkdiK5rw38RtS8N6Trmlrb2l/pur7HltbxHZIp0bdHPHtZSsi&#10;5YA5IIZgQQa0jJJxb6P/AC/4NvMmz97zt+v4aq/dH0B8QvA/h3/hezeJLbQtOtPCul/bmvdMt7ZI&#10;7U3FjOYEhaMDbiVns8jGD5x96xtWPhnSfGnj3QtKuvCXhbxJ/wAJZcRQv4m0WO5sWstzLHDCWt5o&#10;rfa+SxZUG1k+cBSK811T49eJNW0nxPp0sVhHbeINY/tq58uFt0cpcO0cZLErGzJGSpyT5Sc8cref&#10;HDUNcm1ceIPD+h+I7LUNTm1dbG+S4RLO4lP70wvDNHIqsAoKF2U7FOMjNZRuopeTv6txf+a7WXma&#10;Nq7fn+CTS/R/PujI+LmmzaZ48vkn8PW/heSaOG4On2dylxbAvEjGSF0JUxOSXUKSFDBQSBXHVteM&#10;PF19411t9Svlhiby0ghtrVNkNtCihY4o1ycKqgAZJJ6kkkk4tC2EwooopiCiiigAooooAK9v+GOo&#10;adeeDbw6l4W0q28GaXp1zHq+rXdpFPd3l/Ksn2YQTlBJHJu8oCKNtoVHd8gtXiFehT/F5L7wXo/h&#10;u+8GeH7610mGSK1neS/jkV5Dl5isd0sbSE4yxT+FRjAAolrBrv8A5P8Ar1s+gL4k/wCv6/Qzvhff&#10;z2uvS2umeGoPE3iHUIvsmlw3UCXMcEzOuZPIkRklOwOoDjau7d/CK9t8L+D/AAlrHx80q/vNP026&#10;0iG60/SrqysYVWwvtYdVW4WJQChhQiSRgoCHaoACyKa8a8D/ABUPgN9Ra08MaLd/2hp39mXH2p7w&#10;M0ZP7xg8dwjI0gwG2kKQMAAFgbvhn48eJvAviG21DwpI3hfTYbhLpvD+m397/Z08i4BMkbzsz7go&#10;DZbkDHFVpdf13/C342/lIabjJd/+B+unpf8Am06X4J3lvNqA08+F9Gm0ayvXv/E+uaxZxXSR6cNq&#10;+Um9CYCB5m3ymEju6gH5QKXS/wBm+88T+D5fEmnf2rFDeW15qenIukvLYrawO42XF4H2wzMscm1N&#10;rA4TLLvGOeh+Od5c+GZdF13w3o/imOe/fU7i71W41D7Rc3DDaHleK6j37V+VdwOATjkknJX4pTt4&#10;bj0i58P6JftbQzWthf3kMss9hBKzM0UQMnlkBncq0iO6lyVYEAjN/D52/T9Ha3ze7sbtpzb6N/hf&#10;9Vv8l0udP4C8Car4L03xT4k8ReFp7eew0P7bpMevaYfs8sklxBB5wjmXZKEWcsAQy5KkjpXV3Vqb&#10;f4h/YfCXg3RJ9a8RafpmsGTULOCew0yGS1Wa6AhmRo44y7bjIceWi7VxmvGfBPja68D6heTw2dnq&#10;drfWkljeafqCuYLmF8Eq2xkcYZUYFWUhkBzXYr+0BfzR+JItR8L+H9Vg157f7RDMLyBY4YFCwW0Z&#10;guIyIUCrhWLZKqSSQDWvNZpr+tXp+V+9rbGSWjT6/wDA/Kzt2vc5T4nT6Bc/ELxDL4WQR+HmvJDZ&#10;Kqsq+XnjaGOQvXAPIGM1zFWtVvIdQ1G4ubewt9MhkbctnatI0UQ/uqZHd8f7zE+9VayiuWKRcndt&#10;hRRRVEhRRRQAUUUUAFFFFABRRRQB6j8K/wDkR/E//YR07/0VeV9P/sP/APJWNW/7Ak3/AKPgr5g+&#10;Ff8AyI/if/sI6d/6KvK+n/2H/wDkrGrf9gSb/wBHwUAcz+1z/wAnFeM/+u8P/pPFXnP/AAmWrf2H&#10;/ZP2hPsfleR/qI/N8rzPM8vzdu/Zv+bbuxntXov7XH/JxXjP/rvD/wCk8VeQUAdBD481q3t7qCKe&#10;CKK4eaQiOzhXyjKu2XyiE/chlwCI9owAMU/XvH+seJrNLbUf7PlVEjjWWPS7WKYIihUXzUjD4AAG&#10;N3QVzlFAHH/Hr/kuXxF/7GPUf/SqSuFruvj1/wAly+Iv/Yx6j/6VSVwtABRRRQAUUUUAa/hb/kJz&#10;f9eN5/6TS1kVr+Fv+QnN/wBeN5/6TS1kUAepfC+4Phz4VfFXX9oL3NjZ+GoHODsku7jz2I9zDYXC&#10;/RjXlteneII28P8A7PPhK0YYl8Qa3fas3ceRBHFbQEeh8w3mfYJ+HmNeVgbTlWrL7U3/AOSpQ/OL&#10;fzLl0QUUUV6pAVr6H/yDPEH/AF4r/wClMFZFa+h/8gzxB/14r/6UwUAZFFFFABRRRQAUUUUAa9r/&#10;AMijqX/X9a/+i7isite1/wCRR1L/AK/rX/0XcVkUAFFFFABRRRQAVr3X/Io6b/1/XX/ou3rIrXuv&#10;+RR03/r+uv8A0Xb0AZFFFFABRRRQAUUUUAa+uf8AIM8P/wDXi3/pTPWRWvrn/IM8P/8AXi3/AKUz&#10;1kUAFFFFABRRRQAVr+MP+Ru1v/r+n/8ARjVkVr+MP+Ru1v8A6/p//RjUAZFFFFABRRRQAVr+D/8A&#10;kbtE/wCv6D/0YtZFa/g//kbtE/6/oP8A0YtAGRRRRQAUUUUAFFFFAGv4W/5Cc3/Xjef+k0tZFa/h&#10;b/kJzf8AXjef+k0tZFABRRRQAUUUUAFa+h/8gzxB/wBeK/8ApTBWRWvof/IM8Qf9eK/+lMFAGRRR&#10;RQAUUUUAFFFFAHt/g/8A5IboX/Yx6t/6S6bUVS+D/wDkhuhf9jHq3/pLptRUAfQ/wx8G/AvVf2a9&#10;Z1fx94nvvD/j+LW7iHTI9HH2u6uLcW9uyK9ozBfL3tNhy0WSCPMO3bXzxX0P8MfBvwL1X9mvWdX8&#10;feJ77w/4/i1u4h0yPRx9ruri3FvbsivaMwXy97TYctFkgjzDt2188UAUfiJ8O9Z8U+JhqWmnTZrO&#10;WwsUVpNXtIm3JaQo4KPKGBDKw5A6VzX/AAprxR/zz0r/AMHlj/8AHq7OigDjP+FNeKP+eelf+Dyx&#10;/wDj1H/CmvFH/PPSv/B5Y/8Ax6uzooA4z/hTXij/AJ56V/4PLH/49R/wprxR/wA89K/8Hlj/APHq&#10;7OigDjP+FNeKP+eelf8Ag8sf/j1H/CmvFH/PPSv/AAeWP/x6uzooA4z/AIU14o/556V/4PLH/wCP&#10;Uf8ACmvFH/PPSv8AweWP/wAers6KAOM/4U14o/556V/4PLH/AOPUf8Ka8Uf889K/8Hlj/wDHq7Oi&#10;gDjP+FNeKP8AnnpX/g8sf/j1H/CmvFH/ADz0r/weWP8A8ers6KAOM/4U14o/556V/wCDyx/+PUf8&#10;Ka8Uf889K/8AB5Y//Hq7OigDjP8AhTXij/nnpX/g8sf/AI9R/wAKa8Uf889K/wDB5Y//AB6uzooA&#10;4z/hTXij/nnpX/g8sf8A49R/wprxR/zz0r/weWP/AMers6KAOM/4U14o/wCeelf+Dyx/+PUf8Ka8&#10;Uf8APPSv/B5Y/wDx6uzooA4z/hTXij/nnpX/AIPLH/49R/wprxR/zz0r/wAHlj/8ers6KAOM/wCF&#10;NeKP+eelf+Dyx/8Aj1H/AAprxR/zz0r/AMHlj/8AHq7OigDjP+FNeKP+eelf+Dyx/wDj1H/CmvFH&#10;/PPSv/B5Y/8Ax6uzooA4z/hTXij/AJ56V/4PLH/49R/wprxR/wA89K/8Hlj/APHq7OigDjP+FNeK&#10;P+eelf8Ag8sf/j1H/CmvFH/PPSv/AAeWP/x6uzooATwj4Uv/AAf4P1yHU2skmu7+yeGO21C3uWZU&#10;jug5xE7YAMidcfer6G/Yh/5Kvq3/AGBJf/R8FfPVfQv7EP8AyVfVv+wJL/6PgoA5n9rj/k4rxn/1&#10;3h/9J4q8gr1/9rj/AJOK8Z/9d4f/AEniryCgAooooA4/49f8ly+Iv/Yx6j/6VSVwtd18ev8AkuXx&#10;F/7GPUf/AEqkrhaACiiigAooooA1/C3/ACE5v+vG8/8ASaWsitfwt/yE5v8ArxvP/SaWr/wx8I/8&#10;J98RvDHhsv5Ueranb2ck2cCKN5FV5CeyqpLE9AASelZVakaNOVWe0U2/RDSu7I6j49Stp+seFfC+&#10;f3fhvw3YWRQcBJpoze3C/VZ7uZSe+3OTXmNdP8UPGA+IHxI8T+JFiEEWq6lcXcUC5AhjeQlIx6BV&#10;KqB6AVzFcuX0pUcLThNWlZN/4nrL8WypO8nYKKKK7yArX0P/AJBniD/rxX/0pgrIrX0P/kGeIP8A&#10;rxX/ANKYKAMiiiigAooooAKKKKANe1/5FHUv+v61/wDRdxWRWva/8ijqX/X9a/8Aou4rIoAKKKKA&#10;CiiigArXuv8AkUdN/wCv66/9F29ZFa91/wAijpv/AF/XX/ou3oAyKKKKACiiigAooooA19c/5Bnh&#10;/wD68W/9KZ6yK19c/wCQZ4f/AOvFv/SmesigAooooAKKKKACtfxh/wAjdrf/AF/T/wDoxqyK1/GH&#10;/I3a3/1/T/8AoxqAMiiiigAooooAK1/B/wDyN2if9f0H/oxayK1/B/8AyN2if9f0H/oxaAMiiiig&#10;AooooAKKKKANfwt/yE5v+vG8/wDSaWsitfwt/wAhOb/rxvP/AEmlrIoAKKKKACiiigArX0P/AJBn&#10;iD/rxX/0pgrIrX0P/kGeIP8ArxX/ANKYKAMiiiigAooooAKKKKAPb/B//JDdC/7GPVv/AEl02oql&#10;8H/8kN0L/sY9W/8ASXTaioA+h/hj4N+Beq/s16zq/j7xPfeH/H8Wt3EOmR6OPtd1cW4t7dkV7RmC&#10;+XvabDloskEeYdu2vnivof4Y+DfgXqv7Nes6v4+8T33h/wAfxa3cQ6ZHo4+13Vxbi3t2RXtGYL5e&#10;9psOWiyQR5h27a+eKACiiigAooooAKKKKACiiigAooooAKKKKACiiigAooooAKKKKACiiigAoooo&#10;AKKKKACiiigAooooAKKKKACiiigAr6F/Yh/5Ktq3/YEl/wDR8FfPVfQn7EX/ACVbVf8AsCy/+j4K&#10;ANz49W8Nv8b/ABXdJptrqlzeeIrHTpY7q3WbELWqHYoYHaZDn5lww8vgjmvGdJs7TQx4zvbSK31C&#10;XS2WK0N3Ak8axtcBDKUcFW42ryD/AKzI5AI7T9qLxBqeh/tFeOTpuo3en+dLCsv2Wdo94+zx8NtI&#10;yPrXkdj4k1fS5reWz1S9tJLeIwQvDcOhjjLFyikHhSzM2BxliepoA7/VtJ0axk+JFnFpMS3NtZxX&#10;UErOT9jJurRXijU9CDLIpYknAxxzmHxZY2F34VnGmxtYvpEFiLu2u9Hit5GZ4lVnWcEyMWfc+1sZ&#10;Vsjha89/tK73Xbfapt12NtyfMOZhvD4fn5vmVW57qD1FWLzxFquo6fb2F3qd5dWNvjybaad3jjwM&#10;DapOBgccdqAMb4/af4LHxa8eyx6/rzaq3iC+M1q2hwCBGNxJvCy/bCzAHOCY1z1IXpXmn2XQf+gl&#10;qX/gvj/+P10fx6/5Ll8Rf+xj1H/0qkrhaANf7LoP/QS1L/wXx/8Ax+j7LoP/AEEtS/8ABfH/APH6&#10;yKKANf7LoP8A0EtS/wDBfH/8fo+y6D/0EtS/8F8f/wAfrIooA63wxbaF/aU23UdRJ+xXnXT4xx9m&#10;kz/y3rtPgRDo2ja94i8VR6jqBXwz4fvr/JsUUrLKgsrdwRMeVuLyBsd9uMjOR5r4W/5Cc3/Xjef+&#10;k0tdroP/ABT/AOz74qvn4m8Q61Z6TbejQ26PcXX4h3scezt07+XmXvYf2P8AO1H5SaUv/Jbv5XLh&#10;vfscV9l0H/oJal/4L4//AI/R9l0H/oJal/4L4/8A4/WRRXqEGv8AZdB/6CWpf+C+P/4/R9l0H/oJ&#10;al/4L4//AI/WRRQBr/ZdB/6CWpf+C+P/AOP1raLbaF/Zuv41HUSPsS5zp8fA+0wf9N65KtfQ/wDk&#10;GeIP+vFf/SmCgA+y6D/0EtS/8F8f/wAfo+y6D/0EtS/8F8f/AMfrIooA1/sug/8AQS1L/wAF8f8A&#10;8fo+y6D/ANBLUv8AwXx//H6yKKANf7LoP/QS1L/wXx//AB+j7LoP/QS1L/wXx/8Ax+siigDrba20&#10;L/hE9R/4mOo7fttrk/2fHnPl3H/Tf61k/ZdB/wCglqX/AIL4/wD4/Ra/8ijqX/X9a/8Aou4rIoA1&#10;/sug/wDQS1L/AMF8f/x+j7LoP/QS1L/wXx//AB+siigDX+y6D/0EtS/8F8f/AMfo+y6D/wBBLUv/&#10;AAXx/wDx+siigDX+y6D/ANBLUv8AwXx//H61rm20L/hE9O/4mOo7ftt1g/2fHnPl2/8A03+lclWv&#10;df8AIo6b/wBf11/6Lt6AD7LoP/QS1L/wXx//AB+j7LoP/QS1L/wXx/8Ax+siigDX+y6D/wBBLUv/&#10;AAXx/wDx+j7LoP8A0EtS/wDBfH/8frIooA1/sug/9BLUv/BfH/8AH6Psug/9BLUv/BfH/wDH6yKK&#10;AOt1q20L+zdAzqOogfYmxjT4+R9pn/6b1k/ZdB/6CWpf+C+P/wCP0a5/yDPD/wD14t/6Uz1kUAa/&#10;2XQf+glqX/gvj/8Aj9H2XQf+glqX/gvj/wDj9ZFFAGv9l0H/AKCWpf8Agvj/APj9H2XQf+glqX/g&#10;vj/+P1kUUAa/2XQf+glqX/gvj/8Aj9a3i620L/hLNa3ajqIb7bNkDT4yM+Y3/TeuSrX8Yf8AI3a3&#10;/wBf0/8A6MagA+y6D/0EtS/8F8f/AMfo+y6D/wBBLUv/AAXx/wDx+siigDX+y6D/ANBLUv8AwXx/&#10;/H6Psug/9BLUv/BfH/8AH6yKKANf7LoP/QS1L/wXx/8Ax+tbwjbaF/wlmi7dR1Et9thwDp8YGfMX&#10;/pvXJVr+D/8AkbtE/wCv6D/0YtAB9l0H/oJal/4L4/8A4/R9l0H/AKCWpf8Agvj/APj9ZFFAGv8A&#10;ZdB/6CWpf+C+P/4/R9l0H/oJal/4L4//AI/WRRQBr/ZdB/6CWpf+C+P/AOP0fZdB/wCglqX/AIL4&#10;/wD4/WRRQB1vhi20L+0ptuo6iT9ivOunxjj7NJn/AJb1k/ZdB/6CWpf+C+P/AOP0eFv+QnN/143n&#10;/pNLWRQBr/ZdB/6CWpf+C+P/AOP0fZdB/wCglqX/AIL4/wD4/WRRQBr/AGXQf+glqX/gvj/+P0fZ&#10;dB/6CWpf+C+P/wCP1kUUAa/2XQf+glqX/gvj/wDj9a2i22hf2br+NR1Ej7Euc6fHwPtMH/TeuSrX&#10;0P8A5BniD/rxX/0pgoAPsug/9BLUv/BfH/8AH6Psug/9BLUv/BfH/wDH6yKKANf7LoP/AEEtS/8A&#10;BfH/APH6Psug/wDQS1L/AMF8f/x+siigDX+y6D/0EtS/8F8f/wAfqeys/DEl1Et3q+rQWxP7ySHS&#10;opHUeoU3Kgn/AIEKwaKAPoWzttCtfg34fTw/qOoanZnX9VLzalYR2cgk+z6dlQiTzArjad24HJIx&#10;xk4lS+D/APkhuhf9jHq3/pLptRUAfQ/wx8G/AvVf2a9Z1fx94nvvD/j+LW7iHTI9HH2u6uLcW9uy&#10;K9ozBfL3tNhy0WSCPMO3bXzxRRQAUUUUAFFFFABRRRQAUUUUAFFFFABRRRQAUUUUAFFFFABRRRQA&#10;UUUUAFFFFABRRRQAUUUUAFFFFABRRRQAUUUUAFfQn7EX/JVtV/7Asv8A6Pgr57r6E/Yi/wCSrar/&#10;ANgWX/0fBQBzP7W3/JxPjP8A67w/+k8VeQ169+1t/wAnE+M/+u8P/pPFXkNABRRRQBx/x6/5Ll8R&#10;f+xj1H/0qkrha7r49f8AJcviL/2Meo/+lUlcLQAUUUUAFFFFAGv4W/5Cc3/Xjef+k0tdv8UmXRfh&#10;38LvDcabGTS7jXbvB4NxeXDAHHr9mtrPkjJx3AUnkvAWm3WteJotPsoWuL27t7mCCFeryNbyKqj3&#10;JIFdJ+0Lq9vq3xj8SxWMsc+maXMmi2MsShUe2s40tIXAwMBkgVun8XPNeXX/AHmMo0/5eafztyr7&#10;+d/cWtItnnVFFFeoQFFFFABWvof/ACDPEH/Xiv8A6UwVkVr6H/yDPEH/AF4r/wClMFAGRRRRQAUU&#10;UUAFFFFAGva/8ijqX/X9a/8Aou4rIrXtf+RR1L/r+tf/AEXcVkUAFFFFABRRRQAVr3X/ACKOm/8A&#10;X9df+i7esite6/5FHTf+v66/9F29AGRRRRQAUUUUAFFFFAGvrn/IM8P/APXi3/pTPWRWvrn/ACDP&#10;D/8A14t/6Uz1kUAFFFFABRRRQAVr+MP+Ru1v/r+n/wDRjVkVr+MP+Ru1v/r+n/8ARjUAZFFFFABR&#10;RRQAVr+D/wDkbtE/6/oP/Ri1kVr+D/8AkbtE/wCv6D/0YtAGRRRRQAUUUUAFFFFAGv4W/wCQnN/1&#10;43n/AKTS1kVr+Fv+QnN/143n/pNLWRQAUUUUAFFFFABWvof/ACDPEH/Xiv8A6UwVkVr6H/yDPEH/&#10;AF4r/wClMFAGRRRRQAUUUUAFFFFAHt/g/wD5IboX/Yx6t/6S6bUVS+D/APkhuhf9jHq3/pLptRUA&#10;FFFFABRRRQAUUUUAFFFFABRRRQAUUUUAFFFFABRRRQAUUUUAFFFFABRRRQAUUUUAFFFFABRRRQAU&#10;UUUAFFFFABRRRQAV9CfsRf8AJVtV/wCwLL/6Pgr57r6D/Yj/AOSrar/2BZf/AEfBQBzX7W3/ACcR&#10;4y/67w/+k8VeQ169+1t/ycR4y/67w/8ApPFSKlz/AMIQF2yf8Il/wjxctt/cfb/OIyT087zMD+95&#10;fH3aAPIqK9j8H2GoafommWbW1xb6VHLqMXiSF4yojZUA23AI4KqBsD8h9235q5DXr0Xvwr8LgW1v&#10;b+RqeoQgwR7S+IbI7nPVmJY8k+wwABQB438ev+S5fEX/ALGPUf8A0qkrha9i+P2oeCz8WvHsUfh/&#10;Xl1VfEF8JrptcgMDsLiTeVi+xhlBOcAyNjoS3WvNPtWg/wDQN1L/AMGEf/xigDIorX+1aD/0DdS/&#10;8GEf/wAYo+1aD/0DdS/8GEf/AMYoAyKK1/tWg/8AQN1L/wAGEf8A8Yo+1aD/ANA3Uv8AwYR//GKA&#10;PQP2Y5pNJ+LEHiVY96eF9N1DXyzAFVktrSWSAMD1DTiFMdPnGeM15SzNIxZiWZjksTkk17v8L5NG&#10;8O/B/wAd64lhfI+vKfDUateoS0Kwve3BB8kAENb2g4ycSHOAfm8e+1aD/wBA3Uv/AAYR/wDxivLw&#10;37zE16va0P8AwFXv982vkXLSKRkUVr/atB/6Bupf+DCP/wCMUfatB/6Bupf+DCP/AOMV6hBkUVr/&#10;AGrQf+gbqX/gwj/+MUfatB/6Bupf+DCP/wCMUAZFa+h/8gzxB/14r/6UwUfatB/6Bupf+DCP/wCM&#10;VraLdaF/Zuv407UQPsS5zqEfI+0wf9MKAOSorX+1aD/0DdS/8GEf/wAYo+1aD/0DdS/8GEf/AMYo&#10;AyKK1/tWg/8AQN1L/wAGEf8A8Yo+1aD/ANA3Uv8AwYR//GKAMiitf7VoP/QN1L/wYR//ABij7VoP&#10;/QN1L/wYR/8AxigAtf8AkUdS/wCv61/9F3FZFdbbXWhf8InqP/Eu1Hb9ttcj+0I858u4/wCmH1rJ&#10;+1aD/wBA3Uv/AAYR/wDxigDIorX+1aD/ANA3Uv8AwYR//GKPtWg/9A3Uv/BhH/8AGKAMiitf7VoP&#10;/QN1L/wYR/8Axij7VoP/AEDdS/8ABhH/APGKAMite6/5FHTf+v66/wDRdvR9q0H/AKBupf8Agwj/&#10;APjFa1zdaF/wienf8S7Udv226wP7Qjzny7f/AKYfSgDkqK1/tWg/9A3Uv/BhH/8AGKPtWg/9A3Uv&#10;/BhH/wDGKAMiitf7VoP/AEDdS/8ABhH/APGKPtWg/wDQN1L/AMGEf/xigDIorX+1aD/0DdS/8GEf&#10;/wAYo+1aD/0DdS/8GEf/AMYoANc/5Bnh/wD68W/9KZ6yK63WrrQv7N0DOnaiR9ibGNQj4H2mf/ph&#10;WT9q0H/oG6l/4MI//jFAGRRWv9q0H/oG6l/4MI//AIxR9q0H/oG6l/4MI/8A4xQBkUVr/atB/wCg&#10;bqX/AIMI/wD4xR9q0H/oG6l/4MI//jFAGRWv4w/5G7W/+v6f/wBGNR9q0H/oG6l/4MI//jFa3i66&#10;0L/hLNa3adqJb7bNkjUIwM+Y3/TCgDkqK1/tWg/9A3Uv/BhH/wDGKPtWg/8AQN1L/wAGEf8A8YoA&#10;yKK1/tWg/wDQN1L/AMGEf/xij7VoP/QN1L/wYR//ABigDIrX8H/8jdon/X9B/wCjFo+1aD/0DdS/&#10;8GEf/wAYrW8I3Whf8JZou3TtRDfbYcE6hGRnzF/6YUAclRWv9q0H/oG6l/4MI/8A4xR9q0H/AKBu&#10;pf8Agwj/APjFAGRRWv8AatB/6Bupf+DCP/4xR9q0H/oG6l/4MI//AIxQBkUVr/atB/6Bupf+DCP/&#10;AOMUfatB/wCgbqX/AIMI/wD4xQAeFv8AkJzf9eN5/wCk0tZFdb4YutC/tKbbp2og/YrzrqEZ4+zS&#10;Z/5YVk/atB/6Bupf+DCP/wCMUAZFFa/2rQf+gbqX/gwj/wDjFH2rQf8AoG6l/wCDCP8A+MUAZFFa&#10;/wBq0H/oG6l/4MI//jFH2rQf+gbqX/gwj/8AjFAGRWvof/IM8Qf9eK/+lMFH2rQf+gbqX/gwj/8A&#10;jFa2i3Whf2br+NO1ED7Euc6hHyPtMH/TCgDkqK1/tWg/9A3Uv/BhH/8AGKPtWg/9A3Uv/BhH/wDG&#10;KAMiitf7VoP/AEDdS/8ABhH/APGKPtWg/wDQN1L/AMGEf/xigDIorX+1aD/0DdS/8GEf/wAYqeyv&#10;PDEd1E13o+rT2wP7yOHVYo3YegY2zAH/AICaAPUfB/8AyQ3Qv+xj1b/0l02oq27O50K6+Dfh9/D+&#10;nahplmNf1UPDqV/HeSGT7Pp2WDpBCAuNo27ScgnPOBiUAFFFFABRRRQAUUUUAFFFFABRRRQAUUUU&#10;AFFFFABRRRQAUUUUAFFFFABRRRQAUUUUAFFFFABRRRQAUUUUAFFFFABRRRQAV9B/sR/8lW1X/sCy&#10;/wDo+CvnyvoP9iP/AJKtqv8A2BZf/R8FAHNfta/8nEeMv+u0P/pPFXkVeu/ta/8AJxHjL/rtD/6T&#10;xV5DQAtJRRQBx/x6/wCS5fEX/sY9R/8ASqSuFruvj1/yXL4i/wDYx6j/AOlUlcLQAUUUUAFFFdF8&#10;OfCEnxA+IHhzw1HKLc6tqEFkZ24WFZJArSMeyqCWJPAAJPSs6tSNGEqk3ZRTb9ENK7sj0HxZ/wAU&#10;/wCHPh74UH7ua38OX+uXsPpc38MsiN9Ws49POT7dQAa8cr0Xxp4utvHnxi8W69YxvBpl6dRexhk+&#10;9Fai3lWCM/7sSov4V51XHl9OVPDQ9orSd5NdnJ8zXybZUnd6BRRRXoEBRRRQAVr6H/yDPEH/AF4r&#10;/wClMFZFa+h/8gzxB/14r/6UwUAZFFFFABRRRQAUUUUAa9r/AMijqX/X9a/+i7isite1/wCRR1L/&#10;AK/rX/0XcVkUAFFFFABRRRQAVr3X/Io6b/1/XX/ou3rIrXuv+RR03/r+uv8A0Xb0AZFFFFABRRRQ&#10;AUUUUAa+uf8AIM8P/wDXi3/pTPWRWvrn/IM8P/8AXi3/AKUz1kUAFFFFABRRRQAVr+MP+Ru1v/r+&#10;n/8ARjVkVr+MP+Ru1v8A6/p//RjUAZFFFFABRRRQAVr+D/8AkbtE/wCv6D/0YtZFa/g//kbtE/6/&#10;oP8A0YtAGRRRRQAUUUUAFFFFAGv4W/5Cc3/Xjef+k0tZFa/hb/kJzf8AXjef+k0tZFABRRRQAUUU&#10;UAFa+h/8gzxB/wBeK/8ApTBWRWvof/IM8Qf9eK/+lMFAGRRRRQAUUUUAFFFFAHt/g/8A5IboX/Yx&#10;6t/6S6bUVS+D/wDkhuhf9jHq3/pLptRUAFFFFABRRRQAUUUUAFFFFABRRRQAUUUUAFFFFABRRRQA&#10;UUUUAFFFFABRRRQAUUUUAFFFFABRRRQAUUUUAFFFFABRRRQAV9B/sR/8lW1X/sCy/wDo+CvnyvoP&#10;9iP/AJKtqv8A2BZf/R8FAHNfta/8nEeMv+u0P/pPFXkNe1/tR6LqOtftEeOf7PsLq+8h4ZZfs0LS&#10;eWgt4ss20HA9zXj+l6Tfa5eLaadZXGoXTAlYLWJpHIHUhVBNAFSir8Og6ncWl5dRaddy21mcXMyQ&#10;MUgPTDsBhfxpbjw9qtppsWoT6ZeQ2EuPLupLd1ifPTDkYOfrQB5/8ev+S5fEX/sY9R/9KpK4Wu6+&#10;PX/JcviL/wBjHqP/AKVSVwtABRRRQAV6f8JYJPDPhLx347dSg0/TzoenSnob7UFeEr9RaC+cEfdZ&#10;EPGQR5hXqXxQaXwb4B8FeA+YbpIW8RaxDuORd3YXyEYZ6paJbtg4KtPKMZyT5WP/AHihhV9t6/4V&#10;rL5P4f8At5Fx0vLscJ4W/wCQnN/143n/AKTS1kVr+Fv+QnN/143n/pNLWRXqkBRRRQAUUUUAFa+h&#10;/wDIM8Qf9eK/+lMFZFa+h/8AIM8Qf9eK/wDpTBQBkUUUUAFFFFABRRRQBr2v/Io6l/1/Wv8A6LuK&#10;yK17X/kUdS/6/rX/ANF3FZFABRRRQAUUUUAFa91/yKOm/wDX9df+i7esite6/wCRR03/AK/rr/0X&#10;b0AZFFFFABRRRQAUUUUAa+uf8gzw/wD9eLf+lM9ZFa+uf8gzw/8A9eLf+lM9ZFABRRRQAUUUUAFa&#10;/jD/AJG7W/8Ar+n/APRjVkVr+MP+Ru1v/r+n/wDRjUAZFFFFABRRRQAVr+D/APkbtE/6/oP/AEYt&#10;ZFa/g/8A5G7RP+v6D/0YtAGRRRRQAUUUUAFFFFAGv4W/5Cc3/Xjef+k0tZFa/hb/AJCc3/Xjef8A&#10;pNLWRQAUUUUAFFFFABWvof8AyDPEH/Xiv/pTBWRWvof/ACDPEH/Xiv8A6UwUAZFFFFABRRRQAUUU&#10;UAe3+D/+SG6F/wBjHq3/AKS6bUVS+D/+SG6F/wBjHq3/AKS6bUVABRRRQAUUUUAFFFFABRRRQAUU&#10;UUAFFFFABRRRQAUUUUAFFFFABRRRQAUUUUAFFFFABRRRQAUUUUAFFFFABRRRQAUUUUAFfQf7Ef8A&#10;yVbVf+wLL/6Pgr58r6D/AGI/+Srar/2BZf8A0fBQBu/HW4WX42eKbe31K10y7tfEdhfzPdXSQZhW&#10;1QCQFiN3lnd8q5b95wDXkGn+RfQeLYLGezsZNYVZ7FZryKIGBbokxMWYCNvlVtrkEiMEAhlzufta&#10;f8nDeMf+u0P/AKTxV5FQB7pqXiDTNQ16y1K31SyNhps9/wD2krXSK1yzwqryIhIaQTY2jaD05wDX&#10;LeMJrHUfC8lzepoqXkUFjDp1xpV80ss6pCqMssRclQqIMlkQhhgZya80ooAr/H7xfpMnxa8e2S+B&#10;9BjuY/EF8rais+oefKVuJAWYG6MeW6nagHPAA4rzT+3LL/oX9N/7+XP/AMero/j1/wAly+Iv/Yx6&#10;j/6VSVwtAGv/AG5Zf9C/pv8A38uf/j1H9uWX/Qv6b/38uf8A49WRRQB6j8G9L0TxX4x8/W/D9ivh&#10;bRLd9Y1uSOW5DfY4SuY1PncPM7RQISCA86Z4zXPeMviO/jrxZrHiLVdD02XUdUu5Ludla4VdzsWI&#10;UCUBVGcBQAAAAAAK6nx9u+FXw/tfh9GI08Qao0OreJpEOXhO3Npp7H+ExqxlkX/npKqt80FeTV5G&#10;D/2mrLGPZ+7D/D1l/wBvP74qLNJe6uU63wxrVm2pTAaBp6/6FeHIkuf+faTj/XVk/wBuWX/Qv6b/&#10;AN/Ln/49R4W/5Cc3/Xjef+k0tZFeuZmv/bll/wBC/pv/AH8uf/j1H9uWX/Qv6b/38uf/AI9WRRQB&#10;r/25Zf8AQv6b/wB/Ln/49R/bll/0L+m/9/Ln/wCPVkUUAa/9uWX/AEL+m/8Afy5/+PVraLrVmdN1&#10;8/2Bp4xZKSBJc8/6TBx/rv8AOK5KtfQ/+QZ4g/68V/8ASmCgA/tyy/6F/Tf+/lz/APHqP7csv+hf&#10;03/v5c//AB6siigDX/tyy/6F/Tf+/lz/APHqP7csv+hf03/v5c//AB6siigDX/tyy/6F/Tf+/lz/&#10;APHqP7csv+hf03/v5c//AB6siigDrbbWrP8A4RPUT/YGn4+22o2+Zc4P7u45/wBd/nNZP9uWX/Qv&#10;6b/38uf/AI9Ra/8AIo6l/wBf1r/6LuKyKANf+3LL/oX9N/7+XP8A8eo/tyy/6F/Tf+/lz/8AHqyK&#10;KANf+3LL/oX9N/7+XP8A8eo/tyy/6F/Tf+/lz/8AHqyKKANf+3LL/oX9N/7+XP8A8erWudas/wDh&#10;E9OP9gafj7bdDb5lzgfu7fn/AF3+cVyVa91/yKOm/wDX9df+i7egA/tyy/6F/Tf+/lz/APHqP7cs&#10;v+hf03/v5c//AB6siigDX/tyy/6F/Tf+/lz/APHqP7csv+hf03/v5c//AB6siigDX/tyy/6F/Tf+&#10;/lz/APHqP7csv+hf03/v5c//AB6siigDrda1qzGm6Af7A085smIBkueP9Jn4/wBd/nNZP9uWX/Qv&#10;6b/38uf/AI9Rrn/IM8P/APXi3/pTPWRQBr/25Zf9C/pv/fy5/wDj1H9uWX/Qv6b/AN/Ln/49WRRQ&#10;Br/25Zf9C/pv/fy5/wDj1H9uWX/Qv6b/AN/Ln/49WRRQBr/25Zf9C/pv/fy5/wDj1a3i7WrNfFmt&#10;A6Bp7EXsw3GS5yf3jc/66uSrX8Yf8jdrf/X9P/6MagA/tyy/6F/Tf+/lz/8AHqP7csv+hf03/v5c&#10;/wDx6siigDX/ALcsv+hf03/v5c//AB6j+3LL/oX9N/7+XP8A8erIooA1/wC3LL/oX9N/7+XP/wAe&#10;rW8I61Zt4s0UDQNPUm9hG4SXOR+8Xn/XVyVa/g//AJG7RP8Ar+g/9GLQAf25Zf8AQv6b/wB/Ln/4&#10;9R/bll/0L+m/9/Ln/wCPVkUUAa/9uWX/AEL+m/8Afy5/+PUf25Zf9C/pv/fy5/8Aj1ZFFAGv/bll&#10;/wBC/pv/AH8uf/j1H9uWX/Qv6b/38uf/AI9WRRQB1vhjWrNtSmA0DT1/0K8ORJc/8+0nH+urJ/ty&#10;y/6F/Tf+/lz/APHqPC3/ACE5v+vG8/8ASaWsigDX/tyy/wChf03/AL+XP/x6j+3LL/oX9N/7+XP/&#10;AMerIooA1/7csv8AoX9N/wC/lz/8eo/tyy/6F/Tf+/lz/wDHqyKKANf+3LL/AKF/Tf8Av5c//Hq1&#10;tF1qzOm6+f7A08YslJAkuef9Jg4/13+cVyVa+h/8gzxB/wBeK/8ApTBQAf25Zf8AQv6b/wB/Ln/4&#10;9R/bll/0L+m/9/Ln/wCPVkUUAa/9uWX/AEL+m/8Afy5/+PUf25Zf9C/pv/fy5/8Aj1ZFFAGv/bll&#10;/wBC/pv/AH8uf/j1T2XiPT7W6ill8LaTeRocmCaW8CP7EpcK2PoRWDRQB9C2etWeufBvw/PZaDp/&#10;h2Jdf1VDa6bJcvGzC3047yZ5pW3HIHDAYUcZyTiVL4P/AOSG6F/2Merf+kum1FQAUUUUAFFFFABR&#10;RRQAUUUUAFFFFABRRRQAUUUUAFFFFABRRRQAUUUUAFFFFABRRRQAUUUUAFFFFABRRRQAUUUUAFFF&#10;FABX0H+xH/yVbVf+wLL/AOj4K+fK+gv2Jf8Akquq/wDYFl/9HwUAc1+1p/ycN4x/67Q/+k8VeRV6&#10;7+1p/wAnD+Mf+u0P/pPFXkVABRRRQBx/x6/5Ll8Rf+xj1H/0qkrha7r49f8AJcviL/2Meo/+lUlY&#10;Hg7wTrvxA1yPR/Dul3Grai6tJ5NuvCRry0jsflRFHLOxCqOSQKzqVIUoudRpJbt6JD30RiV634V0&#10;SP4M6Np/jnxFb28viK6XzvDXh68Te3+zqNzHkbYlPMSN/rXAYgxqQ5FceEfgpMGh/sz4heNoirLI&#10;yi40PTm25OAeL2VWOOR5AK5Hng8eaeIfEWqeLNbvdY1rULnVdVvZDNc3l5KZJZXPVmY8k15MnPMf&#10;cinGi929HJdkt1F9W9WtlZqRekPUrX9/c6pfXF7e3Et5eXMjTT3Fw5eSWRiSzsx5ZiSSSeSTUFFF&#10;eykkrIzNfwt/yE5v+vG8/wDSaWsitfwt/wAhOb/rxvP/AEmlrIpgFFFFABRRRQAVr6H/AMgzxB/1&#10;4r/6UwVkVr6H/wAgzxB/14r/AOlMFAGRRRRQAUUUUAFFFFAGva/8ijqX/X9a/wDou4rIrXtf+RR1&#10;L/r+tf8A0XcVkUAFFFFABRRRQAVr3X/Io6b/ANf11/6Lt6yK17r/AJFHTf8Ar+uv/RdvQBkUUUUA&#10;FFFFABRRRQBr65/yDPD/AP14t/6Uz1kVr65/yDPD/wD14t/6Uz1kUAFFFFABRRRQAVr+MP8Akbtb&#10;/wCv6f8A9GNWRWv4w/5G7W/+v6f/ANGNQBkUUUUAFFFFABWv4P8A+Ru0T/r+g/8ARi1kVr+D/wDk&#10;btE/6/oP/Ri0AZFFFFABRRRQAUUUUAa/hb/kJzf9eN5/6TS1kVr+Fv8AkJzf9eN5/wCk0tZFABRR&#10;RQAUUUUAFa+h/wDIM8Qf9eK/+lMFZFa+h/8AIM8Qf9eK/wDpTBQBkUUUUAFFFFABRRRQB7f4P/5I&#10;boX/AGMerf8ApLptRVL4P/5IboX/AGMerf8ApLptRUAFFFFABRRRQAUUUUAFFFFABRRRQAUUUUAF&#10;FFFABRRRQAUUUUAFFFFABRRRQAUUUUAFFFFABRRRQAUUUUAFFFFABRRRQAV9B/sS8/FbVf8AsCy/&#10;+j4K+fK+g/2JP+Srar/2BZf/AEfBQBzP7Wn/ACcN4x/67Q/+k8VeRV67+1p/ycN4x/67Q/8ApPFX&#10;kVABWzqPhDVtJ0qHUbq1EdpJs5EqM6b1LR70DFo9ygsu4DcBkZFY1ei+KfEmk3Wm69dWt+lzca0t&#10;mFsVikVrXy1Bk3FlC8Mu1drNlW7dKAOJ+IPw0tdQ+LXxG8U+LdSfw54Nj8T6nElwkYku9SmW6Ytb&#10;2cRI3uAw3SMRHGCNzZKo3B+KvixPfaHN4Z8M2MfhTwe5XzNPtW33F8VYlZLy4wGnfn7vyxKRlI0r&#10;t/2mvjV4q8VfF/xnYatJpN9Bp2sXdhaNLoVgZYbeK4kEcSy+Tv2gZ43ckknJJNeRf8JTe/8APHTf&#10;/BZbf/G68unhZVZKti9WtVH7MfTa7/vNeijqXzW0iZFFa/8AwlN7/wA8dN/8Flt/8bo/4Sm9/wCe&#10;Om/+Cy2/+N16hBkUVr/8JTe/88dN/wDBZbf/ABuj/hKb3/njpv8A4LLb/wCN0AHhb/kJzf8AXjef&#10;+k0tZFdb4Y8T3jalMDDp/wDx5Xh4022HS2k/6Z1k/wDCU3v/ADx03/wWW3/xugDIorX/AOEpvf8A&#10;njpv/gstv/jdH/CU3v8Azx03/wAFlt/8boAyKK1/+Epvf+eOm/8Agstv/jdH/CU3v/PHTf8AwWW3&#10;/wAboAyK19D/AOQZ4g/68V/9KYKP+Epvf+eOm/8Agstv/jda2i+J7xtN18+Tp/y2SkY022H/AC8w&#10;f9M+aAOSorX/AOEpvf8Anjpv/gstv/jdH/CU3v8Azx03/wAFlt/8boAyKK1/+Epvf+eOm/8Agstv&#10;/jdH/CU3v/PHTf8AwWW3/wAboAyKK1/+Epvf+eOm/wDgstv/AI3R/wAJTe/88dN/8Flt/wDG6AC1&#10;/wCRR1L/AK/rX/0XcVkV1tt4nvP+ET1FvJ0/IvbUf8g22x/q7jt5ftWT/wAJTe/88dN/8Flt/wDG&#10;6AMiitf/AISm9/546b/4LLb/AON0f8JTe/8APHTf/BZbf/G6AMiitf8A4Sm9/wCeOm/+Cy2/+N0f&#10;8JTe/wDPHTf/AAWW3/xugDIrXuv+RR03/r+uv/RdvR/wlN7/AM8dN/8ABZbf/G61rnxPef8ACJ6c&#10;3k6fk3t0P+QbbY/1dv28v3oA5Kitf/hKb3/njpv/AILLb/43R/wlN7/zx03/AMFlt/8AG6AMiitf&#10;/hKb3/njpv8A4LLb/wCN0f8ACU3v/PHTf/BZbf8AxugDIorX/wCEpvf+eOm/+Cy2/wDjdH/CU3v/&#10;ADx03/wWW3/xugA1z/kGeH/+vFv/AEpnrIrrda8T3i6boB8nT/msmJzptsf+Xmf/AKZ8Vk/8JTe/&#10;88dN/wDBZbf/ABugDIorX/4Sm9/546b/AOCy2/8AjdH/AAlN7/zx03/wWW3/AMboAyKK1/8AhKb3&#10;/njpv/gstv8A43R/wlN7/wA8dN/8Flt/8boAyK1/GH/I3a3/ANf0/wD6Maj/AISm9/546b/4LLb/&#10;AON1reLvE94nizWlEOn4F7MOdNtif9Y3fy6AOSorX/4Sm9/546b/AOCy2/8AjdH/AAlN7/zx03/w&#10;WW3/AMboAyKK1/8AhKb3/njpv/gstv8A43R/wlN7/wA8dN/8Flt/8boAyK1/B/8AyN2if9f0H/ox&#10;aP8AhKb3/njpv/gstv8A43Wt4R8T3j+LNFUw6fg3sI4022B/1i9/LoA5Kitf/hKb3/njpv8A4LLb&#10;/wCN0f8ACU3v/PHTf/BZbf8AxugDIorX/wCEpvf+eOm/+Cy2/wDjdH/CU3v/ADx03/wWW3/xugDI&#10;orX/AOEpvf8Anjpv/gstv/jdH/CU3v8Azx03/wAFlt/8boAPC3/ITm/68bz/ANJpayK63wx4nvG1&#10;KYGHT/8AjyvDxptsOltJ/wBM6yf+Epvf+eOm/wDgstv/AI3QBkUVr/8ACU3v/PHTf/BZbf8Axuj/&#10;AISm9/546b/4LLb/AON0AZFFa/8AwlN7/wA8dN/8Flt/8bo/4Sm9/wCeOm/+Cy2/+N0AZFa+h/8A&#10;IM8Qf9eK/wDpTBR/wlN7/wA8dN/8Flt/8brW0XxPeNpuvnydP+WyUjGm2w/5eYP+mfNAHJUVr/8A&#10;CU3v/PHTf/BZbf8Axuj/AISm9/546b/4LLb/AON0AZFFa/8AwlN7/wA8dN/8Flt/8bo/4Sm9/wCe&#10;Om/+Cy2/+N0AZFFa/wDwlN7/AM8dN/8ABZbf/G6nsvGmoWF1FcRW+ktJGdwWbRrOVD9UeIqR7EGg&#10;D1Hwf/yQ3Qv+xj1b/wBJdNqKtuz8TXniv4N+H7u9h0+CVNf1WILpum21jHtFvpxyY4I0Ut8x+YjO&#10;MDOAMYlABRRRQAUUUUAFFFFABRRRQAUUUUAFFFFABRRRQAUUUUAFFFFABRRRQAUUUUAFFFFABRRR&#10;QAUUUUAFFFFABRRRQAUUUUAFfQX7Ev8AyVXVf+wLL/6Pgr59r6C/Yl/5Krqv/YFl/wDR8FAHNfta&#10;f8nDeMf+u0P/AKTxV5FXrv7Wn/Jw3jH/AK7Q/wDpPFXkVABRRRQBx/x6/wCS5fEX/sY9R/8ASqSu&#10;Fruvj1/yXL4i/wDYx6j/AOlUlcLQAUUUUAFFFFAGv4W/5Cc3/Xjef+k0tZFa/hb/AJCc3/Xjef8A&#10;pNLWRQAUUUUAFFFFABWvof8AyDPEH/Xiv/pTBWRWvof/ACDPEH/Xiv8A6UwUAZFFFFABRRRQAUUU&#10;UAa9r/yKOpf9f1r/AOi7isite1/5FHUv+v61/wDRdxWRQAUUUUAFFFFABWvdf8ijpv8A1/XX/ou3&#10;rIrXuv8AkUdN/wCv66/9F29AGRRRRQAUUUUAFFFFAGvrn/IM8P8A/Xi3/pTPWRWvrn/IM8P/APXi&#10;3/pTPWRQAUUUUAFFFFABWv4w/wCRu1v/AK/p/wD0Y1ZFa/jD/kbtb/6/p/8A0Y1AGRRRRQAUUUUA&#10;Fa/g/wD5G7RP+v6D/wBGLWRWv4P/AORu0T/r+g/9GLQBkUUUUAFFFFABRRRQBr+Fv+QnN/143n/p&#10;NLWRWv4W/wCQnN/143n/AKTS1kUAFFFFABRRRQAVr6H/AMgzxB/14r/6UwVkVr6H/wAgzxB/14r/&#10;AOlMFAGRRRRQAUUUUAFFFFAHt/g//khuhf8AYx6t/wCkum1FUvg//khuhf8AYx6t/wCkum1FQAUU&#10;UUAFFFFABRRRQAUUUUAFFFFABRRRQAUUUUAFFFFABRRRQAUUUUAFFFFABRRRQAUUUUAFFFFABRRR&#10;QAUUUUAFFFFABX0F+xL/AMlV1X/sCy/+j4K+fa+gv2Jf+Sq6r/2BZf8A0fBQBzX7Wn/Jw3jH/rtD&#10;/wCk8VeRV67+1p/ycN4x/wCu0P8A6TxV5FQAUUUUAcf8ev8AkuXxF/7GPUf/AEqkrha998c+DfA/&#10;jjxt4g8Rv4q8QWD6xqFxqDWq+HYJRCZZGkKB/ty7sbsbtozjOB0rE/4VJ4E/6HTxF/4TEH/yfQB4&#10;7RXsX/CpPAn/AEOniL/wmIP/AJPo/wCFSeBP+h08Rf8AhMQf/J9AHjtFexf8Kk8Cf9Dp4i/8JiD/&#10;AOT6P+FSeBP+h08Rf+ExB/8AJ9AHm3hKN5tUnVEZ2+wXrYUZOBaykn8ACfwrGr3/AMF+C/AnhHWL&#10;i+/4SvxFd+dp1/p/l/8ACOQJj7TaTW2/P24/d87djvtxkZyML/hUngT/AKHTxF/4TEH/AMn0AeO0&#10;V7F/wqTwJ/0OniL/AMJiD/5Po/4VJ4E/6HTxF/4TEH/yfQB47RXsX/CpPAn/AEOniL/wmIP/AJPo&#10;/wCFSeBP+h08Rf8AhMQf/J9AHjtbOgxvJpfiNlRmVLBGYgZCj7VbjJ9OSB+Ir0n/AIVJ4E/6HTxF&#10;/wCExB/8n1u+HfBfgTQNH8UWP/CV+Ip/7c05NP8AM/4RyBfJ23dtc78fbju/499uOPv5zxggHgFF&#10;exf8Kk8Cf9Dp4i/8JiD/AOT6P+FSeBP+h08Rf+ExB/8AJ9AHjtFexf8ACpPAn/Q6eIv/AAmIP/k+&#10;j/hUngT/AKHTxF/4TEH/AMn0AeO0V7F/wqTwJ/0OniL/AMJiD/5Po/4VJ4E/6HTxF/4TEH/yfQB5&#10;taxufBuqSBGMa39opbHAJjucDPqcH8jWNXv9n4L8CWngbV/Dn/CV+In/ALQ1Ky1D7T/wjkA8v7PF&#10;dR7Nv27nd9qznIxs6HPGF/wqTwJ/0OniL/wmIP8A5PoA8dor2L/hUngT/odPEX/hMQf/ACfR/wAK&#10;k8Cf9Dp4i/8ACYg/+T6APHaK9i/4VJ4E/wCh08Rf+ExB/wDJ9H/CpPAn/Q6eIv8AwmIP/k+gDx2t&#10;m6jceDdLkKMI2v7tQ2OCRHbZGfUZH5ivSf8AhUngT/odPEX/AITEH/yfW7eeC/Al34G0jw5/wlfi&#10;JP7P1K91D7T/AMI5AfM+0RWsezb9u42/Zc5yc7+gxyAeAUV7F/wqTwJ/0OniL/wmIP8A5Po/4VJ4&#10;E/6HTxF/4TEH/wAn0AeO0V7F/wAKk8Cf9Dp4i/8ACYg/+T6P+FSeBP8AodPEX/hMQf8AyfQB47RX&#10;sX/CpPAn/Q6eIv8AwmIP/k+j/hUngT/odPEX/hMQf/J9AHm2vRvHpfhxmRlV7B2UkYDD7VcDI9eQ&#10;R+BrGr3/AMReC/Amv6P4Xsf+Er8RQf2Hpz6f5n/COQN5267ubnfj7cNv/Hxtxz9zOecDC/4VJ4E/&#10;6HTxF/4TEH/yfQB47RXsX/CpPAn/AEOniL/wmIP/AJPo/wCFSeBP+h08Rf8AhMQf/J9AHjtFexf8&#10;Kk8Cf9Dp4i/8JiD/AOT6P+FSeBP+h08Rf+ExB/8AJ9AHjtbPjWN4fGWvRyI0ciX9wrKwwQRI2QR6&#10;16T/AMKk8Cf9Dp4i/wDCYg/+T63fHngvwJ438c+IvEf/AAlfiKy/tfUrnUPs3/COQSeV5srSbN32&#10;4bsbsZwM46CgDwCivYv+FSeBP+h08Rf+ExB/8n0f8Kk8Cf8AQ6eIv/CYg/8Ak+gDx2ivYv8AhUng&#10;T/odPEX/AITEH/yfR/wqTwJ/0OniL/wmIP8A5PoA8drZ8FRvN4y0GONGkke/t1VVGSSZFwAPWvSf&#10;+FSeBP8AodPEX/hMQf8AyfW74D8F+BPBHjnw74j/AOEr8RXv9kalbah9m/4RyCPzfKlWTZu+3Hbn&#10;bjODjPQ0AeAUV7F/wqTwJ/0OniL/AMJiD/5Po/4VJ4E/6HTxF/4TEH/yfQB47RXsX/CpPAn/AEOn&#10;iL/wmIP/AJPo/wCFSeBP+h08Rf8AhMQf/J9AHjtFexf8Kk8Cf9Dp4i/8JiD/AOT6P+FSeBP+h08R&#10;f+ExB/8AJ9AHm3hKN5tUnVEZ2+wXrYUZOBaykn8ACfwrGr3/AMF+C/AnhHWLi+/4SvxFd+dp1/p/&#10;l/8ACOQJj7TaTW2/P24/d87djvtxkZyML/hUngT/AKHTxF/4TEH/AMn0AeO0V7F/wqTwJ/0OniL/&#10;AMJiD/5Po/4VJ4E/6HTxF/4TEH/yfQB47RXsX/CpPAn/AEOniL/wmIP/AJPo/wCFSeBP+h08Rf8A&#10;hMQf/J9AHjtbOgxvJpfiNlRmVLBGYgZCj7VbjJ9OSB+Ir0n/AIVJ4E/6HTxF/wCExB/8n1u+HfBf&#10;gTQNH8UWP/CV+Ip/7c05NP8AM/4RyBfJ23dtc78fbju/499uOPv5zxggHgFFexf8Kk8Cf9Dp4i/8&#10;JiD/AOT6P+FSeBP+h08Rf+ExB/8AJ9AHjtFexf8ACpPAn/Q6eIv/AAmIP/k+j/hUngT/AKHTxF/4&#10;TEH/AMn0AeO0V7F/wqTwJ/0OniL/AMJiD/5Po/4VJ4E/6HTxF/4TEH/yfQBd8H/8kN0L/sY9W/8A&#10;SXTairYmi0TQfBOl+HNFv9Q1VLfULzUJLq/sUtDmaO2jCKizS5x9mJ3Fh9/GOMnHoAKKKKACiiig&#10;AooooAKKKKACiiigAooooAKKKKACiiigAooooAKKKKACiiigAooooAKKKKACiiigAooooAKKKKAC&#10;iiigAr6C/Yl/5Krqv/YFl/8AR8FfPtfQX7Ev/JVdV/7Asv8A6PgoA5r9rT/k4bxj/wBdof8A0nir&#10;yKvXf2tP+ThvGP8A12h/9J4q8ioAK6LwTpdpqF/fTXsP2q3sLGa8+ylmUTMi/KpKkHbuIJwQdoOC&#10;Otc7V3R9Yu9Bvlu7KRY5grId6LIrKylWVlYFWUgkEEEHNAGr420y0sL3T7ixgFpb6hYw3n2UOzCF&#10;mBDKCxJ27lJGSTgjJPWudq7rGsXevXzXd7IskxVYxsjWNVVVCqqqoCqAAAAABxVKgAooooAKKKKA&#10;PRPFHhnSbPS9ctbWyFvd6GtoxvhK7Nd+YoEm4ElfvMGTaF+UHO481F4l0HR28K/adCOmXZsobRr6&#10;aN7r7UjvGockPiIr5pZfkGR8vqawLjx5rV1YLZzTwSwBFjbfZwlpAsTRJvbZucojEKWJK8FSCAQz&#10;VPG2saxp32G7uUeA+X5jLbxpJN5a7Y/MkVQ0m0dNxNAGFRRRQAUUUUAFdT8P9K0nWL7U4NTjuJpV&#10;0y9ntUhYKgkitZpQznqQCgwo6k8nAweWq3puqXWj3L3FnL5MrQy25baG/dyxtHIOQeqOwz1GcjBo&#10;AqUUUUAFFFFABVrTPsX26E6h55sgcyi22+YRjopbgZPGTnGc4OMGrRQB311oPh/S/i54h0y9aK00&#10;Kwu9QihS5eUp+7EogRimXI3iMHHOM1heN9JXSdYj8mKzjs7m3jubZtPaVoZI2HDDzSXByCCG6EHt&#10;TR461katcambiFr25muJ55WtYT5zTgCUOCmGQ4+4cqMkgAk5ztY1q8168+1XsqyShFjUJGsaIijC&#10;qqKAqgAdAAKAKNFFFABRRRQAV3GsadpC+B1vv7JGk3Ejwpp8rzu1xfAKwnkdC20Rhh8rKq8/L82G&#10;I4euj17x/rHiazS21H+z5VRI41lj0u1imCIoVF81Iw+AABjd0FAHOUUUUAFFFFABXZfDnT9P1S8e&#10;C90ePUIxIkl1eXVxJFBZWoyJJCUYYfldpO4Z4CsWArja6DQfHWreGtNudPsjYvZXMqzSw3mnW10G&#10;dQQp/extjAZsY9T60AbngvS/Dd6uppc3Fg93Jew2+nR6ublVaNhLuZvs/IOfJGScDLVxmpWcun6h&#10;dWs8QhnglaKSMHIRlJBGfYitqy+IGtadLK9vJZxCR4pfLGn2/lpJGu1JETy9qOB/EoBJ5JJ5rn5Z&#10;XnkeSR2kkclmdjksT1JPc0AMooooAKKKKALWlyWsWpWz3sEl1ZrIplgifY0i55UNg4z64rpfiBot&#10;jYQ6FfafBbQw6haNJL9glkkthKsrqVQyEuCF8vcGPUkj5SK5rS9TutG1C3vrKZre7t3EkUi4O1h0&#10;4PB+h4NWda8RX3iD7OLx4vLt0KQw28EcEUYJLHCRqqgkkknGTQBmUUUUAFFFFABXc6LpOj634J1Y&#10;x2MSapp9n9oEn2iQ3UziZdzBCRH5KxscgDeCuckZA4auis/iBrdhYwWkVxbmGFBEpms4ZHMYk8zy&#10;mdkLNHu6oSVI4II4oA3YdB0e+8ERHTTpl3rkdhJeXqSvdC5j2zPny8YhO2IRnByeX9BXAVunxtrB&#10;0YaX9pT7KIfs277PH53k79/l+bt37N3O3djt0rCoAKKKKACiiigD0b4R/Dj/AIS68+3X+nXl9pCy&#10;m1WO1Rz5kxQn5mUfKqDDE9yUX+LI88lieCR45EaORCVZGGCpHUEdjVnSdWu9D1CG9sZjBcwtuR8B&#10;sHGOhBBqpQAlFFFABRRRQBpeHPD954q1y00rT4/Nu7l9qjBIAAJZjgE4Cgk+wNdz4o8F6N4f8beE&#10;rW6trzSdBu4bd7ybUEkjkdRKVmkIxlSVGdo+7kDnqfNQSvIODW3B401i2ksZI7pVmsfK+zTeRH5k&#10;Qj37VDbc7f3jZXOG43A7RgAveONJt7NdNvrCLTRp15G/lS6Y1wUZ0bDhhOd4YZHsQQfWuVrT1rxF&#10;feIGt/tjxeXboY4YbeCOCKMEljtSNVUEkkk4yazKACiiigAooooA7+HQdHvvBER006Zd65HYSXl6&#10;kr3QuY9sz58vGITtiEZwcnl/QVwFbv8Awm2sHRRpf2lPsog+zBvs8fneTv3+X5u3fs3c7d2O3SsK&#10;gAooooAKKKKACiiigAooooAKKKKACiiigAooooAKKKKACiiigAooooAKKKKACiiigAooooAKKKKA&#10;CiiigAooooAKKKKACvoL9iX/AJKrqv8A2BZf/R8FfPteqfs5+NNU8C+N76/0nwzeeKrmTTngazsi&#10;+9FMsTGQ7Uc4BUDp/EOaAP0qi/Yv+E3xZabxX4m0S+u9b1CaX7RNDqUsKN5btGuEU4Hyoo/DNP8A&#10;+HdPwI/6FvU//BxP/jTfFPxkvPh3J4P0VPHPgn4fWGpWurXkmqeNLZpo5ZIbyNUhi/0y2AYiZ2PL&#10;H5OB1q9bftn+FvD9r4FsPGCrpviXXtNsr28giura3S0+0t5cbiG5njuJUdgxCwxyuqj5wuRkj7yT&#10;XV2/Nfowl7t79Ff8v8yn/wAO6fgR/wBC3qf/AIOJ/wDGj/h3T8CP+hb1P/wcT/411cn7WXgy18b+&#10;KfC97BqFjf8Ah+xudQm802zyTxwNGrhLaOZrlGYyp5Ymij80HdHuXBpngv8AaJuNU8dapofibwzq&#10;XhSNtVh0vT0v4ohJDI1gLrbcvHPJGd4WTY0ZK/KFYhuKV9FLo9fxt+Y7NNrt+mrOX/4d0/Aj/oW9&#10;T/8ABxP/AI0f8O6fgR/0Lep/+Dif/GvefBPi608eeFdO8QWENzBYahGZrYXcYR3iLEJJtBOFdQHX&#10;PO1hkA5A3KrbRiPmr/h3T8CP+hb1P/wcT/40f8O6fgR/0Lep/wDg4n/xr6VopAfNX/Dun4Ef9C3q&#10;f/g4n/xo/wCHdPwI/wChb1P/AMHE/wDjX0rRQB81f8O6fgR/0Lep/wDg4n/xo/4d0/Aj/oW9T/8A&#10;BxP/AI19K0UAfNX/AA7p+BH/AELep/8Ag4n/AMaP+HdPwI/6FvU//BxP/jX0rRQB81f8O6fgR/0L&#10;ep/+Dif/ABo/4d0/Aj/oW9T/APBxP/jX0rRQB81f8O6fgR/0Lep/+Dif/Gj/AId0/Aj/AKFvU/8A&#10;wcT/AONfStFAHzV/w7p+BH/Qt6n/AODif/Gj/h3T8CP+hb1P/wAHE/8AjX0rRQB81f8ADun4Ef8A&#10;Qt6n/wCDif8Axo/4d0/Aj/oW9T/8HE/+NfStFAHzV/w7p+BH/Qt6n/4OJ/8AGj/h3T8CP+hb1P8A&#10;8HE/+NfStFAHzV/w7p+BH/Qt6n/4OJ/8aP8Ah3T8CP8AoW9T/wDBxP8A419K0UAfNX/Dun4Ef9C3&#10;qf8A4OJ/8aP+HdPwI/6FvU//AAcT/wCNfStFAHzV/wAO6fgR/wBC3qf/AIOJ/wDGj/h3T8CP+hb1&#10;P/wcT/419K0UAfNX/Dun4Ef9C3qf/g4n/wAaP+HdPwI/6FvU/wDwcT/419K0UAfNX/Dun4Ef9C3q&#10;f/g4n/xo/wCHdPwI/wChb1P/AMHE/wDjX0rRQB81f8O6fgR/0Lep/wDg4n/xo/4d0/Aj/oW9T/8A&#10;BxP/AI19K0UAfNX/AA7p+BH/AELep/8Ag4n/AMaP+HdPwI/6FvU//BxP/jX0rRQB81f8O6fgR/0L&#10;ep/+Dif/ABo/4d0/Aj/oW9T/APBxP/jX0rRQB81f8O6fgR/0Lep/+Dif/Gj/AId0/Aj/AKFvU/8A&#10;wcT/AONfStFAHzV/w7p+BH/Qt6n/AODif/Gj/h3T8CP+hb1P/wAHE/8AjX0rRQB81f8ADun4Ef8A&#10;Qt6n/wCDif8Axo/4d0/Aj/oW9T/8HE/+NfStFAHzV/w7p+BH/Qt6n/4OJ/8AGj/h3T8CP+hb1P8A&#10;8HE/+NfStFAHzV/w7p+BH/Qt6n/4OJ/8aP8Ah3T8CP8AoW9T/wDBxP8A419K0UAfNX/Dun4Ef9C3&#10;qf8A4OJ/8aP+HdPwI/6FvU//AAcT/wCNfStFAHzV/wAO6fgR/wBC3qf/AIOJ/wDGj/h3T8CP+hb1&#10;P/wcT/419K0UAfNX/Dun4Ef9C3qf/g4n/wAaP+HdPwI/6FvU/wDwcT/419K0UAfNX/Dun4Ef9C3q&#10;f/g4n/xo/wCHdPwI/wChb1P/AMHE/wDjX0rRQB81f8O6fgR/0Lep/wDg4n/xo/4d0/Aj/oW9T/8A&#10;BxP/AI19K0UAfNX/AA7p+BH/AELep/8Ag4n/AMaP+HdPwI/6FvU//BxP/jX0rRQB81f8O6fgR/0L&#10;ep/+Dif/ABo/4d0/Aj/oW9T/APBxP/jX0rRQB81f8O6fgR/0Lep/+Dif/Gj/AId0/Aj/AKFvU/8A&#10;wcT/AONfStFAHzV/w7p+BH/Qt6n/AODif/Gj/h3T8CP+hb1P/wAHE/8AjX0rRQB81f8ADun4Ef8A&#10;Qt6n/wCDif8Axo/4d0/Aj/oW9T/8HE/+NfStFAHzV/w7p+BH/Qt6n/4OJ/8AGj/h3T8CP+hb1P8A&#10;8HE/+NfStFAHzV/w7p+BH/Qt6n/4OJ/8aP8Ah3T8CP8AoW9T/wDBxP8A419K0UAfNX/Dun4Ef9C3&#10;qf8A4OJ/8aP+HdPwI/6FvU//AAcT/wCNfStFAHzV/wAO6fgR/wBC3qf/AIOJ/wDGj/h3T8CP+hb1&#10;P/wcT/419K0UAfNX/Dun4Ef9C3qf/g4n/wAaP+HdPwI/6FvU/wDwcT/419K0UAfNX/Dun4Ef9C3q&#10;f/g4n/xo/wCHdPwI/wChb1P/AMHE/wDjX0rRQB81f8O6fgR/0Lep/wDg4n/xo/4d0/Aj/oW9T/8A&#10;BxP/AI19K0UAfNX/AA7p+BH/AELep/8Ag4n/AMaP+HdPwI/6FvU//BxP/jX0rRQB81f8O6fgR/0L&#10;ep/+Dif/ABo/4d0/Aj/oW9T/APBxP/jX0rRQB81f8O6fgR/0Lep/+Dif/Gj/AId0/Aj/AKFvU/8A&#10;wcT/AONfStFAHzV/w7p+BH/Qt6n/AODif/Gj/h3T8CP+hb1P/wAHE/8AjX0rRQB81f8ADun4Ef8A&#10;Qt6n/wCDif8AxqK6/wCCefwEsbWa5n8PamkMKNI7f2vOcKBknA9q+mqyvFX/ACK+sf8AXnN/6AaA&#10;Pmv/AIYN/Z9/6FbxF/3/AL//AOIo/wCGDf2ff+hW8Rf9/wC//wDiK7n4zfFrxV4G8Xi0tL3QPCug&#10;Q2Md0NZ8U6VezadeTM7hreXUIXSHTtuyMCSYSF2nUIhK7X1tU/aT8N6H8XNO+HeoWl5b61fITBP5&#10;9qIpGFu85CRNMty6bY3UTLB5RcbN+4EBX0v6/gNpp2/rp/n/AFZnmH/DBv7Pv/QreIv+/wDf/wDx&#10;FH/DBv7Pv/QreIv+/wDf/wDxFdron7W2i619gkPgvxdYWd4mnzi8vILNY47e+YpaTOFuS22SRWTa&#10;FLqRlkVSGMTftS2+reH9O1Cw8PapoD3suj3Vv/wkcEQW7028u44XniEE7lSoc/LJtYEqShB5q2tn&#10;3t8/61fZJ9mL+v6/T1XdHH/8MG/s+/8AQreIv+/9/wD/ABFH/DBv7Pv/AEK3iL/v/f8A/wARXp3w&#10;V/ae8F/HrVtV0/wzcF57GFLpc3lncefbuzKsoFvPK0XIH7ucRSjcMoOcZfgT9pRda/tKDXPDer20&#10;kFzrMVpf2dmsltqP2C5kjeGBFleYzCNVJ3IqswfYTjAT93f1+7+reum4b7d7fN/1f012OF/4YN/Z&#10;9/6FbxF/3/v/AP4ij/hg39n3/oVvEX/f+/8A/iK6S3/bc8C3XgseIYbS7lzrf9gCyXVNIObn7OLg&#10;Yuvt32MgoRgfaNxbKbdwIrY8X/teeBfA3iTw5oesG7sNR1i2tLt7e+ltbOewjuX2Rebb3E8c7tuD&#10;BkgjlZNh3BcjLs729PxV1+Ar6N9v87fmcH/wwb+z7/0K3iL/AL/3/wD8RT5P2B/2foreOZ/DOuos&#10;knlIrXl4HZtpbhNu4jAPOMcGvRNH+PNz4p+LOgeHtL8P31v4avk1Qf25fwIIr17R4482xSUsFDmQ&#10;HzY1LgBk3L81eo+INxuvDu0hW+0PgsMgHybjtU30uPrY+Z/+GDf2ff8AoVvEX/f+/wD/AIij/hg3&#10;9n3/AKFbxF/3/v8A/wCIru/Dfi74k2PjrxRa+JvEPhrUNA8NQ29xdRaF4Ov/ALddpLFI4WJVv52D&#10;KVHCxSFugANJ8RPj1f8A/CM6VeeCtN123e51YWN3e6z4B1q4+xQ+RJKZfsISC4lBZUjDJ8oL89DR&#10;f+vwH/X3HC/8MG/s+/8AQreIv+/9/wD/ABFH/DBv7Pv/AEK3iL/v/f8A/wARXrvij4i6npvwn0XW&#10;NGu9M1fXdXm0/TrW+ks5oLM3FzNHCZmtzIZFVC7OYTIH+XYXByw861T47fED+yXstOt/Dh8SaHa6&#10;3fa1JcW05tryPTp0iEdugmDQNOJFbe7yiLBBWXrTdk2r7X/BJv7k0369wS5kmutvxvb72ml0ujH/&#10;AOGDf2ff+hW8Rf8Af+//APiKdffss/DP4K6fF4j8F6NqGnajdt9id767mfMLZcjy5AMEtGhzjoPQ&#10;122m/GrxHqvxBtpIINKHgWbW4vDvktDL/aHnyaet2LnzfM2bNzrF5XlZ6v5n8Fdh8ff+RVsv+vuL&#10;/wBEvTs0rv8ArRP8mn8yFJPb+tWvzTXyMvwb4G0TxZEt5qURvXs7TUdEnsZlV7ae3u5Y5pFkQr82&#10;QiDrjBYEHsyx/Z6ttMvtLurTxx4xt3tbe3s70pfw7tVt7eVpLeO5k8nzPk3sm+Jo5HRiJGk60UUl&#10;pa3T/gv9X95T1Vn/AFt/kvuMqL9k3wz/AGldzXOveIL3T5YNVt4NJea2it7NNQnW4uPKMUCSbhKi&#10;usjuzqR941R8Xfs33+o+FdY0SDxDqHie68TarY3Wsa74iv47e7s4rfywslolpaohkCxKoQiNSWLM&#10;zfMrFFHby/zv+Y7vf1/E91s7ODTrOC0tYUt7aCNYooY1CqiKMKoA6AAAVNRRTbb1ZKSSsgooopDC&#10;iiigAooooAKKKKACiiigAooooAKKKKACiiigAooooAKKKKACiiigAooooAKKKKACiiigAooooAKK&#10;KKACiiigAooooAKKKKACiiigAooooAKKKKACiiigAooooAKKKKACiiigAooooAKKKKACiiigAooo&#10;oAKKKKACiiigAooooAKKKKACiiigAooooAKKKKACiiigAooooAKKKKACiiigAooooAKKKKACsrxV&#10;/wAivrH/AF5zf+gGiigDlfHfwll8b6lPcxeN/FPhy1vLQWV/puk3Fu1rdxAtxtuIJTCxDspeAxOQ&#10;RliUQrza/sv+Hrfxhb63aa5rljZW+pprEOg272oslulsfsO8kwGZswYGGlIBAK7aKKVlr5/8P+e3&#10;Ybd9/wCtLflo/Iu/8M6eHoNFhsIL3UyLey0eyiaSWPldNlaW2LYj6szEPjqPuhetc/4B/Zas9J8G&#10;6Jp/ijxDq2v6lZWOl2vzzxGC0WzlSYQQEQIzRNKgy0u6QqFG8YGCiqvdtvq7/Pv/AF00F0SO8+Gf&#10;wni+GMckFv4n8Q65YpbxWVhY6xdRyQadbRltkMKxxpuwGC+ZKZJSEUFziuMm/ZP8NX1prthfa/4h&#10;1DSdTj1QRabczWxgsJNQkaS5lgxAGLEuwAlaRFBI2/M2Sik7t3f9X/q/rruC00Xr923+XppsTH9m&#10;OyfSfENtL448V3F5r92t3qN/cGwl+0/6Klq0Uls1obWSJoo1BR4GAIyu01Y0P9mfQ/Cf9hR+HfEf&#10;iXw9aadZ2thdWmm3cUUeqQ20jSQrOfKLR4Z5M/ZzDlZCh+QKoKKezv6fgrL5W6bCtpb+v689zS8M&#10;/AfTvC3ji18Q2/iLX7i1sTenT9BuJYDYWP2tw8/lhYRKQWGVEkjhASqbV+Wu917/AI/PDn/Xy/8A&#10;6JnoopdLD63MeX4caHeal4nudQtV1aDxHBDbahp+oRxzWskcaMgTy2XBDBzuDZBrDb4F+HNF0VdP&#10;8Cg/Csi6+1tP4Ks7Oz819hQ+bC8Dwygqf+WkbEEKVIIBoopASX/wZ0y98Fnwumq6pZ6bGlu1q1s0&#10;Ky2l1DObhbyNjEcymXaxD7ozsA8sAuG57VP2Y9C1Tw9YaWfEXiO2miS+hv8AUre5gFzqsN7IJb2K&#10;4JhKBZXVTmFY2TAEbRjiiiq8/wCv6ez7rR6Du1a3T+v6fr3NuP4G6ND8RI/FceparHHHcrqA0FZY&#10;/wCz/tq232Vbrb5fm7xBhNvmeXwG2b/mqx8bI/7Q0/TtNQ/vndbgf7qR7T+sgooou7WJP//ZUEsD&#10;BBQABgAIAAAAIQAXwqbd4QAAAAoBAAAPAAAAZHJzL2Rvd25yZXYueG1sTI/BSsNAEIbvgu+wjODN&#10;bpLWpsZsSinqqQi2gnjbZqdJaHY2ZLdJ+vaOJ73NMD//fF++nmwrBux940hBPItAIJXONFQp+Dy8&#10;PqxA+KDJ6NYRKriih3Vxe5PrzLiRPnDYh0pwCflMK6hD6DIpfVmj1X7mOiS+nVxvdeC1r6Tp9cjl&#10;tpVJFC2l1Q3xh1p3uK2xPO8vVsHbqMfNPH4ZdufT9vp9eHz/2sWo1P3dtHkGEXAKf2H4xWd0KJjp&#10;6C5kvGgVJMmSXYKCdM4KHFilKQ9HBYt48QSyyOV/heIH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Jn5rf9wAwAA4gcAAA4AAAAAAAAAAAAAAAAAPQIAAGRycy9lMm9E&#10;b2MueG1sUEsBAi0ACgAAAAAAAAAhAF1aJ8d70wAAe9MAABQAAAAAAAAAAAAAAAAA2QUAAGRycy9t&#10;ZWRpYS9pbWFnZTEuanBnUEsBAi0AFAAGAAgAAAAhABfCpt3hAAAACgEAAA8AAAAAAAAAAAAAAAAA&#10;htkAAGRycy9kb3ducmV2LnhtbFBLAQItABQABgAIAAAAIQA3ncEYugAAACEBAAAZAAAAAAAAAAAA&#10;AAAAAJTaAABkcnMvX3JlbHMvZTJvRG9jLnhtbC5yZWxzUEsFBgAAAAAGAAYAfAEAAIXbAAAAAA==&#10;">
                <v:shape id="Picture 1" o:spid="_x0000_s1055" type="#_x0000_t75" style="position:absolute;left:-1525;top:7116;width:41393;height:19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n+YzAAAAOMAAAAPAAAAZHJzL2Rvd25yZXYueG1sRI9BS8NA&#10;FITvQv/D8gre7G5WCBq7LSpUFD20VbDH1+wziWbfxuzapP56VxA8DjPzDTNfjq4VB+pD49lANlMg&#10;iEtvG64MvDyvzi5AhIhssfVMBo4UYLmYnMyxsH7gDR22sRIJwqFAA3WMXSFlKGtyGGa+I07em+8d&#10;xiT7StoehwR3rdRK5dJhw2mhxo5uayo/tl/OwOfrzePT/ng3bHgdst3q/bJ6+LbGnE7H6ysQkcb4&#10;H/5r31sDWmmV6zw71/D7Kf0BufgBAAD//wMAUEsBAi0AFAAGAAgAAAAhANvh9svuAAAAhQEAABMA&#10;AAAAAAAAAAAAAAAAAAAAAFtDb250ZW50X1R5cGVzXS54bWxQSwECLQAUAAYACAAAACEAWvQsW78A&#10;AAAVAQAACwAAAAAAAAAAAAAAAAAfAQAAX3JlbHMvLnJlbHNQSwECLQAUAAYACAAAACEA32p/mMwA&#10;AADjAAAADwAAAAAAAAAAAAAAAAAHAgAAZHJzL2Rvd25yZXYueG1sUEsFBgAAAAADAAMAtwAAAAAD&#10;AAAAAA==&#10;">
                  <v:imagedata r:id="rId47" o:title=""/>
                </v:shape>
                <v:shape id="_x0000_s1056" type="#_x0000_t202" style="position:absolute;top:26115;width:3838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XTcywAAAOEAAAAPAAAAZHJzL2Rvd25yZXYueG1sRI9BS8NA&#10;FITvgv9heYIXaTepIZbYbSlFQb0UYy+9PbKv2Wj2bdjdtPHfu4LgcZiZb5jVZrK9OJMPnWMF+TwD&#10;Qdw43XGr4PDxPFuCCBFZY++YFHxTgM36+mqFlXYXfqdzHVuRIBwqVGBiHCopQ2PIYpi7gTh5J+ct&#10;xiR9K7XHS4LbXi6yrJQWO04LBgfaGWq+6tEq2BfHvbkbT09v2+Levx7GXfnZ1krd3kzbRxCRpvgf&#10;/mu/aAVF/rAs82wBv4/SG5DrHwAAAP//AwBQSwECLQAUAAYACAAAACEA2+H2y+4AAACFAQAAEwAA&#10;AAAAAAAAAAAAAAAAAAAAW0NvbnRlbnRfVHlwZXNdLnhtbFBLAQItABQABgAIAAAAIQBa9CxbvwAA&#10;ABUBAAALAAAAAAAAAAAAAAAAAB8BAABfcmVscy8ucmVsc1BLAQItABQABgAIAAAAIQADFXTcywAA&#10;AOEAAAAPAAAAAAAAAAAAAAAAAAcCAABkcnMvZG93bnJldi54bWxQSwUGAAAAAAMAAwC3AAAA/wIA&#10;AAAA&#10;" stroked="f">
                  <v:textbox style="mso-fit-shape-to-text:t" inset="0,0,0,0">
                    <w:txbxContent>
                      <w:p w14:paraId="55C3F279" w14:textId="7FDF58BC" w:rsidR="002D2387" w:rsidRPr="005515A8" w:rsidRDefault="002D2387" w:rsidP="002D2387">
                        <w:pPr>
                          <w:pStyle w:val="Caption"/>
                          <w:bidi w:val="0"/>
                          <w:rPr>
                            <w:rFonts w:cs="B Nazanin"/>
                            <w:sz w:val="24"/>
                            <w:szCs w:val="24"/>
                          </w:rPr>
                        </w:pPr>
                        <w:r>
                          <w:t>Figure</w:t>
                        </w:r>
                        <w:r>
                          <w:rPr>
                            <w:rtl/>
                          </w:rPr>
                          <w:t xml:space="preserve">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Figure \* 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930203">
                          <w:rPr>
                            <w:noProof/>
                            <w:rtl/>
                          </w:rPr>
                          <w:t>12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  <w:r>
                          <w:t>: ISE diagram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0307D">
        <w:rPr>
          <w:rFonts w:cs="B Nazanin" w:hint="cs"/>
          <w:sz w:val="24"/>
          <w:szCs w:val="24"/>
          <w:rtl/>
        </w:rPr>
        <w:t>می</w:t>
      </w:r>
      <w:r w:rsidR="00F0307D">
        <w:rPr>
          <w:rFonts w:cs="B Nazanin"/>
          <w:sz w:val="24"/>
          <w:szCs w:val="24"/>
          <w:rtl/>
        </w:rPr>
        <w:softHyphen/>
      </w:r>
      <w:r w:rsidR="00F0307D">
        <w:rPr>
          <w:rFonts w:cs="B Nazanin" w:hint="cs"/>
          <w:sz w:val="24"/>
          <w:szCs w:val="24"/>
          <w:rtl/>
        </w:rPr>
        <w:t xml:space="preserve">توان مشاهده کرد که اندازه انتگرال حداکثر تا </w:t>
      </w:r>
      <w:del w:id="5" w:author="erfan radfar" w:date="2024-01-10T04:05:00Z">
        <w:r w:rsidR="00F0307D" w:rsidDel="00664D5B">
          <w:rPr>
            <w:rFonts w:cs="B Nazanin" w:hint="cs"/>
            <w:sz w:val="24"/>
            <w:szCs w:val="24"/>
            <w:rtl/>
          </w:rPr>
          <w:delText>1.93</w:delText>
        </w:r>
      </w:del>
      <w:ins w:id="6" w:author="erfan radfar" w:date="2024-01-10T04:05:00Z">
        <w:r w:rsidR="00664D5B">
          <w:rPr>
            <w:rFonts w:cs="B Nazanin" w:hint="cs"/>
            <w:sz w:val="24"/>
            <w:szCs w:val="24"/>
            <w:rtl/>
          </w:rPr>
          <w:t>0.</w:t>
        </w:r>
      </w:ins>
      <w:r w:rsidR="004D0B68">
        <w:rPr>
          <w:rFonts w:cs="B Nazanin" w:hint="cs"/>
          <w:sz w:val="24"/>
          <w:szCs w:val="24"/>
          <w:rtl/>
        </w:rPr>
        <w:t>036</w:t>
      </w:r>
      <w:r w:rsidR="00F0307D">
        <w:rPr>
          <w:rFonts w:cs="B Nazanin" w:hint="cs"/>
          <w:sz w:val="24"/>
          <w:szCs w:val="24"/>
          <w:rtl/>
        </w:rPr>
        <w:t xml:space="preserve"> پیش خواهد رفت. در نتیجه خطای </w:t>
      </w:r>
      <w:r w:rsidR="00F0307D">
        <w:rPr>
          <w:rFonts w:cs="B Nazanin"/>
          <w:sz w:val="24"/>
          <w:szCs w:val="24"/>
        </w:rPr>
        <w:t>rms</w:t>
      </w:r>
      <w:r w:rsidR="00F0307D">
        <w:rPr>
          <w:rFonts w:cs="B Nazanin" w:hint="cs"/>
          <w:sz w:val="24"/>
          <w:szCs w:val="24"/>
          <w:rtl/>
        </w:rPr>
        <w:t xml:space="preserve"> برابر می شود با :</w:t>
      </w:r>
    </w:p>
    <w:p w14:paraId="0E2CFE67" w14:textId="509C2B50" w:rsidR="00876DB8" w:rsidRDefault="00876DB8" w:rsidP="002D2387">
      <w:pPr>
        <w:rPr>
          <w:rFonts w:cs="B Nazanin"/>
          <w:sz w:val="24"/>
          <w:szCs w:val="24"/>
          <w:rtl/>
        </w:rPr>
      </w:pPr>
    </w:p>
    <w:p w14:paraId="7BE28FA5" w14:textId="12366CB0" w:rsidR="00876DB8" w:rsidRDefault="00876DB8" w:rsidP="002D2387">
      <w:pPr>
        <w:rPr>
          <w:rFonts w:cs="B Nazanin"/>
          <w:sz w:val="24"/>
          <w:szCs w:val="24"/>
          <w:rtl/>
        </w:rPr>
      </w:pPr>
      <w:r w:rsidRPr="00AA2099">
        <w:rPr>
          <w:rFonts w:cs="B Nazanin"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721728" behindDoc="0" locked="0" layoutInCell="1" allowOverlap="1" wp14:anchorId="45555931" wp14:editId="4CF4607F">
            <wp:simplePos x="0" y="0"/>
            <wp:positionH relativeFrom="margin">
              <wp:align>center</wp:align>
            </wp:positionH>
            <wp:positionV relativeFrom="paragraph">
              <wp:posOffset>286385</wp:posOffset>
            </wp:positionV>
            <wp:extent cx="1002030" cy="448310"/>
            <wp:effectExtent l="0" t="0" r="7620" b="8890"/>
            <wp:wrapTopAndBottom/>
            <wp:docPr id="138533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32892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03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A47884" w14:textId="77777777" w:rsidR="00876DB8" w:rsidRDefault="00876DB8" w:rsidP="002D2387">
      <w:pPr>
        <w:rPr>
          <w:rFonts w:cs="B Nazanin"/>
          <w:sz w:val="24"/>
          <w:szCs w:val="24"/>
        </w:rPr>
      </w:pPr>
    </w:p>
    <w:p w14:paraId="20E394E8" w14:textId="09E4FE42" w:rsidR="00AA2099" w:rsidRDefault="00AA2099" w:rsidP="002D2387">
      <w:pPr>
        <w:rPr>
          <w:rFonts w:cs="B Nazanin"/>
          <w:sz w:val="24"/>
          <w:szCs w:val="24"/>
          <w:rtl/>
        </w:rPr>
      </w:pPr>
    </w:p>
    <w:p w14:paraId="7456BAC9" w14:textId="50AC5F73" w:rsidR="00F0307D" w:rsidRPr="00F0307D" w:rsidRDefault="00000000" w:rsidP="002D2387">
      <w:pPr>
        <w:rPr>
          <w:rFonts w:eastAsiaTheme="minorEastAsia" w:cs="B Nazani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B Nazani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B Nazanin"/>
                  <w:sz w:val="24"/>
                  <w:szCs w:val="24"/>
                </w:rPr>
                <m:t>rms</m:t>
              </m:r>
            </m:sub>
          </m:sSub>
          <m:r>
            <w:rPr>
              <w:rFonts w:ascii="Cambria Math" w:hAnsi="Cambria Math" w:cs="B Nazani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B Nazani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B Nazani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"/>
                          <w:sz w:val="24"/>
                          <w:szCs w:val="24"/>
                        </w:rPr>
                        <m:t>ISE</m:t>
                      </m:r>
                    </m:num>
                    <m:den>
                      <m:r>
                        <w:rPr>
                          <w:rFonts w:ascii="Cambria Math" w:hAnsi="Cambria Math" w:cs="B Nazanin"/>
                          <w:sz w:val="24"/>
                          <w:szCs w:val="24"/>
                        </w:rPr>
                        <m:t>T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B Nazani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B Nazani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B Nazanin"/>
                      <w:sz w:val="24"/>
                      <w:szCs w:val="24"/>
                    </w:rPr>
                    <m:t>2</m:t>
                  </m:r>
                </m:den>
              </m:f>
            </m:sup>
          </m:sSup>
        </m:oMath>
      </m:oMathPara>
    </w:p>
    <w:p w14:paraId="45287105" w14:textId="77777777" w:rsidR="00F0307D" w:rsidRDefault="00F0307D" w:rsidP="00F0307D">
      <w:pPr>
        <w:rPr>
          <w:rFonts w:eastAsiaTheme="minorEastAsia" w:cs="B Nazanin"/>
          <w:i/>
          <w:sz w:val="24"/>
          <w:szCs w:val="24"/>
        </w:rPr>
      </w:pPr>
    </w:p>
    <w:p w14:paraId="6CEA9C71" w14:textId="0EBA33B2" w:rsidR="00452216" w:rsidRDefault="00F0307D" w:rsidP="00452216">
      <w:pPr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چون زمان نشست</w:t>
      </w:r>
      <w:ins w:id="7" w:author="erfan radfar" w:date="2024-01-10T04:03:00Z">
        <w:r w:rsidR="00664D5B">
          <w:rPr>
            <w:rFonts w:cs="B Nazanin" w:hint="cs"/>
            <w:sz w:val="24"/>
            <w:szCs w:val="24"/>
            <w:rtl/>
          </w:rPr>
          <w:t xml:space="preserve"> </w:t>
        </w:r>
        <w:r w:rsidR="00664D5B">
          <w:rPr>
            <w:rFonts w:cs="B Nazanin"/>
            <w:sz w:val="24"/>
            <w:szCs w:val="24"/>
          </w:rPr>
          <w:t>T</w:t>
        </w:r>
        <w:r w:rsidR="00664D5B">
          <w:rPr>
            <w:rFonts w:cs="B Nazanin" w:hint="cs"/>
            <w:sz w:val="24"/>
            <w:szCs w:val="24"/>
            <w:rtl/>
          </w:rPr>
          <w:t xml:space="preserve"> برابر با 1.5 ثانیه است، </w:t>
        </w:r>
        <w:r w:rsidR="00664D5B">
          <w:rPr>
            <w:rFonts w:cs="B Nazanin"/>
            <w:sz w:val="24"/>
            <w:szCs w:val="24"/>
          </w:rPr>
          <w:t>rms</w:t>
        </w:r>
        <w:r w:rsidR="00664D5B">
          <w:rPr>
            <w:rFonts w:cs="B Nazanin" w:hint="cs"/>
            <w:sz w:val="24"/>
            <w:szCs w:val="24"/>
            <w:rtl/>
          </w:rPr>
          <w:t xml:space="preserve"> برا</w:t>
        </w:r>
      </w:ins>
      <w:ins w:id="8" w:author="erfan radfar" w:date="2024-01-10T04:04:00Z">
        <w:r w:rsidR="00664D5B">
          <w:rPr>
            <w:rFonts w:cs="B Nazanin" w:hint="cs"/>
            <w:sz w:val="24"/>
            <w:szCs w:val="24"/>
            <w:rtl/>
          </w:rPr>
          <w:t xml:space="preserve">بر با </w:t>
        </w:r>
      </w:ins>
      <w:r w:rsidR="00BA0090">
        <w:rPr>
          <w:rFonts w:cs="B Nazanin" w:hint="cs"/>
          <w:sz w:val="24"/>
          <w:szCs w:val="24"/>
          <w:rtl/>
        </w:rPr>
        <w:t xml:space="preserve">0.155 </w:t>
      </w:r>
      <w:ins w:id="9" w:author="erfan radfar" w:date="2024-01-10T04:05:00Z">
        <w:r w:rsidR="00B21FEB">
          <w:rPr>
            <w:rFonts w:cs="B Nazanin" w:hint="cs"/>
            <w:sz w:val="24"/>
            <w:szCs w:val="24"/>
            <w:rtl/>
          </w:rPr>
          <w:t>متر</w:t>
        </w:r>
        <w:r w:rsidR="00664D5B">
          <w:rPr>
            <w:rFonts w:cs="B Nazanin" w:hint="cs"/>
            <w:sz w:val="24"/>
            <w:szCs w:val="24"/>
            <w:rtl/>
          </w:rPr>
          <w:t xml:space="preserve"> خواهد بود.</w:t>
        </w:r>
      </w:ins>
      <w:ins w:id="10" w:author="erfan radfar" w:date="2024-01-10T04:06:00Z">
        <w:r w:rsidR="00B21FEB">
          <w:rPr>
            <w:rFonts w:cs="B Nazanin" w:hint="cs"/>
            <w:sz w:val="24"/>
            <w:szCs w:val="24"/>
            <w:rtl/>
          </w:rPr>
          <w:t xml:space="preserve"> این به این معناست که کنترلر به طور متوسط در با</w:t>
        </w:r>
      </w:ins>
      <w:r w:rsidR="00654F38">
        <w:rPr>
          <w:rFonts w:cs="B Nazanin" w:hint="cs"/>
          <w:sz w:val="24"/>
          <w:szCs w:val="24"/>
          <w:rtl/>
        </w:rPr>
        <w:t>زه نشست می</w:t>
      </w:r>
      <w:r w:rsidR="00005BBC">
        <w:rPr>
          <w:rFonts w:cs="B Nazanin"/>
          <w:sz w:val="24"/>
          <w:szCs w:val="24"/>
          <w:rtl/>
        </w:rPr>
        <w:softHyphen/>
      </w:r>
      <w:r w:rsidR="00654F38">
        <w:rPr>
          <w:rFonts w:cs="B Nazanin" w:hint="cs"/>
          <w:sz w:val="24"/>
          <w:szCs w:val="24"/>
          <w:rtl/>
        </w:rPr>
        <w:t xml:space="preserve">تواند به </w:t>
      </w:r>
      <w:r w:rsidR="00005BBC">
        <w:rPr>
          <w:rFonts w:cs="B Nazanin" w:hint="cs"/>
          <w:sz w:val="24"/>
          <w:szCs w:val="24"/>
          <w:rtl/>
        </w:rPr>
        <w:t>صورت محدودی</w:t>
      </w:r>
      <w:r w:rsidR="00654F38">
        <w:rPr>
          <w:rFonts w:cs="B Nazanin" w:hint="cs"/>
          <w:sz w:val="24"/>
          <w:szCs w:val="24"/>
          <w:rtl/>
        </w:rPr>
        <w:t xml:space="preserve"> </w:t>
      </w:r>
      <w:r w:rsidR="00005BBC">
        <w:rPr>
          <w:rFonts w:cs="B Nazanin" w:hint="cs"/>
          <w:sz w:val="24"/>
          <w:szCs w:val="24"/>
          <w:rtl/>
        </w:rPr>
        <w:t>تراژکتوری</w:t>
      </w:r>
      <w:r w:rsidR="00654F38">
        <w:rPr>
          <w:rFonts w:cs="B Nazanin" w:hint="cs"/>
          <w:sz w:val="24"/>
          <w:szCs w:val="24"/>
          <w:rtl/>
        </w:rPr>
        <w:t xml:space="preserve"> را دنبال کند اما با</w:t>
      </w:r>
      <w:r w:rsidR="00005BBC">
        <w:rPr>
          <w:rFonts w:cs="B Nazanin" w:hint="cs"/>
          <w:sz w:val="24"/>
          <w:szCs w:val="24"/>
          <w:rtl/>
        </w:rPr>
        <w:t xml:space="preserve"> تاخیر</w:t>
      </w:r>
      <w:r w:rsidR="00654F38">
        <w:rPr>
          <w:rFonts w:cs="B Nazanin" w:hint="cs"/>
          <w:sz w:val="24"/>
          <w:szCs w:val="24"/>
          <w:rtl/>
        </w:rPr>
        <w:t xml:space="preserve"> </w:t>
      </w:r>
      <w:r w:rsidR="00005BBC">
        <w:rPr>
          <w:rFonts w:cs="B Nazanin" w:hint="cs"/>
          <w:sz w:val="24"/>
          <w:szCs w:val="24"/>
          <w:rtl/>
        </w:rPr>
        <w:t xml:space="preserve">در مرتبه </w:t>
      </w:r>
      <w:r w:rsidR="00654F38">
        <w:rPr>
          <w:rFonts w:cs="B Nazanin" w:hint="cs"/>
          <w:sz w:val="24"/>
          <w:szCs w:val="24"/>
          <w:rtl/>
        </w:rPr>
        <w:t>زمان نشست</w:t>
      </w:r>
      <w:r w:rsidR="00005BBC">
        <w:rPr>
          <w:rFonts w:cs="B Nazanin" w:hint="cs"/>
          <w:sz w:val="24"/>
          <w:szCs w:val="24"/>
          <w:rtl/>
        </w:rPr>
        <w:t>،</w:t>
      </w:r>
      <w:r w:rsidR="00654F38">
        <w:rPr>
          <w:rFonts w:cs="B Nazanin" w:hint="cs"/>
          <w:sz w:val="24"/>
          <w:szCs w:val="24"/>
          <w:rtl/>
        </w:rPr>
        <w:t xml:space="preserve"> به آن می</w:t>
      </w:r>
      <w:r w:rsidR="00654F38">
        <w:rPr>
          <w:rFonts w:cs="B Nazanin"/>
          <w:sz w:val="24"/>
          <w:szCs w:val="24"/>
          <w:rtl/>
        </w:rPr>
        <w:softHyphen/>
      </w:r>
      <w:r w:rsidR="00654F38">
        <w:rPr>
          <w:rFonts w:cs="B Nazanin" w:hint="cs"/>
          <w:sz w:val="24"/>
          <w:szCs w:val="24"/>
          <w:rtl/>
        </w:rPr>
        <w:t>رسد.</w:t>
      </w:r>
      <w:del w:id="11" w:author="erfan radfar" w:date="2024-01-10T04:03:00Z">
        <w:r w:rsidDel="00F0307D">
          <w:rPr>
            <w:rFonts w:cs="B Nazanin" w:hint="cs"/>
            <w:sz w:val="24"/>
            <w:szCs w:val="24"/>
            <w:rtl/>
          </w:rPr>
          <w:delText xml:space="preserve"> </w:delText>
        </w:r>
      </w:del>
      <w:del w:id="12" w:author="erfan radfar" w:date="2024-01-10T04:02:00Z">
        <w:r w:rsidRPr="00F0307D" w:rsidDel="00F0307D">
          <w:rPr>
            <w:rFonts w:cs="B Nazanin" w:hint="cs"/>
            <w:sz w:val="24"/>
            <w:szCs w:val="24"/>
            <w:rtl/>
          </w:rPr>
          <w:delText xml:space="preserve"> </w:delText>
        </w:r>
      </w:del>
      <w:r w:rsidR="00452216">
        <w:rPr>
          <w:rFonts w:cs="B Nazanin" w:hint="cs"/>
          <w:sz w:val="24"/>
          <w:szCs w:val="24"/>
          <w:rtl/>
        </w:rPr>
        <w:t xml:space="preserve"> در نهایت با اجرا </w:t>
      </w:r>
      <w:proofErr w:type="spellStart"/>
      <w:r w:rsidR="00452216">
        <w:rPr>
          <w:rFonts w:cs="B Nazanin"/>
          <w:sz w:val="24"/>
          <w:szCs w:val="24"/>
        </w:rPr>
        <w:t>plottt</w:t>
      </w:r>
      <w:proofErr w:type="spellEnd"/>
      <w:r w:rsidR="00452216">
        <w:rPr>
          <w:rFonts w:cs="B Nazanin" w:hint="cs"/>
          <w:sz w:val="24"/>
          <w:szCs w:val="24"/>
          <w:rtl/>
        </w:rPr>
        <w:t xml:space="preserve"> که مانند </w:t>
      </w:r>
      <w:proofErr w:type="spellStart"/>
      <w:r w:rsidR="00452216">
        <w:rPr>
          <w:rFonts w:cs="B Nazanin"/>
          <w:sz w:val="24"/>
          <w:szCs w:val="24"/>
        </w:rPr>
        <w:t>plott</w:t>
      </w:r>
      <w:proofErr w:type="spellEnd"/>
      <w:r w:rsidR="00452216">
        <w:rPr>
          <w:rFonts w:cs="B Nazanin" w:hint="cs"/>
          <w:sz w:val="24"/>
          <w:szCs w:val="24"/>
          <w:rtl/>
        </w:rPr>
        <w:t xml:space="preserve"> عمل می</w:t>
      </w:r>
      <w:r w:rsidR="00452216">
        <w:rPr>
          <w:rFonts w:cs="B Nazanin"/>
          <w:sz w:val="24"/>
          <w:szCs w:val="24"/>
          <w:rtl/>
        </w:rPr>
        <w:softHyphen/>
      </w:r>
      <w:r w:rsidR="00452216">
        <w:rPr>
          <w:rFonts w:cs="B Nazanin" w:hint="cs"/>
          <w:sz w:val="24"/>
          <w:szCs w:val="24"/>
          <w:rtl/>
        </w:rPr>
        <w:t xml:space="preserve">کند ولی </w:t>
      </w:r>
      <w:r w:rsidR="00005BBC">
        <w:rPr>
          <w:rFonts w:cs="B Nazanin" w:hint="cs"/>
          <w:sz w:val="24"/>
          <w:szCs w:val="24"/>
          <w:rtl/>
        </w:rPr>
        <w:t>خطای تراژکتوری و مقدار واقعی موقعیت اندفکتور را نیز می</w:t>
      </w:r>
      <w:r w:rsidR="00005BBC">
        <w:rPr>
          <w:rFonts w:cs="B Nazanin"/>
          <w:sz w:val="24"/>
          <w:szCs w:val="24"/>
          <w:rtl/>
        </w:rPr>
        <w:softHyphen/>
      </w:r>
      <w:r w:rsidR="00005BBC">
        <w:rPr>
          <w:rFonts w:cs="B Nazanin" w:hint="cs"/>
          <w:sz w:val="24"/>
          <w:szCs w:val="24"/>
          <w:rtl/>
        </w:rPr>
        <w:t>دهد، به نمودار های زیر می</w:t>
      </w:r>
      <w:r w:rsidR="00005BBC">
        <w:rPr>
          <w:rFonts w:cs="B Nazanin"/>
          <w:sz w:val="24"/>
          <w:szCs w:val="24"/>
          <w:rtl/>
        </w:rPr>
        <w:softHyphen/>
      </w:r>
      <w:r w:rsidR="00005BBC">
        <w:rPr>
          <w:rFonts w:cs="B Nazanin" w:hint="cs"/>
          <w:sz w:val="24"/>
          <w:szCs w:val="24"/>
          <w:rtl/>
        </w:rPr>
        <w:t>رسیم.</w:t>
      </w:r>
    </w:p>
    <w:p w14:paraId="4294F3B5" w14:textId="7B638B7D" w:rsidR="00F833A5" w:rsidRDefault="00F833A5" w:rsidP="00452216">
      <w:pPr>
        <w:rPr>
          <w:rFonts w:cs="B Nazanin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33DDCC5A" wp14:editId="1ECF5EB7">
            <wp:simplePos x="0" y="0"/>
            <wp:positionH relativeFrom="margin">
              <wp:posOffset>1205230</wp:posOffset>
            </wp:positionH>
            <wp:positionV relativeFrom="paragraph">
              <wp:posOffset>340995</wp:posOffset>
            </wp:positionV>
            <wp:extent cx="4366260" cy="3276600"/>
            <wp:effectExtent l="0" t="0" r="0" b="0"/>
            <wp:wrapTopAndBottom/>
            <wp:docPr id="16446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035C8A" w14:textId="77777777" w:rsidR="00F833A5" w:rsidRPr="00F833A5" w:rsidRDefault="00F833A5" w:rsidP="00F833A5">
      <w:pPr>
        <w:rPr>
          <w:rFonts w:cs="B Nazanin"/>
          <w:sz w:val="24"/>
          <w:szCs w:val="24"/>
          <w:rtl/>
        </w:rPr>
      </w:pPr>
    </w:p>
    <w:p w14:paraId="6B01C593" w14:textId="6608FE15" w:rsidR="00F833A5" w:rsidRPr="00F833A5" w:rsidRDefault="00F833A5" w:rsidP="00F833A5">
      <w:pPr>
        <w:tabs>
          <w:tab w:val="left" w:pos="910"/>
        </w:tabs>
        <w:rPr>
          <w:rFonts w:cs="B Nazanin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2084F83" wp14:editId="073B5B22">
                <wp:simplePos x="0" y="0"/>
                <wp:positionH relativeFrom="column">
                  <wp:posOffset>957580</wp:posOffset>
                </wp:positionH>
                <wp:positionV relativeFrom="paragraph">
                  <wp:posOffset>6971665</wp:posOffset>
                </wp:positionV>
                <wp:extent cx="4730750" cy="635"/>
                <wp:effectExtent l="0" t="0" r="0" b="0"/>
                <wp:wrapTopAndBottom/>
                <wp:docPr id="15363513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0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EB1087" w14:textId="495C9004" w:rsidR="00F833A5" w:rsidRPr="00BD4516" w:rsidRDefault="00F833A5" w:rsidP="00F833A5">
                            <w:pPr>
                              <w:pStyle w:val="Caption"/>
                              <w:bidi w:val="0"/>
                              <w:rPr>
                                <w:noProof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930203">
                              <w:rPr>
                                <w:noProof/>
                                <w:rtl/>
                              </w:rPr>
                              <w:t>13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t>: Joints parameters in model_3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084F83" id="Text Box 1" o:spid="_x0000_s1057" type="#_x0000_t202" style="position:absolute;left:0;text-align:left;margin-left:75.4pt;margin-top:548.95pt;width:372.5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cgjGwIAAD8EAAAOAAAAZHJzL2Uyb0RvYy54bWysU01v2zAMvQ/YfxB0X5y068eMOEWWIsOA&#10;oi2QDj0rshwLkEWNUmJnv36UbCdbt9Owi0yTFCm+9zi/6xrDDgq9Blvw2WTKmbISSm13Bf/2sv5w&#10;y5kPwpbCgFUFPyrP7xbv381bl6sLqMGUChkVsT5vXcHrEFyeZV7WqhF+Ak5ZClaAjQj0i7usRNFS&#10;9cZkF9PpddYClg5BKu/Je98H+SLVryolw1NVeRWYKTi9LaQT07mNZ7aYi3yHwtVaDs8Q//CKRmhL&#10;TU+l7kUQbI/6j1KNlggeqjCR0GRQVVqqNANNM5u+mWZTC6fSLASOdyeY/P8rKx8PG/eMLHSfoSMC&#10;IyCt87knZ5ynq7CJX3opozhBeDzBprrAJDk/3lxOb64oJCl2fXkVa2Tnqw59+KKgYdEoOBInCSpx&#10;ePChTx1TYicPRpdrbUz8iYGVQXYQxF9b66CG4r9lGRtzLcRbfcHoyc5zRCt0247psuCfxhm3UB5p&#10;dIReFd7JtaZ+D8KHZ4EkAxqJpB2e6KgMtAWHweKsBvzxN3/MJ3YoyllLsiq4/74XqDgzXy3xFjU4&#10;Gjga29Gw+2YFNOmMlsbJZNIFDGY0K4TmlRS/jF0oJKykXgUPo7kKvbhpY6RaLlMSKc2J8GA3TsbS&#10;I64v3atAN7ASiMxHGAUn8jfk9LmJHrfcB0I6MRdx7VEc4CaVJu6HjYpr8Ot/yjrv/eInAAAA//8D&#10;AFBLAwQUAAYACAAAACEAU11mauEAAAANAQAADwAAAGRycy9kb3ducmV2LnhtbEyPMU/DMBCFdyT+&#10;g3VILIjaQFuSEKeqKhhgqQhd2NzYjQPxObKdNvx7DhbY7r17evdduZpcz44mxM6jhJuZAGaw8brD&#10;VsLu7ek6AxaTQq16j0bCl4mwqs7PSlVof8JXc6xTy6gEY6Ek2JSGgvPYWONUnPnBIO0OPjiVSIaW&#10;66BOVO56fivEkjvVIV2wajAba5rPenQStvP3rb0aD48v6/ldeN6Nm+VHW0t5eTGtH4AlM6W/MPzg&#10;EzpUxLT3I+rIetILQeiJBpHf58AokuULsva/ViaAVyX//0X1DQAA//8DAFBLAQItABQABgAIAAAA&#10;IQC2gziS/gAAAOEBAAATAAAAAAAAAAAAAAAAAAAAAABbQ29udGVudF9UeXBlc10ueG1sUEsBAi0A&#10;FAAGAAgAAAAhADj9If/WAAAAlAEAAAsAAAAAAAAAAAAAAAAALwEAAF9yZWxzLy5yZWxzUEsBAi0A&#10;FAAGAAgAAAAhAOz9yCMbAgAAPwQAAA4AAAAAAAAAAAAAAAAALgIAAGRycy9lMm9Eb2MueG1sUEsB&#10;Ai0AFAAGAAgAAAAhAFNdZmrhAAAADQEAAA8AAAAAAAAAAAAAAAAAdQQAAGRycy9kb3ducmV2Lnht&#10;bFBLBQYAAAAABAAEAPMAAACDBQAAAAA=&#10;" stroked="f">
                <v:textbox style="mso-fit-shape-to-text:t" inset="0,0,0,0">
                  <w:txbxContent>
                    <w:p w14:paraId="3BEB1087" w14:textId="495C9004" w:rsidR="00F833A5" w:rsidRPr="00BD4516" w:rsidRDefault="00F833A5" w:rsidP="00F833A5">
                      <w:pPr>
                        <w:pStyle w:val="Caption"/>
                        <w:bidi w:val="0"/>
                        <w:rPr>
                          <w:noProof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930203">
                        <w:rPr>
                          <w:noProof/>
                          <w:rtl/>
                        </w:rPr>
                        <w:t>13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t>: Joints parameters in model_3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755277F3" wp14:editId="5D8660C5">
            <wp:simplePos x="0" y="0"/>
            <wp:positionH relativeFrom="margin">
              <wp:align>center</wp:align>
            </wp:positionH>
            <wp:positionV relativeFrom="paragraph">
              <wp:posOffset>3364263</wp:posOffset>
            </wp:positionV>
            <wp:extent cx="4730750" cy="3550285"/>
            <wp:effectExtent l="0" t="0" r="0" b="0"/>
            <wp:wrapTopAndBottom/>
            <wp:docPr id="21008396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7A1C0980" wp14:editId="147166ED">
            <wp:simplePos x="0" y="0"/>
            <wp:positionH relativeFrom="margin">
              <wp:align>center</wp:align>
            </wp:positionH>
            <wp:positionV relativeFrom="paragraph">
              <wp:posOffset>321</wp:posOffset>
            </wp:positionV>
            <wp:extent cx="4441190" cy="3333115"/>
            <wp:effectExtent l="0" t="0" r="0" b="635"/>
            <wp:wrapTopAndBottom/>
            <wp:docPr id="9964925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/>
          <w:sz w:val="24"/>
          <w:szCs w:val="24"/>
          <w:rtl/>
        </w:rPr>
        <w:tab/>
      </w:r>
    </w:p>
    <w:p w14:paraId="73A03363" w14:textId="4A82E641" w:rsidR="00F833A5" w:rsidRDefault="00F833A5" w:rsidP="00F833A5">
      <w:pPr>
        <w:rPr>
          <w:rFonts w:cs="B Nazanin"/>
          <w:sz w:val="24"/>
          <w:szCs w:val="24"/>
        </w:rPr>
      </w:pPr>
    </w:p>
    <w:p w14:paraId="73F57E4E" w14:textId="77777777" w:rsidR="00F833A5" w:rsidRDefault="00F833A5" w:rsidP="00F833A5">
      <w:pPr>
        <w:rPr>
          <w:rFonts w:cs="B Nazanin"/>
          <w:sz w:val="24"/>
          <w:szCs w:val="24"/>
        </w:rPr>
      </w:pPr>
    </w:p>
    <w:p w14:paraId="00F95E58" w14:textId="77777777" w:rsidR="00F833A5" w:rsidRDefault="00F833A5" w:rsidP="00F833A5">
      <w:pPr>
        <w:rPr>
          <w:rFonts w:cs="B Nazanin"/>
          <w:sz w:val="24"/>
          <w:szCs w:val="24"/>
        </w:rPr>
      </w:pPr>
    </w:p>
    <w:p w14:paraId="019AFCE5" w14:textId="77777777" w:rsidR="00F833A5" w:rsidRDefault="00F833A5" w:rsidP="00F833A5">
      <w:pPr>
        <w:rPr>
          <w:rFonts w:cs="B Nazanin"/>
          <w:sz w:val="24"/>
          <w:szCs w:val="24"/>
        </w:rPr>
      </w:pPr>
    </w:p>
    <w:p w14:paraId="41E3F92D" w14:textId="5E95C2A5" w:rsidR="00F833A5" w:rsidRPr="0078368B" w:rsidRDefault="0078368B" w:rsidP="00F833A5">
      <w:pPr>
        <w:rPr>
          <w:rFonts w:cs="B Nazanin"/>
          <w:sz w:val="24"/>
          <w:szCs w:val="24"/>
          <w:rtl/>
        </w:rPr>
      </w:pPr>
      <w:r>
        <w:rPr>
          <w:rFonts w:cs="B Nazanin"/>
          <w:noProof/>
          <w:sz w:val="24"/>
          <w:szCs w:val="24"/>
          <w:rtl/>
          <w:lang w:val="fa-IR"/>
        </w:rPr>
        <w:lastRenderedPageBreak/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4CB6C6C8" wp14:editId="69A1ED63">
                <wp:simplePos x="0" y="0"/>
                <wp:positionH relativeFrom="column">
                  <wp:posOffset>0</wp:posOffset>
                </wp:positionH>
                <wp:positionV relativeFrom="paragraph">
                  <wp:posOffset>2112</wp:posOffset>
                </wp:positionV>
                <wp:extent cx="6645910" cy="5444490"/>
                <wp:effectExtent l="0" t="0" r="2540" b="3810"/>
                <wp:wrapTopAndBottom/>
                <wp:docPr id="588297467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5444490"/>
                          <a:chOff x="0" y="0"/>
                          <a:chExt cx="6645910" cy="5444490"/>
                        </a:xfrm>
                      </wpg:grpSpPr>
                      <pic:pic xmlns:pic="http://schemas.openxmlformats.org/drawingml/2006/picture">
                        <pic:nvPicPr>
                          <pic:cNvPr id="1294730500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511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85005254" name="Text Box 1"/>
                        <wps:cNvSpPr txBox="1"/>
                        <wps:spPr>
                          <a:xfrm>
                            <a:off x="0" y="5177790"/>
                            <a:ext cx="664591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F21771F" w14:textId="12A5B3C6" w:rsidR="0078368B" w:rsidRPr="00041225" w:rsidRDefault="0078368B" w:rsidP="0078368B">
                              <w:pPr>
                                <w:pStyle w:val="Caption"/>
                                <w:bidi w:val="0"/>
                                <w:rPr>
                                  <w:noProof/>
                                </w:rPr>
                              </w:pPr>
                              <w:r>
                                <w:t>Figure</w:t>
                              </w:r>
                              <w:r>
                                <w:rPr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Figure \* 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930203">
                                <w:rPr>
                                  <w:noProof/>
                                  <w:rtl/>
                                </w:rPr>
                                <w:t>14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  <w:r>
                                <w:t>: Trajectory &amp; end-effector difference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B6C6C8" id="Group 5" o:spid="_x0000_s1058" style="position:absolute;left:0;text-align:left;margin-left:0;margin-top:.15pt;width:523.3pt;height:428.7pt;z-index:251730944" coordsize="66459,544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pZQBeAwAAGAgAAA4AAABkcnMvZTJvRG9jLnhtbKRV72/bNhD9PmD/&#10;A6HvjSzPPxIhTuElS1Aga40lQz/TFGURlUiOpC1lf/3eUVJcJxm6dgEiH8nj8d27d+Tl+66p2UE6&#10;r4xeJdnZJGFSC1MovVslfz7evjtPmA9cF7w2Wq6SJ+mT91c//3TZ2lxOTWXqQjqGINrnrV0lVQg2&#10;T1MvKtlwf2as1FgsjWt4wNDt0sLxFtGbOp1OJou0Na6wzgjpPWZv+sXkKsYvSynCp7L0MrB6lQBb&#10;iF8Xv1v6pleXPN85bislBhj8B1A0XGkc+hzqhgfO9k69CtUo4Yw3ZTgTpklNWSohYw7IJpu8yObO&#10;mb2NuezydmefaQK1L3j64bDi4+HO2Qe7cWCitTtwEUeUS1e6hn6BknWRsqdnymQXmMDkYjGbX2Rg&#10;VmBtPsPfxUCqqMD8q32i+u0bO9Px4PQEjlUix//AAaxXHHxbK9gV9k4mQ5DmP8VouPuyt+9QLsuD&#10;2qpahacoPRSGQOnDRomN6wegc+OYKtAK04vZ8pfJfAJuNG8gfbjR6WxGoqOd5Nxv5ZTavRFfPNPm&#10;uuJ6J9feQryIQ97pqXscnpy7rZW9VXVN5SJ7yBBCfyGUN0jqRXhjxL6ROvRd5WSNZI32lbI+YS6X&#10;zVYiK/ehiIB47p34AwBj//jgZBAVHV4CxDCPQj4vRMRHkJSOh+bYtv3dFOCG74OJ/fP9msuy8wwk&#10;E0ujckCn8+FOmoaRAdhAGsPzw70nzHAdXQi1NkRezKXWJxNwpJmInxAPJhKgdsGd5UeuMXrF9ne1&#10;5UPFrQRKCvuVjs7PoaH5dD4bdfRIvfer6VisxOBNHcxCh+lBMjTfAz6yctLI82y5XI7N+mY7TxeL&#10;5f9l1ptaFaMyifLr2rEDx23cVirIoWwnXv9SgWNCZIVu2/V9FktPU1tTPIEEZ1BwNJ234lbhwHvu&#10;w4Y73OqYxEsVPuFT1qZdJWawElYZ9/db8+SPqmI1YS1eiVXi/9pzukLqDxr1RsgwGm40tqOh9821&#10;QapZRBNNbHChHs3SmeYzHrA1nYIlrgXOWiVhNK9D/1bhARRyvY5O/U10rx8s7q8sypqIfew+c2cH&#10;wQcU9KMZFcXzF7rvfUno3q7RercqNsWRRcicBlB3tOLzA+vkfft6HL2OD/rVPwAAAP//AwBQSwME&#10;CgAAAAAAAAAhABCRNrbliQAA5YkAABUAAABkcnMvbWVkaWEvaW1hZ2UxLmpwZWf/2P/gABBKRklG&#10;AAEBAAABAAEAAP/+ABhNQVRMQUIgSGFuZGxlIEdyYXBoaWNz//4AHU1BVExBQiwgVGhlIE1hdGhX&#10;b3JrcywgSW5jLv/bAEMACAYGBwYFCAcHBwkJCAoMFA0MCwsMGRITDxQdGh8eHRocHCAkLicgIiwj&#10;HBwoNyksMDE0NDQfJzk9ODI8LjM0Mv/bAEMBCQkJDAsMGA0NGDIhHCEyMjIyMjIyMjIyMjIyMjIy&#10;MjIyMjIyMjIyMjIyMjIyMjIyMjIyMjIyMjIyMjIyMjIyMv/AABEIAv8D5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f6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uD+M0skPwm1ySJ2RwIcMpwR+/j70Ad5RXj2p6JbeBNY8F6n4emu7dtS1CCxvL&#10;Z7qSWOdJByxVyeR1/KuUZtQ8R+Gfh7ZWlnYpp97dXWLO4uZyjypJJ99sliuORznJPagD6MorwDTd&#10;av8AwpqnjTxVqNnYXV3a3n9nQlZ5crISgVBnjyguT/eyMVvzfFzVbLw94guJrbTby80yKCeG4tFm&#10;W3mWSVY2Uh8MGXd680AewUV5drvj/wASeHpNM0vUYtDttW1Ayz+a3nPb28CgbVYL8zOTkZGBxTLb&#10;4na5qg8MW2naVZLf6tNd20wuGkEaPCqkOpxkoQ27BGe2R1oA9UoryyH4ma22jNbPp1g3iE6++hJt&#10;dxbF1AJlOfm289M5/lVjX/HfibwppMEWtafpUeqXd8LW1uY5HNq0eMmVlGXGOm3qc8UAel0VyHgH&#10;xfceKrXUEvYYFubGfymmtg4hnUjKugcbh3BBzjHWvP8AS/E3ifw5Y+ONYsrbT7rSrDxJdtcLcyv5&#10;zqXQFY8cLtGDk5zk8ccgHt9FeQaz8YruLVtQGkW9g9lp6xFoboS+fdllDERlAVTAOPmzk1HH4o8W&#10;/wDCZ+L76yFpcWtnpcN3BaTvJ8qFC6BVHAcjO73xjNAHsdFeTSfGiJNWuQLWE6Wukm7hnycvc+Ss&#10;3k5zj7rgeufxpNX+KOtWV1ZaakGlWuojTI7+8+2LMU3uMiGMJkhv9o8UAetUV4/ffGK8uJLKHS7W&#10;ws5W05b24GpiVvnJI8lBGM54PzHj2rTt/iD4h1/WtM0zQNMsIZb7RRqTHUGk/cOJTGykLywyMDp1&#10;z7UAem0Vy/grxNeeL/ANpri28EF9cRygRFj5YkRmQc9dpK59RnvXnHhzxx4s0r4f6bfSx2epXep6&#10;99ggM80hY72kzuPbDKAuMgL2oA9vorzLxR418UeGoLW3uJvDKagLN7i4TM8hlYMcLHEvzhcAfO3G&#10;c9MVmp8QIF8Qx+I7jTQr/wDCHf2gwSd858/HlgZ24LfxYz/KgD1+ivGrf4n+INT0++tQmlm6n0qW&#10;8tp7QTKtsyruMcm4cttyQy8ZHpzVnw/4v8UReGfB+jW0Vhda5q9u00dzdSSNGkCIDvl/iaQ5PAOM&#10;96APXKK8ouvihrltpwtf7KsW1+HXotGniEj+Q5kViro3UAlR1zip7n4j63oFr4is/EFlp51vTooJ&#10;LNLPf5V35x2rtDHccOcHpQB6hRVCXUBpegtqOsSRQfZ7bzrtkyUUhctjqSOuO9eA+AtTTRPGdle6&#10;9c3Glq8Us8VzcLK0+tJO+2IuoLAFcg4H8gTQB9G0Vx/xB8ZyeD7CwFtHbteahdC3ie53eVEMZZ3C&#10;/MQPQc81yo+K2sHRoTFp1jcaj/bcGllkMiW9wsqsVdCw3LyuOc496APWqK8sufiXreiW3iu21fT7&#10;CfU9GktUg+xs6xTG4HyA7uRjv6+3WqcWraxpnxiS58WS2UC2vhuS4lawMjQ+WshJbactkYYd84Hr&#10;igD1+ivLNb+MWnzS6db+FbyxmN20okvL6KYQwhADjYFDsTuGMcf05fxHrmsfED/hDojZWKRXF7PD&#10;NazyzLFLPGDycAEx7cMvfJIoA97orwDTdav/AApqnjTxVqNnYXV3a3n9nQlZ5crISgVBnjyguT/e&#10;yMV0cfxdvrPS9ZN7aWV9eWaQtazWAljgnaRwm0+YMqVJBPqPSgD1yivKPHGrfEHTvAOvPfxaXbPF&#10;FGyX+nTyLhWYB1UH5g4yOeBjPetAeKfFs2p2PhnSrXR21eLTVvb24uXlMCgnaqIBhiTwSTwKAPR6&#10;K8oT4oa7q6eGrXRNKsF1PVZby2njvJH8uCWAKSQy8lcEnpnt716ja/aPscH2vyvtPlr53lZ2b8fN&#10;tzzjOcZoAmooooAKKKKACiiigAooooAKKKKACiiigAooooAKKKKACiiigAooooAKKKKACiiigAoo&#10;ooAKKKKACiiigAooooAKKKKACiiigAooooAKKKKACiiigAooooAKKKKACiiigAooooAKKKKACiii&#10;gAqK6ureytpLm6mjhgjGXkkYKqj3JqWsfxNqWmaRozXurKjwRSIyI5A3ShgUxkgA7sHJIAxk4xQB&#10;K3iPRV01tRbVLQWav5bTGUbVb+6T2PtVqw1Gz1S0W6sLmK5t2JCyRMGUkcHmuDEmmXyR6nceJbaG&#10;e41JJpptOkjlit2ELJHGztlRx/Ew5bGAOMdT4Vvrm/0qSW4uPtSJcyx290VC/aIg2Ff5QBz0yAAc&#10;ZHWgDcorl9MttT1iC4u28Rajbf6bdQrDBFbbEWOeSNQN0TN0UdSeau/2HqP/AENesf8Afq0/+MUA&#10;bdFYn9h6j/0Nesf9+rT/AOMUf2HqP/Q16x/36tP/AIxQBt0Vif2HqP8A0Nesf9+rT/4xR/Yeo/8A&#10;Q16x/wB+rT/4xQBt0Vif2HqP/Q16x/36tP8A4xR/Yeo/9DXrH/fq0/8AjFAG3RWJ/Yeo/wDQ16x/&#10;36tP/jFZ2t2WrabYRTw+KdVZnu7aAh4bQjbJOkbHiDrhzj3x1oA6yisT+w9R/wChr1j/AL9Wn/xi&#10;j+w9R/6GvWP+/Vp/8YoA26KxP7D1H/oa9Y/79Wn/AMYo/sPUf+hr1j/v1af/ABigDborE/sPUf8A&#10;oa9Y/wC/Vp/8Yo/sPUf+hr1j/v1af/GKANuisT+w9R/6GvWP+/Vp/wDGKP7D1H/oa9Y/79Wn/wAY&#10;oA26KxP7D1H/AKGvWP8Av1af/GKzobLVpPEd7px8U6r5MFpbzqwhtNxaR5lIP7jpiJcfU/gAdZRW&#10;J/Yeo/8AQ16x/wB+rT/4xR/Yeo/9DXrH/fq0/wDjFAG3RWJ/Yeo/9DXrH/fq0/8AjFH9h6j/ANDX&#10;rH/fq0/+MUAbdFYn9h6j/wBDXrH/AH6tP/jFH9h6j/0Nesf9+rT/AOMUAbdFYn9h6j/0Nesf9+rT&#10;/wCMUf2HqP8A0Nesf9+rT/4xQBt1keKPDln4t8OXeh38k8dtdbN7wMA42uGGCQR1Udqj/sPUf+hr&#10;1j/v1af/ABis7QLLVtV8OaXqM/inVVmu7SKd1SG0ChmQMQMwHjJoAh0r4b6bp2r2mp3eq6zq9xZA&#10;/ZBqd2JUgJGCVUKoBx/ninaZ8ONH0q18PW8FzfMmgzTTWpd0JdpCS2/CjI+Y4xj8a1f7D1H/AKGv&#10;WP8Av1af/GKP7D1H/oa9Y/79Wn/xigDOn+Hmi3Vhr1ncNdSRa1dfa5yZAGik4wYyAMYIBGc/iKrX&#10;Pw1sdQ0LVNL1LW9cvhqQiWWe4uVLosbBlCDZsHKjJ25PrW1/Yeo/9DXrH/fq0/8AjFH9h6j/ANDX&#10;rH/fq0/+MUAReIvCNp4hu7G+N5e2GoWJf7PeWUirIoYYZTuBBB9CKrWvgPTrW80C7+26lPPohnaG&#10;S4n8xpWmXa5kJGT7YwBV7+w9R/6GvWP+/Vp/8Yo/sPUf+hr1j/v1af8AxigDIuPhnolxY39s09+r&#10;3eqtrC3EcqrLbXJxzGQvAGOAQetRf8Ku0drCSKbUNWmv3vEvf7Ue4BuVlQYUhtu0ADIxtx+lbn9h&#10;6j/0Nesf9+rT/wCMUf2HqP8A0Nesf9+rT/4xQBJ4f0BNAtZohqF/fyzymaWe+m8x2Y+mAAo9gAK5&#10;i5+EujXMmpBtV1pbXU71729tEuVWKdmbdtIC5Cg+hz6k4GNLUrLVrO/0eCPxTqpW9u2gkLQ2mQog&#10;lkyP3HXMY9eCa0f7D1H/AKGvWP8Av1af/GKAMnUPhzpt5ql3e2up6tpgvRGLuDT7gRRz7Bhc/KSp&#10;wAMqRxV6HwbZW/i+bxHDd3qTXECwT2vmAwTKq7VLAjJIB9asf2HqP/Q16x/36tP/AIxR/Yeo/wDQ&#10;16x/36tP/jFAHMJ8GfCyaBBo2b020Oof2gCZELs23aUJ2/cwAMdeOtbWveBrPW9X/taLUtT0u/a2&#10;NpLNp8yoZYs52tuVuhzgjBHr0q7/AGHqP/Q16x/36tP/AIxR/Yeo/wDQ16x/36tP/jFAGTf/AA50&#10;66nt7m01TWNOuorMWL3FpcjzJ4euHLq2TnJ3cH9K0LDwdp2neIbbWoZ7xrm30waYqyy71MQffuYk&#10;bi+e+fwqb+w9R/6GvWP+/Vp/8Yo/sPUf+hr1j/v1af8AxigB/hbw3Z+EvD1tolhJPJbW5co07Aud&#10;zljkgAdWPaufs/hdpNnbWtquo6q9taatHq1vC8qFYpULHaPk+4S5yOvA5rd/sPUf+hr1j/v1af8A&#10;xij+w9R/6GvWP+/Vp/8AGKAM/W/ANhreuS6sdR1OynuLT7HcraTKqzxZJ2tlSR16qRXL6J4BuF8Z&#10;XNve6ZKPDVtoB0SGW5uY3kulMu/dhMbeCRyAeAevTp4bLVpPEd7px8U6r5MFpbzqwhtNxaR5lIP7&#10;jpiJcfU/ho/2HqP/AENesf8Afq0/+MUAZel/D6z06OWKXWdav4WsmsY4ru6BSKEjBChVAJxxk5NV&#10;U+F2mR6PplimrawtxpbsbG/W4VbiBWABjBC42YA4I9a3v7D1H/oa9Y/79Wn/AMYo/sPUf+hr1j/v&#10;1af/ABigDIh+GmiQ2Vlb/aL95bbVo9Ye6kmDS3NwmcGRivI56AD8Oaydc8J3/if4r6Nqd1o/2XTN&#10;HVma8a4RvthBDRqEByAr5PzD19q63+w9R/6GvWP+/Vp/8Yo/sPUf+hr1j/v1af8AxigDS1HT7XVt&#10;NudPvYhLa3MTRSoTjcrDB+lcFJ8G9IuEtlu9e8Q3IsVC6eZLwZs8FSDHhRz8oHOeAPQGur/sPUf+&#10;hr1j/v1af/GKP7D1H/oa9Y/79Wn/AMYoAPEfhax8TWNtb3U11BLaTLcW11bSbZoZF6MGIPvnIOaz&#10;P+Fe2ElpZw3eqatdy22qR6qLi4uAzvMmcKfl2hOfuqB9a0/7D1H/AKGvWP8Av1af/GKP7D1H/oa9&#10;Y/79Wn/xigDO1H4eaJq1x4imvDcyf28kC3K7wBGYRhGjwMg9+Sefbik0b4f2WkeIo9ek1bV9R1FL&#10;U2nm306yboyQcYCjpjt6nOSc0ugWWrar4c0vUZ/FOqrNd2kU7qkNoFDMgYgZgPGTWj/Yeo/9DXrH&#10;/fq0/wDjFAEPiHwhZ+ILuxvvtd7p+oWJf7Pd2LqkihhhlO5SCDxwRVeHwHp0TaE7XupTSaNNJPDJ&#10;PP5jSu4wxkJHP0GMVe/sPUf+hr1j/v1af/GKP7D1H/oa9Y/79Wn/AMYoAzp/h5ot1Ya9Z3DXUkWt&#10;XX2ucmQBopOMGMgDGCARnP4ioz8OtOudK1Ow1bUtW1ZdRVEkkvbkM0YTldgUBVIIBzjJPXNav9h6&#10;j/0Nesf9+rT/AOMUf2HqP/Q16x/36tP/AIxQBhD4X6VLp+q22oaprGoy6lbrbSXV3ch5UjVtyqmF&#10;AHIB5B5qS5+G9lcGxuI9b1u21O0tjanUbe5VZ5os52uduCATxwMcelbP9h6j/wBDXrH/AH6tP/jF&#10;H9h6j/0Nesf9+rT/AOMUAZ9h8PNE0u58PT2f2mI6F9oNuvmAiVpl2yNISMse/BHPtxXV1if2HqP/&#10;AENesf8Afq0/+MVnalZatZ3+jwR+KdVK3t20EhaG0yFEEsmR+465jHrwTQB1lFYn9h6j/wBDXrH/&#10;AH6tP/jFH9h6j/0Nesf9+rT/AOMUAbdFYn9h6j/0Nesf9+rT/wCMUf2HqP8A0Nesf9+rT/4xQBt0&#10;Vif2HqP/AENesf8Afq0/+MUf2HqP/Q16x/36tP8A4xQBt0Vif2HqP/Q16x/36tP/AIxR/Yeo/wDQ&#10;16x/36tP/jFAG3RWJ/Yeo/8AQ16x/wB+rT/4xWdptlq15f6xBJ4p1ULZXawRlYbTJUwRSZP7jrmQ&#10;+nAFAHWUVif2HqP/AENesf8Afq0/+MUf2HqP/Q16x/36tP8A4xQBt0Vif2HqP/Q16x/36tP/AIxR&#10;/Yeo/wDQ16x/36tP/jFAG3RWJ/Yeo/8AQ16x/wB+rT/4xR/Yeo/9DXrH/fq0/wDjFAG3RWJ/Yeo/&#10;9DXrH/fq0/8AjFH9h6j/ANDXrH/fq0/+MUAbdFcnr9lq2leHNU1GDxTqrTWlpLOivDaFSyoWAOIB&#10;xkVo/wBh6j/0Nesf9+rT/wCMUAbdFYn9h6j/ANDXrH/fq0/+MUf2HqP/AENesf8Afq0/+MUAbdFY&#10;n9h6j/0Nesf9+rT/AOMUf2HqP/Q16x/36tP/AIxQBt0Vif2HqP8A0Nesf9+rT/4xR/Yeo/8AQ16x&#10;/wB+rT/4xQBt0Vif2HqP/Q16x/36tP8A4xR/Yeo/9DXrH/fq0/8AjFAG3RXPWy3+n+KbSxm1i7v7&#10;e5sriYrcxwja0bwgEGONe0jZzntXQ0AFFFFABRRRQAUUUUAFFFFABRRRQAUUUUAFFFFABRRRQAUU&#10;UUAFFFFABRRRQAUUUUAFFFFABRRRQBieFP8AkDz/APYSv/8A0rmrbrE8Kf8AIHn/AOwlf/8ApXNW&#10;3QAUUUUAFFFFABRRRQAVFcW0N3GI541kQOkgB7MjBlP4MoP4VLRQAUUUUAFFFFABRRRQAUUUUAFR&#10;LbQrdyXSxqJ5EWN37lVLFR+BdvzqWigAooooAKKKKACiiigAooooAKitraGztIbW3jWOCFFjjRei&#10;qBgAfQCpaKACiiigAooooAKKKKACiiigCKW2hnkgkljVngcyRE/wMVZcj/gLMPxqWiigAooooAKK&#10;KKACiiigAooooAiW2hW7kuljUTyIsbv3KqWKj8C7fnUtFFABRRRQAUUUUAFFFFABRRRQBFbW0Nna&#10;Q2tvGscEKLHGi9FUDAA+gFS0UUAFFFFABRRRQAUUUUAFRS20M8kEksas8DmSIn+BirLkf8BZh+NS&#10;0UAFFFFABRRRQAUUUUAFFFFABUUVtDBJPJFGqvO4klI/jYKq5P8AwFVH4VLRQAUUUUAFFFFABRRR&#10;QBiy+IJRf3dpaaJqN99kkEUssDQKocor4HmSqT8rr2xzSf25qP8A0Kmsf9/bT/4/Uekzw2uo+KJ7&#10;iVIok1FC0kjBVUfZLfqT0q1/wk+gf9BzTP8AwLj/AMapQlLZEucY7sqXOp3d5aTWtx4Q1eSCZGjk&#10;RpbTDKRgg/v+4NS/25qP/Qqax/39tP8A4/U3/CT6B/0HNM/8C4/8aP8AhJ9A/wCg5pn/AIFx/wCN&#10;P2c+zJ9rD+ZEP9uaj/0Kmsf9/bT/AOP0f25qP/Qqax/39tP/AI/U3/CT6B/0HNM/8C4/8akg1/Rr&#10;qdILfV7CWVzhY47lGZj7AHmj2c+zH7SD6oq/25qP/Qqax/39tP8A4/R/bmo/9CprH/f20/8Aj9Ut&#10;V8T3ul6w+kGxWa8vMHSSuQk3HziQ/wAOz7x9VIxzxWxqOrW+kw2/2oySTTv5ccVvEzvI+CTtUZOA&#10;AT7Adagsqf25qP8A0Kmsf9/bT/4/R/bmo/8AQqax/wB/bT/4/TD4x0ffZpG9xK92ruix20jFVRwj&#10;lxjKbWOG3YwetQxeONHuLWC4gTUJVuEMsSx2MrO8QCkyBQuSnzLhuhJwM0AWf7c1H/oVNY/7+2n/&#10;AMfq9pWpJq1gLuOGWH95JE0U23cjxuyMDtJHDKehIqpa+J9MvtThsLOSW4klgS5EkULNGI3BKMzg&#10;bQGCnGTzTPCn/IHn/wCwlf8A/pXNQAXX/I86V/2Db3/0ba1t1iXX/I86V/2Db3/0ba1t0AFFFFAB&#10;RRRQAUUUUAFFFFABRRRQAUUUUAFFFFABRRRQAUUUUAFFFFABRRRQAUUUUAFFFFABRRRQBieFP+QP&#10;P/2Er/8A9K5q26xPCn/IHn/7CV//AOlc1bdABRRRQAUUUUAFFFFABRRRQAUUUUAFFFFABRRRQAUU&#10;UUAFFFFABRRRQAUUUUAFFFFABRRRQAUUUUAFFFFABRRRQAUUUUAFFFFABRRRQAUUUUAFFFFABRRR&#10;QAUUUUAFFFFABRRRQAUUUUAFFFFABRRRQAUUUUAFFFFABRRRQAUUUUAFFFFABRRRQAUUUUAFFFFA&#10;BRRRQAUUUUAFFFFABRRRQAUUUUAYmh/8hjxN/wBhJP8A0kt626wdImit9S8USzSJHGmooWd2AAH2&#10;S36k1d/4SDRf+gvYf+BKf41LlFbsqMJS+FXNGis7/hINF/6C9h/4Ep/jR/wkGi/9Bew/8CU/xpe0&#10;h3RXsan8r+40aKzv+Eg0X/oL2H/gSn+NPh1rSriZYodTspJHOFRJ1Yk+wBo9pDuDpVF9l/cY2peD&#10;11W6vL65vm/tEsp0+5SPH2AJyuwZ5y2S543g7TgAVP4g8MjXl06WV7RrqycuPtFr5sMm5drAx7gf&#10;cfNkEDrzmrqHiu50zULzSprNH1ORlOkxISFvFbjk9ihzv9Fw3fFbN/q0Gk29t9tLyXE7CNIraFna&#10;R9pJ2qMnAAJ56AcmrMzK03wiunvA4uYdyWdxbMsNosKEyyCQsqqcAAjGOSepYnJKR+F7yxXTZNL1&#10;OGC6tNOXT3ee1MiSIoGGCh12kEE9SMEj0NWT4x0ffZpG9xK92ruix20jFVRwjlxjKbWOG3YwetQx&#10;eONHuLWC4gTUJVuEMsSx2MrO8QCkyBQuSnzLhuhJwM0ATeHfC8HhxmFvO0kX2O2tFV1+YCEONxPc&#10;nf6DFP8ACn/IHn/7CV//AOlc1PtfE+mX2pw2FnJLcSSwJciSKFmjEbglGZwNoDBTjJ5pnhT/AJA8&#10;/wD2Er//ANK5qAC6/wCR50r/ALBt7/6Nta26xLr/AJHnSv8AsG3v/o21rboAKKKKACiiigAooooA&#10;KKKKACiiigAooooAKKKKACiiigAooooAKKKKACiiigAooooAKKKKACiiigDE8Kf8gef/ALCV/wD+&#10;lc1bdYnhT/kDz/8AYSv/AP0rmrboAKKKKACiiigAooooAKKKKACiiigAooooAKKKKACiiigAoooo&#10;AKKKKACiiigAooooAKKKKACiiigAooooAKKKKACiiigAooooAKKKKACiiigAooooAKKKKACiiigA&#10;ooooAKKKKACiiigAooooAKKKKACiiigAooooAKKKKACiiigAooooAKKKKACiiigAooooAKKKKACi&#10;iigAooooAKKKKACiiigDE0P/AJDHib/sJJ/6SW9bdYmh/wDIY8Tf9hJP/SS3rboAKKKKACiiigDO&#10;u9KF1rmnal5u37Eky+Xszv8AMCjrnjG39apeJPDUevtYTE2wmspWdBdW/nxOGUqwZMr7EEEYIHXk&#10;VX17xLqeiXEaLoa3STzrBbBLwCSZj2CbeMDJPOAFJNbl/qVlpVuLi/uoreIsEDSNjLHoB6n2oAw9&#10;N8Irp7wOLmHclncWzLDaLChMsgkLKqnAAIxjknqWJySkfhe8sV02TS9ThgurTTl093ntTIkiKBhg&#10;oddpBBPUjBI9DV9/Ffh+No1bWbEGSLzk/fL80eCdw9sA8+1H/CV+H8W5/tmyxc8wnzl+cbiuR7bg&#10;RnuRigCHw74Xg8OMwt52ki+x21oquvzAQhxuJ7k7/QYp/hT/AJA8/wD2Er//ANK5qvQ6xptxqc2m&#10;w3sEl9Cu6W3VwXQcckduo/OqPhT/AJA8/wD2Er//ANK5qAC6/wCR50r/ALBt7/6Nta26xLr/AJHn&#10;Sv8AsG3v/o21rboAKKKKACiiigAooooAKKKKACiiigAooooAKKKKACiiigAooooAKKKKACiiigAo&#10;oooAKKKqalcXVtZl7K0+1XBZUSMvsXkgbmPOFAOTgE4HAoAt0Vyy+KL43T6X9htm1UXYthtnYwY8&#10;rzSxbbkYXgrjOSOxzWxouptqllJJLCsNxBNJbzxq+4K6Ng4OBkHgjgcGgCr4U/5A8/8A2Er/AP8A&#10;SuatuuQ0DxNoOn2V3a3ut6bbXCalfb4pruNHXN1KRkE5HBB/GutR0kjWSNlZGAKspyCD3BoAdRRR&#10;QAUUUUAFFFFABRRWbqjNcPDpkTFWuMtKynBSIY3YPYnIUfUntSk7K5UI8zsPGtWBnEQlbl/LEnlt&#10;5Zf+7vxtz269eOtX6he0t5LQ2jQRm3K7PK24Xb6YqpprywzXGnTO0hg2tFI5yzxtnGT3IIIz7D1q&#10;U5J2kU4xabj0NGiiirMwooooAKKKKACiiigAooooAKKKKACiiigAooooAKKKKACiiigAooooAKKK&#10;KACiiigAooooAKKKKACiiigAooooAKKKKACiiigAooooAKKKKACiiigAooooAKKKKACiiigAoooo&#10;AKKKKACiiigAooooAKKKKACiiigAooooAKKKKACiiigAooooAKKKKAMLRkSTVPE6SKrKdSQFWGQf&#10;9Et60/7Nsf8Anytv+/S/4VSufDWnXV5Pds19FNOwaX7NqFxArsFCglUcDO1VGcdhUf8Awimnf8/O&#10;sf8Ag5u//jtRKnCWslcak1szR/s2x/58rb/v0v8AhR/Ztj/z5W3/AH6X/Cs7/hFNO/5+dY/8HN3/&#10;APHaP+EU07/n51j/AMHN3/8AHan2NL+VfcPnl3NH+zbH/nytv+/S/wCFOSxs43Dx2kCMOQyxgEVm&#10;f8Ipp3/PzrH/AIObv/47R/wimnf8/Osf+Dm7/wDjtNUaa1UV9wc8u5lNp/iiPxTeasdP0e+ABhsT&#10;LqUsX2eHjI2CBhvYjLHJ6KOg5veJ9CudWuNLu7RwZLGZ3MRupLcOrIVOJIwSpGfQ55HfNT/8Ipp3&#10;/PzrH/g5u/8A47R/wimnf8/Osf8Ag5u//jtaEnNW/gO8j0TxBaMLJJdVtBEFWaWRVYyTO25nyxGZ&#10;evc5OF4FaGu+GtUvZddisvsTW2t2a2sslxIyvbYVkJVQpDjDZAJXkHnnjV/4RTTv+fnWP/Bzd/8A&#10;x2j/AIRTTv8An51j/wAHN3/8doAk0LSJNKm1Z5GRvtl79oVgSWK+VGnzZHX5D+lR+FP+QPP/ANhK&#10;/wD/AErmo/4RTTv+fnWP/Bzd/wDx2rK/2V4Z0pVkuYrKyR2PmXVxwWdixJdzkksSeTkk0AVrr/ke&#10;dK/7Bt7/AOjbWtuuWh1nS9X8c6d/ZupWd75Wm3nmfZp1k2ZltsZ2k4zg/ka6mgAooooAKKKKACii&#10;igAooooAKKKKACiiigAooooAKKKKACiiigAooooAKKKKACiiigArN16PVptJki0V7eO9cgB53KhV&#10;z8xBCt82OmQRnnnpWlRQByVtoWp28GnyQWOn209hctKsYvZJRcB0ZXLyGIMHywbOGyRz1rZ0HTZt&#10;Os5vtRjN1c3ElzMIiSis7Z2gkAkAYGcDOM4HStSigDE8Kf8AIHn/AOwlf/8ApXNW3WJ4U/5A8/8A&#10;2Er/AP8ASuatugAooooAKKKKACiiigArN01RcXd5qB58x/Ji9kjJHH1bcffiptVu2sdLubhBukVM&#10;RqO7nhR+ZFS2VqllYwWqfdijVAfXA61D1kl2/r/M0WkG++n+f6E9ZeqYtLq01LJCxN5M2O8b4GT9&#10;G2n6ZrUqC8tlvLKe2c4WaNoyR2yMU5q60FTkoyTexPRVTS7hrrS7aaT/AFhQCT2ccMPzBq3TTurk&#10;yTi2mFFFFMQUUUUAFFFFABRRRQAUUUUAFFFFABRRRQAUUUUAFFFFABRRRQAUUUUAFFFFABRRRQAU&#10;UUUAFFFFABRRRQAUUUUAFFFFABRRRQAUUUUAFFFFABRRRQAUUUUAFFFFABRRRQAUUUUAFFFFABRR&#10;RQAUUUUAFFFFABRRRQAUUUUAFFFFABRRRQAUUUUAFFFFABRRRQAUUUUAFFFFABRRRQAUUUUAYl1/&#10;yPOlf9g29/8ARtrW3WJdf8jzpX/YNvf/AEba1t0AFFFFABRRRQAUUUUAFFFFABRRRQAUUUUAFFFF&#10;ABRRRQAUUUUAFFFFABRRRQAUUUUAFFFFABRRRQBieFP+QPP/ANhK/wD/AErmrbrE8Kf8gef/ALCV&#10;/wD+lc1bdABRRRQAUUUUAFFFFAGdqX7680606hpvOcf7MYyP/HzHWjWbFmbxFcOfu21uka+zOSzf&#10;oqVpVENW2aVNEo+X56hRRRVmZm6Z+5udQs+nlz+ag/2ZBu/9C3/lWlWbKBB4ht5AABcwNEx9WQhl&#10;H5GStKohtbsaVNWpd1/X4hRRRVmYUUUUAFFFFABRRRQAUUUUAFFFFABRRRQAUUUUAFFFFABRRRQA&#10;UUUUAFFFFABRRRQAUUUUAFFFFABRRRQAUUUUAFFFFABRRRQAUUUUAFFFFABRRRQAUUUUAFFFFABR&#10;RRQAUUUUAFFFFABRRRQAUUUUAFFFFABRRRQAUUUUAFFFFABRRRQAUUUUAFFFFABRRRQAUUUUAFFF&#10;FABRRRQAUUUUAYl1/wAjzpX/AGDb3/0ba1t1iXX/ACPOlf8AYNvf/RtrW3QAUUUUAFFFFABRRRQA&#10;UUUUAFFFFABRRRQAUUUUAFFFFABRRRQAUUUUAFFFFABRRRQAUUUUAFFFFAGJ4U/5A8//AGEr/wD9&#10;K5q26xPCn/IHn/7CV/8A+lc1bdABRRRQAUUUUAFFFQXtytnY3F033YYmkP0Az/Sk3ZXGk27IqaMf&#10;NS8uj/y3upCD6hT5Y/RBWlVPSoDa6RZwMcskKKx9TgZP51cpQVoq5VV3m7BRRRVEGbrH7pLO6/54&#10;XUZP0Y+Wf0etKqeqwNc6Tdwp99om2f72OP1xU1pOt1ZwXC/dljVx9CM1C0kzR6wT7f1/mTUUUVZm&#10;FFFFABRRRQAUUUUAFFFFABRRRQAUUUUAFFFFABRRRQAUUUUAFFFFABRRRQAUUUUAFFFFABRRRQAU&#10;UUUAFFFFABRRRQAUUUUAFFFFABRRRQAUUUUAFFFFABRRRQAUUUUAFFFFABRRRQAUUUUAFFFFABRR&#10;RQAUUUUAFFFFABRRRQAUUUUAFFFFABRRRQAUUUUAFFFFABRRRQAUUUUAFFFFAGJdf8jzpX/YNvf/&#10;AEba1t1iXX/I86V/2Db3/wBG2tbdABRRRQAUUUUAFFFFABRRRQAUUUUAFFFFABRRRQAUUUUAFFFF&#10;ABRRRQAUUUUAFFFFABRRRQAUUUUAYnhT/kDz/wDYSv8A/wBK5q26xPCn/IHn/wCwlf8A/pXNW3QA&#10;UUUUAFFFFABWbro8zS2t/wDn4kjgx6hnAb9M1pVnX/7zVNMh7CR5yPUKhX+bg/hUVPht3NKXxp9t&#10;fu1NGiiirMwooooAKzdCHl6b9nJybeWSH8Fchf8Ax3FaVZthmPVtUgxwXjnH0ZAv84zUS0kn/X9a&#10;GkdYSXo/0/U0qKKKszCiiigAooooAKKKKACiiigAooooAKKKKACiiigAooooAKKKKACiiigAoooo&#10;AKKKKACiiigAooooAKKKKACiiigAooooAKKKKACiiigAooooAKKKKACiiigAooooAKKKKACiiigA&#10;ooooAKKKKACiiigAooooAKKKKACiiigAooooAKKKKACiiigAooooAKKKKACiiigAooooAKKKKACi&#10;iigDEuv+R50r/sG3v/o21rbrEuv+R50r/sG3v/o21rboAKKKKACiiigAooooAKKKKACiiigAoooo&#10;AKKKKACiiigAooooAKKKKACiiigAooooAKhuzci1k+xiI3GPk84kJn1OOf8APbrU1FAHCxX2v3nh&#10;DTjFLeXF7LqE0VzPYpGriNJJRlfM+RR8irz6966Lw1dLdaT/AMfF9NLFK8U324IJkcHlW2ALx2Iy&#10;MY5NNXw3BDYW9rbXt5bm3uJLiOaN13hnZ2YEFSpX52GCD27jNXdL0uHSbRoInklZ5GllllILyOxy&#10;WOABn6AAcACgDndAn15LK7Wy03TZrcalfbJJtQkic/6VLnKiFgOc9z/SutQuY1Miqr4G4KcgH2OB&#10;n8qxvCn/ACB5/wDsJX//AKVzVt0AFFFFABRRRQAVmp+98SSntb2qqD7yMSR/5DX8xWlWdpn7y81O&#10;f+9c7F+ioo/9C3VEt0jSGik/I0aKKKszCiiigArNc+V4khPQXFq6k+pRgQPydq0qzdU/dXOm3A/g&#10;uQje4dWXH/fRX8qie1zSlvbumaVFFFWZhRRRQAUUUUAFFFFABRRRQAUUUUAFFFFABRRRQAUUUUAF&#10;FFFABRRRQAUUUUAFFFFABRRRQAUUUUAFFFFABRRRQAUUUUAFFFFABRRRQAUUUUAFFFFABRRRQAUU&#10;UUAFFFFABRRRQAUUUUAFFFFABRRRQAUUUUAFFFFABRRRQAUUUUAFFFFABRRRQAUUUUAFFFFABRRR&#10;QAUUUUAFFFFABVe9e9jti1hb288+RhJ5zEuO/wAwRj+lWKKAOWhl1SXxzp39pWdnbY0288v7NdtN&#10;u/e22c7o0x29c89Mc9TWJdf8jzpX/YNvf/RtrW3QAUUUUAFFFFABRRRQAUUUUAFFFFABRRRQAUUU&#10;UAFFFFABRRRQAUUUUAFFFFABRRRQAUUUUAFFFFAGJ4U/5A8//YSv/wD0rmrbrE8Kf8gef/sJX/8A&#10;6VzVt0AFFFFABRRRQAVnaF82jwzf8/Be4/7+MX/9mqXVpzbaPezr96OB2UDqTtOAPfNT2sAtbSG3&#10;X7sUaoMewxUfb+X9fkabU/V/l/w5LRRRVmYUUUhIUEsQAOpNAC1na8MaLcSjOYAJxj1Rg/8A7LV9&#10;ZEf7jq30OabcQi4tpYWxtkQoc+4xUy96LSLg+Wab6EgORkUVS0eVp9GspHJLmFN+eu4DB/XNXacX&#10;dJilHlk12CiiimSFFFFABRRRQAUUUUAFFFFABRRRQAUUUUAFFFFABRRRQAUUUUAFFFFABRRRQAUU&#10;UUAFFFFABRRRQAUUUUAFFFFABRRRQAUUUUAFFFFABRRRQAUUUUAFFFFABRRRQAUUUUAFFFFABRRR&#10;QAUUUUAFFFFABRRRQAUUUUAFFFFABRRRQAUUUUAFFFFABRRRQAUUUUAFFFFABRRRQAUUUUAYl1/y&#10;POlf9g29/wDRtrW3WJdf8jzpX/YNvf8A0ba1t0AFFFFABRRRQAUUUUAFFFFABRRRQAUUUUAFFFFA&#10;BRRRQAUUUUAFFFFABRRRQAUUUUAFFFFABRRRQBieFP8AkDz/APYSv/8A0rmrbrE8Kf8AIHn/AOwl&#10;f/8ApXNW3QAUUUUAFFFFAGbrfz2McA6z3EUf4bwW/wDHQ1aVZ1/+81TTIewkeYj2VCv83H6Vo1Ef&#10;ib/r+tTSWkIr1f6foFFFRzzLBC0r5wo6DqT2Aqm0ldmaV9Bk9x5brFGu+ZxlV7AepPYUxLJDh7k+&#10;fL1y4+UH2HQfzp1rA0YaWXHny8vg5x6KPYf4+tWKyjDn96a9F2/4P5fnbfLpErSWFtJz5Sow6PH8&#10;rD6EU1JJbVxHcMZI2OEmx+jY/n/k26bIiyxsjqGVhgg9xTdJL3oaP+twUuktjP0UeXaz2/8AzwuZ&#10;UH0LFh+jCtKsjTF+yarf2kkwd5Nk65zkrt2ZPv8AJ/WteijLmh6aFVl79++v3hRRRWpkFFFFABRR&#10;RQAUUUUAFFFFABRRRQAUUUUAFFFFABRRRQAUUUUAFFFFABRRRQAUUUUAFFFFABRRRQAUUUUAFFFF&#10;ABRRRQAUUUUAFFFFABRRRQAUUUUAFFFFABRRRQAUUUUAFFFFABRRRQAUUUUAFFFFABRRRQAUUUUA&#10;FFFFABRRRQAUUUUAFFFFABRRRQAUUUUAFFFFABRRRQAUUUUAYl1/yPOlf9g29/8ARtrW3WJdf8jz&#10;pX/YNvf/AEba1t0AFFFFABRRRQAUUUUAFFFFABRRRQAUUUUAFFFFABRRRQAUUUUAFFFFABRRRQAU&#10;UUUAFFFFABRRRQBieFP+QPP/ANhK/wD/AErmrbrE8Kf8gef/ALCV/wD+lc1bdABRRRQAUUUUAZv+&#10;s8S5/wCeFn/6Mf8A+1VpVnWH7zU9Um7CVIR7hUB/m5H4Vo1ENmzSpul5IKqH/Sb7b/yyt+T7yH/A&#10;fzHpU1xMLe3eUjO0cD1PYfieKS0hMFsiMcv9529WPJP51M/ekofN/p/XkJaK5NRRRWpAUUUUAY19&#10;Cx16B48CV7ZyhP8AeRlwPoQ7CtWCZZ4VlUEBhyD1B7g/Q1S1P93d6ZP2W52MfZkZf/Qiv6VMv+jX&#10;5T/llcfMvs46j8Rz+Brn+Co30b/4Z/oby96EfT9S3RRRXQYBRRRQAUUUUAFFFFABRRRQAUUUUAFF&#10;FFABRRRQAUUUUAFFFFABRRRQAUUUUAFFFFABRRRQAUUUUAFFFFABRRRQAUUUUAFFFFABRRRQAUUU&#10;UAFFFFABRRRQAUUUUAFFFFABRRRQAUUUUAFFFFABRRRQAUUUUAFFFFABRRRQAUUUUAFFFFABRRRQ&#10;AUUUUAFFFFABRRRQAUUUUAFFFFAGJdf8jzpX/YNvf/RtrW3WJdf8jzpX/YNvf/RtrW3QAUUUUAFF&#10;FFABRRRQAUUUUAFFFFABRRRQAUUUUAFFFFABRRRQAUUUUAFFFFABRRRQAUUVDd2sN9ayW1wpaGQY&#10;dQxXI9Mgg0AV31nTYtP+3vfW62m8p5xkG0sGK4B7nIIqzbXUF7bR3NrNHNBIMpJGwZWHsRXAaSbf&#10;T9J8NzzeXBp9tql6rMcLHCS1wqE9gOdoPqw9a6Twgd+n31xGQbW41C4mtiOjRlz8w9idxB75z3oA&#10;l8Kf8gef/sJX/wD6VzVt1yGgaVe3NldzReINStEbUr7EMMdsUX/SpRxviZuevJPWutRSsaqXZyAA&#10;WbGT7nHFADqKKgury2sYfNup0iTOMscZPoPU+1NJvRCbS1ZPRWSNeQrvGm6n5PeQ2rDH/AT8/wD4&#10;7VsalbS6bJfW8ySwojMWB6YHIPofanKLirsUZRk7RZDovz2Us/ea4mk/DeQv/joFaNUtHhNvotjE&#10;xyywIGPqdoyfzq7WUPhRrVd5u3cqTDz76KLPyxDzXHv0X+p/AVbqrY4kje57ztuB/wBnov6YP41a&#10;qaWq5++v+X4CnvbsFFFFakhRRRQBm678ukyTd4HSf/vhwx/QGrl1CZ7cqhAkUhoyezDkUl7B9qsb&#10;i3P/AC1iZPzGKj0uc3Wk2c56yQIxz6kDNZyipNxfVGqfuJro/wCvyJ4JhPAkqjG4dD2PcfhUlVIf&#10;3F9LCc7JR5qfXow/kfxNW6dOTcdd0RJWegUUUVZIUUUUAFFFFABRRRQAUUUUAFFFFABRRRQAUUUU&#10;AFFFFABRRRQAUUUUAFFFFABRRRQAUUUUAFFFFABRRRQAUUUUAFFFFABRRRQAUUUUAFFFFABRRRQA&#10;UUUUAFFFFABRRRQAUUUUAFFFFABRRRQAUUUUAFFFFABRRRQAUUUUAFFFFABRRRQAUUUUAFFFFABR&#10;RRQAUUUUAFFFV722lu7YxQ3txZvkHzYFjLD2+dWH6UAZl1/yPOlf9g29/wDRtrW3XLQ2NxZeOdO+&#10;0ateX+/Tbzb9pSFdmJbbp5cadc989B05rqaACiiigAooooAKKKKACiiigAooooAKKKKACiiigAoo&#10;ooAKKKKACiiigAooooAKKKKACiiigAooooAxPCn/ACB5/wDsJX//AKVzVt1yHhvSmlh1KeO/vbaU&#10;6peAGNwVx578bGBXrnt3NbL6LJcqUvdVvp4TwYlZYgw9zGqt+uPatHCKerMlOTV0h1xq++5ey02M&#10;XV2pxId2IoP99vX/AGRkn2HNOstIjt7g3t1Ibu/IINxIMbB/dReiL7Dk9yau21tBZ26wW0KQxJ91&#10;EUAD8KlpOVlaI1C7vIK5nxVbiysrnUoHEaTIILxecOjHaGwP4lz17jI9MdNWbq2JJNPtzg+bdrkH&#10;uEDP/wCyD9KzlK0X56febQjea8tfuNFSrIChBUjII6EVW1Bm+zeUhIeZhEpHUZ6n8Bk/hVPRSbU3&#10;Okt/y5sPJ/64tkp+WGX/AIB71bYebqiAj5YI93/Am4H6A/nU4hWXIuun3/8AA1FSlf3n0/r8y0qh&#10;FCqMKBgD0paKKsQUUUUAFFFFABWbony2Dwf88J5YvwDnb/47itKs6w/d6rqkP96RJwPZkC/zQ1Et&#10;JJ/1/WhpHWEl8/0/UsXwKxLOoJaBt4x1I/iH5ZqwrB1DKcqRkH1paq2OY0e2Y8wttX/d6r+nH4VP&#10;w1PJ/mv+B+RO8fQtUUUVqSFFFFABRRRQAUUUUAFFFFABRRRQAUUUUAFFFFABRRRQAUUUUAFFFFAB&#10;RRRQAUUUUAFFFFABRRRQAUUUUAFFFFABRRRQAUUUUAFFFFABRRRQAUUUUAFFFFABRRRQAUUUUAFF&#10;FFABRRRQAUUUUAFFFFABRRRQAUUUUAFFFFABRRRQAUUUUAFFFFABRRRQAUUUUAFFFFABRRRQBiXX&#10;/I86V/2Db3/0ba1t1iXX/I86V/2Db3/0ba1t0AFFFFABRRRQAUUUUAFFFFABRRRQAUUUUAFFFFAB&#10;RRRQAUUUUAFFFFABRRRQAUUUUAFFFFABRRRQBi+GFK2F5nvqV4f/ACO9bVY/hr/kH3X/AGELz/0o&#10;krYq6nxszpfAgoooqDQKzbj954gsY+0cEsp9jlFH82rSrNg/eeIb1+0UEUQ+pLsf0K1E+i8/+CaU&#10;9Lvsvz0/Uj1EC01jT78HCyN9kl9w3KH8HAH/AAM1csfnie4/57uXH+70X9AKg12EXGjTwlC7PtCK&#10;Dgl9w28/XFWNPuI7vTba5hUrHLErqp6gEdD705e/Jf3f12/Uyj7t/P8Ap/oWaKKKoYUUUUAFFFFA&#10;BWaR5XiRT/z82hBPvGwx/wCjD+VaVZuojy7/AEuf0naJj/ssjf8AswWontc0p7teTNKqsv7m9im6&#10;LIPKf68lf6j8atVDdwme1dEOHxlD6MOQfzxSqpuN1utSYvXUmoqK3mE9vHKONy5I9D3FS1cWpK6E&#10;1Z2CiiimIKKKKACiiigAooooAKKKKACiiigAooooAKKKKACiiigAooooAKKKKACiiigAooooAKKK&#10;KACiiigAooooAKKKKACiiigAooooAKKKKACiiigAooooAKKKKACiiigAooooAKKKKACiiigAoooo&#10;AKKKKACiiigAooooAKKKKACiiigAooooAKKKKACiiigAooooAKKKKAMS6/5HnSv+wbe/+jbWtusS&#10;6/5HnSv+wbe/+jbWtugAooooAKKKKACiiigAooooAKKKKACiiigAooooAKKKKACiiigAooooAKKK&#10;KACiiigAooooAKKKKAMrw9/yDZv+v68/9KJK1ayvD3/INm/6/rz/ANKJK1aup8b9TOl8EfRBRRRU&#10;GgVm6V88uoz/APPS7YD6Iqp/NTWlWboPzaJbTf8APcGc/wDbRi//ALNUP4kjSOkG/Rf19xYmzJf2&#10;8f8ACgaVvr0H8z+VVND/AHMV5ZH/AJdbp1H+637xf0cD8Kt2o33NzN2LiNfoo/8Aii1U0P2fxVIn&#10;G28tA45/ijbB/SRfyp0PejJ99fu0/LUyq6Sj5aff/wAE1qKKKoYUUUUAFFFFABWbr3y6TJMM5gdJ&#10;+P8AYcMf0BrSqG7gW6s57dhlZY2Q/QjFTNXi0XTlyzTZNRVPSZ2udHs5m++8KFh6NjkfnmrlNO6u&#10;TKPK2mVbb93cXEHYN5i/Ruv6g/nVqqtz+6ubeftu8pvo3T9QPzq1WdPS8e35f1p8hy11CiiitSQo&#10;oooAKKKKACiiigAooooAKKKKACiiigAooooAKKKKACiiigAooooAKKKKACiiigAooooAKKKKACii&#10;igAooooAKKKKACiiigAooooAKKKKACiiigAooooAKKKKACiiigAooooAKKKKACiiigAooooAKKKK&#10;ACiiigAooooAKKKKACiiigAooooAKKKKACiiigAooooAxLr/AJHnSv8AsG3v/o21rbrEuv8AkedK&#10;/wCwbe/+jbWtugAooooAKKKKACiiigAooooAKKKKACiiigAooooAKKKKACiiigAooooAKKKKACse&#10;/wDFegaXc/ZrzVrWOcOEaPfuZCem4DO0e5wK2K4jW/EUfh7WBpUWpabpFolsksSNp7zlyzOG4jdQ&#10;oG0dRzk8+gB2NpeW1/bJc2dxFcQP92WFw6t9COKmqjpa28lnFfReS8l3FHJJcRQ+X53yjDYPI46A&#10;kkDir1ABRWbrOrf2RbQutrLdTTzCGKCJlVnYgnqxAGApPJ7VZsLme6tFlubKWylJOYZXRmH4oSP1&#10;oAo+GiW0iQnqb27/APSiSteuS0TxNoOn2M1re63pttcJe3W+Ka7jR1zPIRkE5HBB/GurR0kjWSNl&#10;ZGAKspyCD3Bq6nxv1M6XwR9EOoooqDQpavMYNGvZRyywPtHqcHA/OpVC2GnAHlYIv0Uf/WqrrXzW&#10;cMH/AD3uYU/DeC3/AI6DVi+y6wwD/lrIAf8AdHzH+WPxrGpJrma7fj/VjZL3UvN/p/wR9nCYLSKM&#10;/eC5b/ePJ/XNUdV/c3+lXQ423BhY/wCy6kf+hBK1ay/ESk6DdSKPngUXC/WMhx/6DW9GKi1Fbbfo&#10;c1Z3i38/1NSimo6yIrocqwBB9RTqRYUUUUAFFFFABRRRQBm6N+7t7i2P/LvcyIB6Aneo/wC+WFaV&#10;Ztt+616/ixhZY4px7tyjfoiVpVFP4bGlX4r99fvIrmHz7aSLOCy4B9D2P50Ws32i2jlK7Sw5X0Pc&#10;fnUtVbb91cXEHbd5i/Ruv6g/nUy0qJ99P1X6krWLRaooorUkKKKKACiiigAooooAKKKKACiiigAo&#10;oooAKKKKACiiigAooooAKKKKACiiigAooooAKKKKACiiigAooooAKKKKACiiigAooooAKKKKACii&#10;igAooooAKKKKACiiigAooooAKKKKACiiigAooooAKKKKACiiigAooooAKKKKACiiigAooooAKKKK&#10;ACiiigAooooAKKKr3uoWWmWxuL+7t7WAEAyzyCNcnoMk4oAzLr/kedK/7Bt7/wCjbWtuuWh1nS9X&#10;8c6d/ZupWd75Wm3nmfZp1k2ZltsZ2k4zg/ka6mgAooooAKKKKACiiigAooooAKKKKACiiigAoooo&#10;AKKKKACiiigAooooAKKKKACuV1G1vLjxPftpd7eW1wmnxGQRtCElbdJ5a/PG5H8eW6dOD26Sa7tr&#10;eSKOe4iieUkRq7hS5AycA9eK5nU9GvNRmR7vQ9C1gKMR3M0zQPszkKV8t8jn+9g9do6UAb+j3a3+&#10;iWF4kksiT28cqvMFDsGUHLBflB55xx6VdqlpsV7FBi9Nsp4CQ2yEJEoH3cnlvrhRjHyjvdoAxfEV&#10;it7HZebo0WrQxXG+SByuVGxl3KHIViN3QnoTjmm+FdOn03SpIpoPsyPcyywWm4H7PGzZVOCRx1wD&#10;gZwOlblFAGP4Y/5A7/8AX7d/+lElbFY3hchtFYjoby7/APSiStmrqfG/UzpfBH0QUUUVBoZt9+81&#10;fS4f7ryT/wDfKFP/AGoKsf63U/aGP9WP+C/rVdT5viSTuLe0UfQu5yP/ACGP0qxZfMks/eWVmz7D&#10;5R+gFc796VvO/wB3/BsbS0S9Pz1/ItU2SNZYnjcZV1KkeoNOoroMTM8PyPJoNmJW3SxJ5Mh9WQlG&#10;/VTWnWVouYpdUtT0ivXZR7OFk/m5rVq6nxMin8CCiiioLCiiigAooooAzbs+TrmnS/8APVZbfHuQ&#10;HB/8hn860qzta+Syjue9vPHLn0UMA3/jpatGojpJr+v60NJaxi/l/X3hVW4/dXVvP2z5TfRun6gf&#10;nVqoriEXFvJETjcMAjsexoqRbjpuTF2epLRUNrKZ7ZJCMMRhh6MOCPzBqaqjJSSkuomrOwUUUUxB&#10;RRRQAUUUUAFFFFABRRRQAUUUUAFFFFABRRRQAUUUUAFFFFABRRRQAUUUUAFFFFABRRRQAUUUUAFF&#10;FFABRRRQAUUUUAFFFFABRRRQAUUUUAFFFFABRRRQAUUUUAFFFFABRRRQAUUUUAFFFFABRRRQAUUU&#10;UAFFFFABRRRQAUUUUAFFFFABRRRQAUUUUAFFFFAGJdf8jzpX/YNvf/RtrW3WJdf8jzpX/YNvf/Rt&#10;rW3QAUUUUAFFFFABRRRQAUUUUAFFFFABRRRQAUUUUAFFFFABRRRQAUUUUAFFFFAHnPiGI2XjVr6X&#10;TY79o5I73zUuIfNgtVheNkKyOpVN5LZHyncc4I56nwdbNbeFrRSsKJIZJoo4JRIkUckjOiKw4IVW&#10;C5HHHHGKw9U1hPC3iXUZVu9BZtQ8uZo73UPs00ZVAmPuNuTCgjpgluua3fCEUUXhq3MN3aXSyyTT&#10;GSzOYQzyu7Kn+ypYqPp26UAblFFFABRRRQBh+Ev+QD/293f/AKUSVuVh+Ev+QD/293f/AKUSVuVd&#10;T436mdL4I+iCiiioNDGhlKvrF2OpmEUf/AUUD/x4tWrBEIII4l6IoUfgKx9LxNp9kRz9qme7b3Us&#10;XH6lK3K56WsnL+tdX+aNq2jt/WmgUUUV0GJlQ/ufFF2nQXFrFIvuVZg36Mn6Vq1lXx8nxDpU3/PV&#10;Zrc/iof/ANpmtWrn0fl/wDOHVef/AAf1CiiioNAooooAKKKKAIbq3W7s5rd/uyoyH6EYqHSrhrrS&#10;bSeT/WPEpf8A3sc/rmrlZukgQte2fQQ3LMo/2X+f+bMPwqHpJf1/XU0WsGu39f5GlRRRVmZUi/cX&#10;0kWMJMPNT69GH8j+Jq3Ve8jZohJGMyRNvX39R+IyKlikWaJJEOVcAg+1ZQ92Th81/Xr+hUtVcfRR&#10;RWpIUUUUAFFFFABRRRQAUUUUAFFFFABRRRQAUUUUAFFFFABRRRQAUUUUAFFFFABRRRQAUUUUAFFF&#10;FABRRRQAUUUUAFFFFABRRRQAUUUUAFFFFABRRRQAUUUUAFFFFABRRRQAUUUUAFFFFABRRRQAUUUU&#10;AFFFFABRRRQAUUUUAFFFFABRRRQAUUUUAFFFFABRRRQBiXX/ACPOlf8AYNvf/RtrW3WJdf8AI86V&#10;/wBg29/9G2tbdABRRRQAUUUUAFFFFABRRRQAUUUUAFFFFABRRRQAUUUUAFFFFABRRRQAUUUUAcNf&#10;6jd6B40u4rV9EZtW2SpDc3ciTlkj2kkJE2EwhwD3DHPOB1ej3smo6Tb3khtGaVS2bSYyxEZOCrlV&#10;zxjsOc1yV7ZajN4uvJtGSxvPs99Dc3Mc8rwPHILYoE3bGDKVZWGOhLDvx0/h3TZ9K0aO2unia4aS&#10;WeXyQRGrySNIyrnnaCxAz1A7UAalFFFABRRRQBh+Ev8AkA/9vd3/AOlElblYfhL/AJAP/b3d/wDp&#10;RJW5V1PjfqZ0vgj6IKqarcNa6TeTp9+OF2UA9WwcD86t1m62d1rBb8fv7mJDn+6G3N/46rVjN2iz&#10;ekrzSY7T7dYJPKX7trCluuBjoAT+m2tCqtgCbQSsPmlJkP4nI/TFWqmivcT76/eFR3lqFFFFakGV&#10;rv7uGyuf+eF7C2fQM3ln9HNatZniGNpPDuoCMZkWBnT/AHlG4fqBWhFIs0SSocq6hh9DVv4F8zNf&#10;G/kPoooqDQKKKKACiiigArMfFt4ijf8AhvIDGeP4oySPzDN+VadZ2tAx2aXi53Wciz8D+EcP/wCO&#10;lqie1+xpS+Ll76f5fiaNFICCAQcg9CKWrMwqpB/o1y1uf9W+XiP/AKEv9fx9qt1DcwefFhTtkU7k&#10;b+6wrOpF/FHdf1YqL6MmoqG2n8+LJXbIp2un91v8/pU1XGSkroTVnZhRRRTEFFFFABRRRQAUUUUA&#10;FFFFABRRRQAUUUUAFFFFABRRRQAUUUUAFFFFABRRRQAUUUUAFFFFABRRRQAUUUUAFFFFABRRRQAU&#10;UUUAFFFFABRRRQAUUUUAFFFFABRRRQAUUUUAFFFFABRRRQAUUUUAFFFFABRRRQAUUUUAFFFFABRR&#10;RQAUUUUAFFFFABRRRQBiXX/I86V/2Db3/wBG2tbdYl1/yPOlf9g29/8ARtrW3QAUUUUAFFFFABRR&#10;RQAUUUUAFFFFABRRRQAUUUUAFFFFABRRRQAUUUUAFFFVNUuJ7TSL25tlia4hgeSJZWCoWCkgMSQA&#10;M9TkUAcPrdrBe+ON0Fg43XCWF1d/2lcROz+QZVVEjcAKBtyT3Y8dSeq8LTLN4fhAhkhaKWaCSN7l&#10;5yrpKyP+8c7mG5Tgntjp0rh7nWNK13VJ7u68JeKoru3dEMtkkkbNiMEFwjjDASMB1O09cHFd74cF&#10;ougWi2OnXGnWyqVS1uYykiYYj5gSTknnJJJzk9aANSiiigAooooAwPBn/ItJ/wBfV1/6USVv1geD&#10;P+RaT/r6uv8A0okrfq6nxv1M6XwR9EFYmtHzdQsLZSdxEjjHYkCPP5SMfwPpW3WIn+leL5j1S0gQ&#10;fRzuP6hh+QrlxOsOXu0jqoaNy7J/5fqbQAUAAYA4FLRRW5iFFFFADZEWSNo2GVYEH6Gs3w47N4ds&#10;FfG+OFYnx/eT5T+oNalZWhZSG+tj/wAsL2YfgzeYP0cVa+B/Izfxr5/oatFFFQaBRRRQAUUUUAFN&#10;dFkRkcZVgQQe4p1FAGfozsLH7M5JktHNuxPfb90/ipU/jWhWZMRY61HPjEN4BDIewkGdh/EZX/vm&#10;tOohtbsaVNXzd/6YUUUVZmVp4XSX7TbgGQDDp0Eg/wAfSpYZo54w8bZH6g+h9DUlVpbd1kM9sQsp&#10;xuVvuuPf0PvWTTg+aO3Vfqv6/wCDad9GWaKghuklby2UxTDrG/X8PUe4qerjJSV0S01uFFFFUIKK&#10;KKACiiigAooooAKKKKACiiigAooooAKKKKACiiigAooooAKKKKACiiigAooooAKKKKACiiigAooo&#10;oAKKKKACiiigAooooAKKKKACiiigAooooAKKKKACiiigAooooAKKKKACiiigAooooAKKKKACiiig&#10;AooooAKKKKACiiigAooooAKKKKAMS6/5HnSv+wbe/wDo21rbrEuv+R50r/sG3v8A6Nta26ACiiig&#10;AooooAKKKKACiiigAooooAKKKKACiiigAooooAKKKKACiiigAqrqcEVzpV5BNbtcxSwOjwKwUyKV&#10;IKgkjGRxnI+oq1TJoY7iGSGaNJIpFKOjrlWU8EEHqKAPLx4avrG7uTDP4xlScpLuh1W1XB8tAVYt&#10;JliMYzjsAMgZPf8Ah2GWDQraOb7d5i7s/b5klm+8fvOhKn2wemBXKS+F9M0rXdRkfwNb6la3Plm2&#10;a0t7ciJQoDIUcqFO7c24ZyGAJ+UCuk8JaZLpHhu2s5baO1KvK620bBhCryM6pkdSoYAnuQeT1oA2&#10;6KKKAMTXZ7lrzStOtrh7YXk7iWaPG8IkbNhcggEkKM46Z7807w1eXF1ZXUN1M08tneS2vnMADIFb&#10;5SQOM4IBwByDVvU9Lj1MWzGaa3ntpfNhnhK70bBU/eBBBViCCD1+lO0zTYtKs/s8TySEu0kkspBe&#10;R2JZmOABkk9gAOgAFAHN+Hr+/wBP0k2q+H9Ru1S6uSJoJLcI2Z3PG+VW4zjkDp+NdcjFo1YoyEgE&#10;q2Mj2OOKztAGNJ+txOf/ACM9adTCbnFTe71BxUPdXQKy9Hh+e+vD9+5uWOfVV+Rf0FXb25Wzsp7l&#10;yNsSFufYUWURhsYI2GGVAG+uOf1rOXvVUu2v6L9TRNqD8/6/yJ6KKK2MwooooAKyrAeVr+rw9n8m&#10;4x/vKU/9p1q1lN+68Vx/9PFkwP8A2zcY/wDRhq4bNeRnPdPz/wCAatFFFQaBRRRQAUUUUAFFFFAE&#10;N3ax3lq8EoO1x1BwVPYg9iDzVXT712c2V5hb2Ic8YEq/89F9j3HY8ehOhVe8sbe+jCzpkqco6na6&#10;H1VhyDUSTvdFxkrcstixRWaLbVoCRFfwzx9hcw/MP+BKQD/3zS41puM2Efvh3/TijnfZj9mukkaN&#10;FZpsdQmH7/VnX2tYVjH/AI9uP60v9h2L/wDHwst0e/2mZpAf+Ak7f0o5pPZf1+IcsFvL7l/nYW91&#10;DSE/dXt3aK3UI8i7vwHXP0rNuvEFrp8DTpczyQL3ltpCv0EmOv1zWhczWmjRJHa2am4mysNtAgUy&#10;H+QAzyTwKSz0tvPF7qLrc3vVcD93B7ID/wChdT7Dih0HL35O3pv/AF6i9rFPlim/y/L9SlLrGsz2&#10;6yWeivGGGS05+ZfTEfylvoSprO87UJyTff2qfVA62qfhs+b/AMeNdjRStVirRn+C/wCAH7tu8o3+&#10;bOP+z2bH95pltJ73OpO5P/fQNL9j0ojnQfDh/wB+dCfz8s119FF8T/z8/D/ghah/z7Rx/wBi0v8A&#10;h0Dw4P8AcuEH8oqPsll/BpGlr7xXzL/JK7Cii+J/5+fh/wAELUP+faOP+zKOUs2T/rhq9yv8lFHl&#10;3Y/1Ueor6Yv5n/8AQozXYUUXxH/Pz8P+CFqH/PtficfnWl5jl1QfR0b/ANCgo87xKPuG9b/fWH/4&#10;2K7Cij991n/5Kg/dfyfjL/M5AXXi7IxCCPVol/8AihUguvGOcC3sz/vW5/n51dXRRar/AD/hH/IX&#10;7v8Al/GX+Zy4uvGR/wCXPTj9VK/+1DSi78Y5503Tf+/p/wAa6einaf8AN+Ef8he72/F/5nNi88X5&#10;50rTiPa4NO+2eLM/8gnT/wDwJP8AhXRUUcsv5vwX+Qadvz/zMAXnijHzaTYE+10R/wCy0v2zxP8A&#10;9Aix/wDAs/8AxNb1FO0u/wCX+QrIwftnif8A6BFj/wCBZ/8AiaPtnif/AKBFj/4Fn/4mt6ii0u/5&#10;f5BZGD9s8T/9Aix/8Cz/APE0fbPE/wD0CLH/AMCz/wDE1vUUWl3/AC/yCyMH7Z4n/wCgRY/+BZ/+&#10;Jo+2eJ/+gRY/+BZ/+JreootLv+X+QWRg/bPE/wD0CLH/AMCz/wDE0fbPE/8A0CLH/wACz/8AE1vU&#10;UWl3/L/ILIwftnif/oEWP/gWf/iaPtnif/oEWP8A4Fn/AOJreootLv8Al/kFkYP2zxP/ANAix/8A&#10;As//ABNH2zxP/wBAix/8Cz/8TW9RRaXf8v8AILIwftnif/oEWP8A4Fn/AOJo+2eJ/wDoEWP/AIFn&#10;/wCJreootLv+X+QWRg/bPE//AECLH/wLP/xNH2zxP/0CLH/wLP8A8TW9RRaXf8v8gsjB+2eJ/wDo&#10;EWP/AIFn/wCJo+2eJ/8AoEWP/gWf/ia3qKLS7/l/kFkYP2zxP/0CLH/wLP8A8TR9s8T/APQIsf8A&#10;wLP/AMTW9RRaXf8AL/ILIwftnif/AKBFj/4Fn/4mj7Z4n/6BFj/4Fn/4mt6ii0u/5f5BZGD9s8T/&#10;APQIsf8AwLP/AMTR9s8T/wDQIsf/AALP/wATW9RRaXf8v8gsjB+2eJ/+gRY/+BZ/+Jo+2eJ/+gRY&#10;/wDgWf8A4mt6ii0u/wCX+QWRg/bPE/8A0CLH/wACz/8AE0fbPE//AECLH/wLP/xNb1FFpd/y/wAg&#10;sjB+2eJ/+gRY/wDgWf8A4mj7Z4n/AOgRY/8AgWf/AImt6ii0u/5f5BZGD9s8T/8AQIsf/As//E0f&#10;bPE//QIsf/As/wDxNb1FFpd/y/yCyMH7Z4n/AOgRY/8AgWf/AImj7Z4n/wCgRY/+BZ/+JreootLv&#10;+X+QWRg/bPE//QIsf/As/wDxNH2zxP8A9Aix/wDAs/8AxNb1FFpd/wAv8gsjB+2eJ/8AoEWP/gWf&#10;/iaPtnif/oEWP/gWf/ia3qKLS7/l/kFkYP2zxP8A9Aix/wDAs/8AxNH2zxP/ANAix/8AAs//ABNb&#10;1FFpd/y/yCyMH7Z4n/6BFj/4Fn/4mj7Z4n/6BFj/AOBZ/wDia3qKLS7/AJf5BZGD9s8T/wDQIsf/&#10;AALP/wATR9s8T/8AQIsf/As//E1vUUWl3/L/ACCyMH7Z4n/6BFj/AOBZ/wDiaPtnif8A6BFj/wCB&#10;Z/8Aia3qKLS7/l/kFkYP2zxP/wBAix/8Cz/8TR9s8T/9Aix/8Cz/APE1vUUWl3/L/ILIwftnif8A&#10;6BFj/wCBZ/8AiaPtnif/AKBFj/4Fn/4mt6ii0u/5f5BZGD9s8T/9Aix/8Cz/APE0177xQi5XRbNz&#10;6Ld8/qBXQUUWl3/L/ILI5SyuNSufGVk2qWUdnImn3QiRJRJ5gMlvuOR0xhfru9q6usS6/wCR50r/&#10;ALBt7/6Nta26a8wCiiimAUUUUAFFFFABRRRQAUUUUAFFFFABRRRQAUUUUAFFFFABRRRQAUUUUAFF&#10;FFABRRRQAUUUUAZ2icaaQP8An4n/APRr1o1n6KMad9Z5j/5FatCsqH8KPoip/EzF8RM0yWenoSGu&#10;bhA2P7gILfoCfwrarD/4+/E8LclIEkcHsMfIPxy0n/fNblRR96Up93+CNKukYx+f3hRRRXQYhRRR&#10;QAVlakPL1jRp/WaSEn2aNm/mgrVrK1/5LO2nxzDeQNx6GRVP6Maun8VjOr8N+2v3GrRRRUGgUUUU&#10;AFFFFABRRRQAUUUUAFFFFABVa/votOs3uZtxAwqooyzsThVUdySQB9as1jQE6vrLXIYmysHaOIDp&#10;JNyHb6LkqPfd6Crgk9XsiJya0W7JtLsZkd7+/CHUJ1AbbyIU7RqfQdz3PPoBp0UVMpOTuxxioqyC&#10;iiikUFFFFABRRRQAUUUUAFFFFABRRRQAUUUUAFFFFABRRRQAUUUUAFFFFABRRRQAUUUUAFFFFABR&#10;RRQAUUUUAFFFFABRRRQAUUUUAFFFFABRRRQAUUUUAFFFFABRRRQAUUUUAFFFFABRRRQAUUUUAFFF&#10;FABRRRQAUUUUAFFFFABRRRQAUUUUAFFFFAGJdf8AI86V/wBg29/9G2tbdYl1/wAjzpX/AGDb3/0b&#10;a1t0AFFFFABRRRQAUUUUAFFFFABRRRQAUUUUAFFFFABRRRQAUUUUAFFFFABRRRQAUUUUAFFFFABR&#10;RRQBR0gbdPwe00w/8iNVi6lMNs7IMyH5UHqx4H61Dpn/AB5f9tZf/RjUy5mjE0k8h/cWSGRz/tYz&#10;+i/+hCuaMrUIpbtL8v03NWr1GQ6TCovL6ReVjKWqN6hFyT/307j8K1ao6NA8GlQCUYlcGWQZzh3J&#10;ZuvuTV6taUeWCSFVd5v+tgooorQzCiiigArN8QxtL4d1FUGXFu7p/vAZH6gVpUyWNZYnjYAq6lSD&#10;6Gqi7STJkuaLQRSLNEkqHKuoYfQ0+s3w9I0nh3Ti5JcW6I5P95Rg/qDWlRJWk0EXzRTCiiipKCii&#10;igAooooAKKKKACiiigDO1q6lttOKWv8Ax93DCC39nb+L6KMsfZTVqztIbCyhtLddsUKBFBOTgep7&#10;n3qhDm/8QTznPk2A8iPngysAzt+ClV/FhWtVy0Sj8zOOsnL5BRRRUGgUUUUAFFFFABRRRQAUUUUA&#10;FFFFABRRRQAUUUUAFFFFABRRRQAUUUUAFFFFABRRRQAUUUUAFFFFABRRRQAUUUUAFFFFABRRRQAU&#10;UUUAFFFFABRRRQAUUUUAFFFFABRRRQAUUUUAFFFFABRRRQAUUUUAFFFFABRRRQAUUUUAFFFFABRR&#10;RQAUUUUAFFFFAGJdf8jzpX/YNvf/AEba1t1iXX/I86V/2Db3/wBG2tbdABRRRQAUUUUAFFFFABRR&#10;RQAUUUUAFFFFABRRRQAUUUUAFFFFABRRRQAUUUUAFFFFABRRRQAUUUUAZNjceTZMiANO1xKiJnqd&#10;7cn2HejUIAthDpwbc13KI5D3ZT80h/FQw/EU7Q4oxbTyhB5jXdyGbHJAnfFOj/0rX5X6x2cQiH/X&#10;R8M35Ls/76NclOD5Fzei9DqbtUk101/y/E0qKKK6zlCiiigAooooAKKKKAMrQPksriDvDeTr+BkZ&#10;h+jCtWsnTMx6xrMJ6GaOZR7NEq/zQ1rVdT4r9/1M6Xw27afcFFFFQaBRRRQAUUUUAFFFFABVe/u0&#10;sNPuLuQFlhjaQqOrYGcD3PSrFZOr4ubvTtOxkSzefIP+mcWG/wDQ/LH0JqoK8tSJtqOhY0eyew0q&#10;CGUgzkF5m/vSMdzn/vomr1FFJtt3ZUUopJBRRRSGFFFFABRRRQAUUUUAFFFFABRRRQAUUUUAFFFF&#10;ABRRRQAUUUUAFFFFABRRRQAUUUUAFFFFABRRRQAUUUUAFFFFABRRRQAUUUUAFFFFABRRRQAUUUUA&#10;FFFFABRRRQAUUUUAFFFFABRRRQAUUUUAFFFFABRRRQAUUUUAFFFFABRRRQAUUUUAFFFFABRRRQBi&#10;XX/I86V/2Db3/wBG2tbdYl1/yPOlf9g29/8ARtrW3QAUUUUAFFFFABRRRQAUUUUAFFFFABRRRQAU&#10;UUUAFFFFABRRRQAUUUUAFFFFABRRRQAUUUUANeRI13O6qvqxwKEdJF3IysvqpyK5DXDJ4kFnp81o&#10;NOC3oIXVoEljusRyHaqI/wA2CA2CV6d60/CMqtpM1utpZ232S6ltyLKLy4ZCrcsq84z3GTyDyaAH&#10;aVdpaaNfXDciO9uvlHVj574A9ycD8a0NMtWtLJVlx58hMsxHd2OT/gPYCuT0bRNQ1U3l1Jrd1a2q&#10;6ndtbwW8cJ2ss8i7iXjbPQnBz2Ixiu2RSsaqXZyAAWbGT7nHFZU4vS/Q3qyWqj11HUUUVqYBRRRQ&#10;AUUUUAFFFFAGUn7rxXOO09khHvsds/8AowVq1lXv7rxFpUvTzEnt/rkK/wD7TNatXPo/L/gGcOq8&#10;/wDghRRRUGgUUUUAFFFFABRRRQAVk2DC713UrrnbBstI8jHQb3I+pcD/AIBWnLKkMTyyMFRFLMx7&#10;AdTWfoETx6JbvKu2a4BuJQeoeQlyPwLY/CrjpFszlrJL5mnRRRUGgUUUUAFFFFABRRRQAUUUUAFF&#10;FFABRRRQAUUUUAFFFFABRRRQAUUUUAFFFFABRRRQAUUUUAFFFFABRRRQAUUUUAFFFFABRRRQAUUU&#10;UAFFFFABRRRQAUUUUAFFFFABRRRQAUUUUAFFFFABRRRQAUUUUAFFFFABRRRQAUUUUAFFFFABRRRQ&#10;AUUUUAFFFFABRRVe9tpbu2MUN7cWb5B82BYyw9vnVh+lAGZdf8jzpX/YNvf/AEba1t1y0NjcWXjn&#10;TvtGrXl/v0282/aUhXZiW26eXGnXPfPQdOa6mgAooooAKKKKACiiigAooooAKKKKACiiigAooooA&#10;KKKKACiiigAooooAKKKKACiiigAooooAgu7K01CDyL21huYchvLmjDrkdDg063toLO3S3toY4IIx&#10;hI4lCqo9ABwKlooAxPCn/IHn/wCwlf8A/pXNW3WJ4U/5A8//AGEr/wD9K5q26ACiiigAooooAKKK&#10;KACiiigDK1v922m3HeK9jH/fYMf/ALPWrWV4kOzw/dTdPs4W4/79sH/9lrVq38CfqZr42vT+vwCi&#10;iioNAooooAKKKKACiiigDJ8RZk0r7IvW8ljtv+AswDf+O7q1gMDA6VlXg+0eItOg6rbpJdN7Njy1&#10;z9Q7/wDfNatXLSKX9f1oZx1k38v6+8KKKKg0CiiigAooooAKKKKACiiigAooooAKKKKACiiigAoo&#10;ooAKKKKACiiigAooooAKKKKACiiigAooooAKKKKACiiigAooooAKKKKACiiigAooooAKKKKACiii&#10;gAooooAKKKKACiiigAooooAKKKKACiiigAooooAKKKKACiiigAooooAKKKKACiiigAooooAKKKKA&#10;MS6/5HnSv+wbe/8Ao21rbrEuv+R50r/sG3v/AKNta26ACiiigAooooAKKKKACiiigAooooAKKKKA&#10;CiiigAooooAKKKKACiiigAooooAKKKKACiiigAooooAxPCn/ACB5/wDsJX//AKVzVt1ieFP+QPP/&#10;ANhK/wD/AErmrboAKKKKACiiigAooooAKKKKAK+oW4vNNurY9JoXj/MEVFpFwbvRbG5PWW3jc/Uq&#10;DV2srw58uipCesEssGPTZIyj9AKtfA/Uzfxr0/yNWiiioNAooooAKKKKACiiigDJ07M+t6tdHG1G&#10;jtUPsi7z/wCPSMPw+la1ZXhzL6JFcnrdM9zn1EjFx+hA/CtWrqfE120+4zpfCn31+/UKKKKg0Cii&#10;igAooooAKKKKACiiigAooooAKKKKACiiigAooooAKKKKACiiigAooooAKKKKACiiigAooooAKKKK&#10;ACiiigAooooAKKKKACiiigAooooAKKKKACiiigAooooAKKKKACiiigAooooAKKKKACiiigAooooA&#10;KKKKACiiigAooooAKKKKACiiigAooooAKKKKAMS6/wCR50r/ALBt7/6Nta26xLr/AJHnSv8AsG3v&#10;/o21rboAKKKKACiiigAooooAKKKKACiiigAooooAKKKKACiiigAooooAKKKKACiiigAooooAKKKK&#10;ACiiigDE8Kf8gef/ALCV/wD+lc1bdYnhT/kDz/8AYSv/AP0rmrboAKKKKACiiigAooooAKKKKACs&#10;rR/3d1q1v/zzvCw+joj/AM2atWsq3HleKL9O01tDKPqC6n9NtXHZ/wBdTOfxRf8AWxq0UUVBoFFF&#10;FABRRRQAVna9M0Gg3zp/rDCyR/77Dav6kVo1la3+9bTrT/nvexkj2jzL/wC0x+Yq6fxIip8DNG3h&#10;W2tooE+7GgQfQDFSUUVBa0CiiigAooooAKKKKACiiigAooooAKKKKACiiigAooooAKKKKACiiigA&#10;ooooAKKKKACiiigAooooAKKKKACiiigAooooAKKKKACiiigAooooAKKKKACiiigAooooAKKKKACi&#10;iigAooooAKKKKACiiigAooooAKKKKACiiigAooooAKKKKACiiigAooooAKKKKACiiigDEuv+R50r&#10;/sG3v/o21rbrEuv+R50r/sG3v/o21rboAKKKKACiiigAooooAKKKKACiiigAooooAKKKKACiiigA&#10;ooooAKKKKACiiigAooooAKKKp6pqlrpFi93dswReAqKWd27Kqjkk+lAFyisVvEcR0jS72G1mml1N&#10;UNtbKVDsWQyckkAAKCSc9vUirulalHqtl9oSOSJlkeKSKTG6N1YqynBI6jqDgjBoAo+FP+QPP/2E&#10;r/8A9K5q26xPCn/IHn/7CV//AOlc1bdABRRRQAUUUUAFFFFABRRRQAVlXP7rxNp8naW3mhP1yjD9&#10;A1atZWsfu7nSrj/nnehT9HR0/mwq6e/3/kZ1Phv6fmatFFFQaBRRRQAUUUUAFZU/77xRZp/Db2ss&#10;rA/3mZFU/kH/ADrVrKsP32v6tMf+Wfk2w/4Cvmf+1auHV+X/AADOetl5/wDB/Q1aKKKg0CiiigAo&#10;oooAKKKKACiiigAooooAKKKKACiiigAooooAKKKKACiiigAooooAKKKKACiiigAooooAKKKKACii&#10;igAooooAKKKKACiiigAooooAKKKKACiiigAooooAKKKKACiiigAooooAKKKKACiiigAooooAKKKK&#10;ACiiigAooooAKKKKACiiigAooooAKKKKACiiigDEuv8AkedK/wCwbe/+jbWtusS6/wCR50r/ALBt&#10;7/6Nta26ACiiigAooooAKKKKACiiigAooooAKKKKACiiigAooooAKKKKACiiigAooooAKKKKACsq&#10;HTr6C2vln1Se/MyERJLHGnl8HgbFGc5HXPStWigDlIdL1Gy0bwpItm01zpkSR3NsjoGwYDG20khS&#10;Q2D15AOO1afhyxuLOyupbqIwzXl3LdNCWDGMM3yqSOM4AzgkZzyetbFFAHIaB4Z0HULK7ur3RNNu&#10;bh9Svt8s1pG7ti6lAySMngAfhXWoiRxrHGqqigBVUYAA7AVjeFP+QPP/ANhK/wD/AErmrboAKKKK&#10;ACiiigAooooAKKKKACsrxH8uhzzf8+7R3H/ft1f/ANlrVqvfWwvNPubU4xNE0fPuCP61UHaSZM1e&#10;LSLFFUtHuftmiWNyc5lt0c565KjNXaTVnZji7pNBRRRSGFFFFABWV4fG+xmuf+fm6mlH+7vIX/x1&#10;Vq5qN19h0u7u+P3ELy89PlUn+lM0i0Nho1jaHOYIEjOTzkKAataQZm9Zr0/r9S5RRRUGgUUUUAFF&#10;FFABRRRQAUUUUAFFFFABRRRQAUUUUAFFFFABRRRQAUUUUAFFFFABRRRQAUUUUAFFFFABRRRQAUUU&#10;UAFFFFABRRRQAUUUUAFFFFABRRRQAUUUUAFFFFABRRRQAUUUUAFFFFABRRRQAUUUUAFFFFABRRRQ&#10;AUUUUAFFFFABRRRQAUUUUAFFFFABRRRQAVXvdPstTtjb39pb3UBIJinjEi5HQ4IxViigDlodG0vS&#10;PHOnf2bptnZebpt55n2aBY9+JbbGdoGcZP5muprEuv8AkedK/wCwbe/+jbWtugAooooAKKKKACii&#10;igAooooAKKKKACiiigAooooAKKKKACiiigAooooAKKKKACiiigAooooAKKKKAMTwp/yB5/8AsJX/&#10;AP6VzVt1ieFP+QPP/wBhK/8A/SuatugAooooAKKKKACiiigAooooAKKKKAMrw8dumvb/APPvczQg&#10;eiiRtv8A46VrVrK0391rGsQH+KWO4A9mjC/zjatWrqfFfv8AqZ0vhS7afcFFFFQaBRRRQBleIR5m&#10;mpa97m4ih/4CXBb/AMdDVq1lX37/AF/S4OoiEt03thfLH/ow4+h9K1auWkUv6/rQzjrJv5f194UU&#10;UVBoFFFFABRRRQAUUUUAFFFFABRRRQAUUUUAFFFFABRRRQAUUUUAFFFFABRRRQAUUUUAFFFFABRR&#10;RQAUUUUAFFFFABRRRQAUUUUAFFFFABRRRQAUUUUAFFFFABRRRQAUUUUAFFFFABRRRQAUUUUAFFFF&#10;ABRRRQAUUUUAFFFFABRRRQAUUUUAFFFFABRRRQAUUUUAFFFFAGJdf8jzpX/YNvf/AEba1t1iXX/I&#10;86V/2Db3/wBG2tbdABRRRQAUUUUAFFFFABRRRQAUUUUAFFFFABRRRQAUUUUAFFFFABRRRQAUUUUA&#10;FFFFABRRRQAUUUUAYnhT/kDz/wDYSv8A/wBK5q26xPCn/IHn/wCwlf8A/pXNW3QAUUUUAFFFFABR&#10;RRQAUUUUAFFFFAGUf3PitewubI5PvG4x+OJD+VatZWrARahpN3/cuDCx/wBmRSP/AEIJWrVz2TM4&#10;aNrzCiiioNAooooAyrX9/wCJNQmPS3hit19icu35hk/KtWsrQP3tlPeEfNdXMsufVQxVP/HFStWr&#10;qfFbsZ0/hv31CiiioNAooooAKKKKACiiigAooooAKKKKACiiigAooooAKKKKACiiigAooooAKKKK&#10;ACiiigAooooAKKKKACiiigAooooAKKKKACiiigAooooAKKKKACiiigAooooAKKKKACiiigAooooA&#10;KKKKACiiigAooooAKKKKACiiigAooooAKKKKACiiigAooooAKKKKACiiigAooooAxLr/AJHnSv8A&#10;sG3v/o21rbrEuv8AkedK/wCwbe/+jbWtugAooooAKKKKACiiigAooooAKKKKACiiigAooooAKKKK&#10;ACiiigAooooAKKKKACiiigAooooAKKKKAMTwp/yB5/8AsJX/AP6VzVt1ieFP+QPP/wBhK/8A/Sua&#10;tugAooooAKKKKACiiigAooooAKKKKAMvxGCNBuplBLWwFyoHXMbB/wD2WtNWDKGU5BGQaSSNZYnj&#10;cZV1KkeoNZ3h6Rn0CyWQ5kij8mQ+rp8jfqpq94ej/P8A4Yz2n6r8v+HNOiiioNAqlq929jo95dR8&#10;yxxMYx6vj5R+JwKu1k65+/bTrHBP2i7QsO22P94c+2UA/H0zVwV5K5FR2i7F6wtEsNOtrNDlIIlj&#10;B9QBj+lWKKKlu7uykklZBRRRSGFFFFABRRRQAUUUUAFFFFABRRRQAUUUUAFFFFABRRRQAUUUUAFF&#10;FFABRRRQAUUUUAFFFFABRRRQAUUUUAFFFFABRRRQAUUUUAFFFFABRRRQAUUUUAFFFFABRRRQAUUU&#10;UAFFFFABRRRQAUUUUAFFFFABRRRQAUUUUAFFFFABRRRQAUUUUAFFFFABRRRQAUUUUAFFFFAGJdf8&#10;jzpX/YNvf/RtrW3WJdf8jzpX/YNvf/RtrW3QAUUUUAFFFFABRRRQAUUUUAFFFFABRRRQAUUUUAFF&#10;FFABRRRQAUUUUAFFFFABRRRQAVR1e6vLPTZZrG1W5uADtV5AiLx95j1wPYE1erMtdA0zT4rxdPso&#10;LRrsYlaKMDcecE+vU/nQBiXniHUF8I6BewsqXmpCDe6Wj3ATdEZGIjQ7j93HXvW3oF61/pKTvfR3&#10;r72VpEtmt8EEgqY2JZSOhB5qCLRryz0XSbGx1MQy6fHHGZHh3JOqpsIZNwPPUYbggde9nRdKOlWs&#10;qST+fcXE73E8oTYGdjzhcnAAwAMnp1NAGDoGq3ttZXcMXh/UrtF1K+xNDJbBG/0qU8b5VbjpyB0r&#10;rUYtGrFGQkAlWxkexxxWN4U/5A8//YSv/wD0rmrboAKKKKACiiigAooooAKKKKACiiigArJ0j/R7&#10;3VLDGFjuPOjH+xKNxP8A335n5VrVk3H+jeKLSYcLdwPbufVkO9B+Rlq4apr+tDOejUv61NaiiioN&#10;ArJUG68Uu3WOytgo/wCukhyfxCov/fX1rWrK0HM1rPqB6307Tr/ucIn/AI4qn6k1cdE3/X9WuZz1&#10;aX9af8Gxq0UUVBoFFFFABRRRQAUUUUAFFFFABRRRQAUUUUAFFFFABRRRQAUUUUAFFFFABRRRQAUU&#10;UUAFFFFABRRRQAUUUUAFFFFABRRRQAUUUUAFFFFABRRRQAUUUUAFFFFABRRRQAUUUUAFFFFABRRR&#10;QAUUUUAFFFFABRRRQAUUUUAFFFFABRRRQAUUUUAFFFFABRRRQAUUUUAFFFFABVe9uZbS2MsNlcXj&#10;5A8qBowx9/nZR+tWKKAOWhvri98c6d9o0m8sNmm3m37S8Lb8y23Ty5H6Y746jrzXU1iXX/I86V/2&#10;Db3/ANG2tbdABRRRQAUUUUAFFFFABRRRQAUUUUAFFFFABRRRQAUUUUAFFFFABRRRQAUUUUAFFFFA&#10;BRRRQAUUUUAYnhT/AJA8/wD2Er//ANK5q26xPCn/ACB5/wDsJX//AKVzVt0AFFFFABRRRQAUUUUA&#10;FFFFABRRRQAVleIVKaaLxQS1jKl1hepVT84/FCw/GtWkIDAggEHgg1UXytMmUeaLQKwdQykFSMgg&#10;8EUtZOgt5NvNpjE77CQxLnvGeYz/AN8kD6qa1qJR5XYIS5o3M3XZJF0qSCFts90Rbxn0L8E/gMn8&#10;KvxRJBCkUYwiKFUegHArLVv7R8RnHNvpoxnsZ3X/ANlQ/wDkStenLRKPzJjrJy+QUUUVBoFFFFAB&#10;RRRQAUUUUAFFFFABRRRQAUUUUAFFFFABRRRQAUUUUAFFFFABRRRQAUUUUAFFFFABRRRQAUUUUAFF&#10;FFABRRRQAUUUUAFFFFABRRRQAUUUUAFFFFABRRRQAUUUUAFFFFABRRRQAUUUUAFFFFABRRRQAUUU&#10;UAFFFFABRRRQAUUUUAFFFFABRRRQAUUUUAFFFFABRRRQBiXX/I86V/2Db3/0ba1t1iXX/I86V/2D&#10;b3/0ba1t0AFFFFABRRRQAUUUUAFFFFABRRRQAUUUUAFFFFABRRRQAUUUUAFFFFABRRRQAUUUUAFF&#10;FFABRRRQBieFP+QPP/2Er/8A9K5q26xPCn/IHn/7CV//AOlc1bdABRRRQAUUUUAFFFFABRRRQAUU&#10;UUAFFFFAGXqEM1teR6naRtIwAiuIU6yR5OCP9pSSR7Fh3qKTX4blPJ0kG6vHHyoUYLFn+KQkDaB1&#10;weT0AzWzRVqS6ozcHf3Xa5V06xXT7JIA5kfJeSVhgyOxyzH6kn6dKtUUVLbbuy0klZBRRRSGFFFF&#10;ABRRRQAUUUUAFFFFABRRRQAUUUUAFFFFABRRRQAUUUUAFFFFABRRRQAUUUUAFFFFABRRRQAUUUUA&#10;FFFFABRRRQAUUUUAFFFFABRRRQAUUUUAFFFFABRRRQAUUUUAFFFFABRRRQAUUUUAFFFFABRRRQAU&#10;UUUAFFFFABRRRQAUUUUAFFFFABRRRQAUUUUAFFFFABRRRQBiXX/I86V/2Db3/wBG2tbdYl1/yPOl&#10;f9g29/8ARtrW3QAUUUUAFFFFABRRRQAUUUUAFFFFABRRRQAUUUUAFFFFABRRRQAUUUUAFFFFABRR&#10;RQAUUUUAFFFFAGJ4U/5A8/8A2Er/AP8ASuatusTwp/yB5/8AsJX/AP6VzVt0AFFFFABRRRQAUUUU&#10;AFFFFABRRRQAUUUUAFFFFABRRRQAUUUUAFFFFABRRRQAUUUUAFFFFABRRRQAUUUUAFFFFABRRRQA&#10;UUUUAFFFFABRRRQAUUUUAFFFFABRRRQAUUUUAFFFFABRRRQAUUUUAFFFFABRRRQAUUUUAFFFFABR&#10;RRQAUUUUAFFFFABRRRQAUUUUAFFFFABRRRQAUUUUAFFFFABRRRQAUUUUAFFFFABRRRQAUUUUAFFF&#10;FABRRRQBiXX/ACPOlf8AYNvf/RtrW3WJdf8AI86V/wBg29/9G2tbdABRRRQAUUUUAFFFFABRRRQA&#10;UUUUAFFFFABRRRQAUUUUAFFFFABRRRQAUUUUAFFFFABTXdY0LuwVR1LHAFOrltU1GwvYUbV9Ev1+&#10;z3A+y2s6xt9rlKsAFRXIbAyfmwBw3GMgA6cyIsfmF1CYzuJ4x65pQQwBBBB5BFcPHpBs08P6fqUU&#10;AtrnUZ5ntFG6CNmjkdIhkYIXqO24ZA6VseEAI9PvoYgotYdRuI7YL91Yw54HsG3ADtjHagCbwp/y&#10;B5/+wlf/APpXNW3WCnhue3aYWfiHVLWGSaSfyY0tmVWkcu2C8LNjcxPJPWn/ANh6j/0Nesf9+rT/&#10;AOMUAbdFYn9h6j/0Nesf9+rT/wCMUf2HqP8A0Nesf9+rT/4xQBt0Vif2HqP/AENesf8Afq0/+MUf&#10;2HqP/Q16x/36tP8A4xQBt0Vif2HqP/Q16x/36tP/AIxR/Yeo/wDQ16x/36tP/jFAG3VDWNQfTLKO&#10;dEVy91bwYJ7SzJGT+Acn8Kp/2HqP/Q16x/36tP8A4xUF34Xur6FYrjxRrDosscoHl2g+dHDqeIOz&#10;KD+FAHRUVif2HqP/AENesf8Afq0/+MUf2HqP/Q16x/36tP8A4xQBt0Vif2HqP/Q16x/36tP/AIxR&#10;/Yeo/wDQ16x/36tP/jFAG3RWJ/Yeo/8AQ16x/wB+rT/4xR/Yeo/9DXrH/fq0/wDjFAG3RWJ/Yeo/&#10;9DXrH/fq0/8AjFH9h6j/ANDXrH/fq0/+MUAbdUIdQeTxBeaaUUJBawTh88kyPKpH4eUPzqn/AGHq&#10;P/Q16x/36tP/AIxUC+F7pL6W9XxRrAuJYkid/LtOUQsVGPIxwXb8/pQB0VFYn9h6j/0Nesf9+rT/&#10;AOMUf2HqP/Q16x/36tP/AIxQBt0Vif2HqP8A0Nesf9+rT/4xR/Yeo/8AQ16x/wB+rT/4xQBt0Vif&#10;2HqP/Q16x/36tP8A4xR/Yeo/9DXrH/fq0/8AjFAG3RWJ/Yeo/wDQ16x/36tP/jFH9h6j/wBDXrH/&#10;AH6tP/jFAG3VDQ9QfVvD+m6lIixvd2sU7IpyFLoGwPzqn/Yeo/8AQ16x/wB+rT/4xUFl4XutPsbe&#10;ytfFGsR29vEsUSeXaHaijAGTBk8DvQB0VFYn9h6j/wBDXrH/AH6tP/jFH9h6j/0Nesf9+rT/AOMU&#10;AbdFYn9h6j/0Nesf9+rT/wCMUf2HqP8A0Nesf9+rT/4xQBt0Vif2HqP/AENesf8Afq0/+MUf2HqP&#10;/Q16x/36tP8A4xQBt0Vif2HqP/Q16x/36tP/AIxR/Yeo/wDQ16x/36tP/jFAFzUNQezvdKgVFYXt&#10;00DEn7oEMsmR+MYH41frnZ/C91czW0s3ijWGe1lMsJ8u0G1yjJniDn5XYc+tT/2HqP8A0Nesf9+r&#10;T/4xQBt0Vif2HqP/AENesf8Afq0/+MUf2HqP/Q16x/36tP8A4xQBt0Vif2HqP/Q16x/36tP/AIxR&#10;/Yeo/wDQ16x/36tP/jFAG3RWJ/Yeo/8AQ16x/wB+rT/4xR/Yeo/9DXrH/fq0/wDjFAG3RWJ/Yeo/&#10;9DXrH/fq0/8AjFH9h6j/ANDXrH/fq0/+MUAXIdQeTxBeaaUUJBawTh88kyPKpH4eUPzq/XOr4Xuk&#10;vpb1fFGsC4liSJ38u05RCxUY8jHBdvz+lT/2HqP/AENesf8Afq0/+MUAbdFYn9h6j/0Nesf9+rT/&#10;AOMUf2HqP/Q16x/36tP/AIxQBt0Vif2HqP8A0Nesf9+rT/4xR/Yeo/8AQ16x/wB+rT/4xQBt0Vif&#10;2HqP/Q16x/36tP8A4xR/Yeo/9DXrH/fq0/8AjFAG3RWJ/Yeo/wDQ16x/36tP/jFH9h6j/wBDXrH/&#10;AH6tP/jFAFzQ9QfVvD+m6lIixvd2sU7IpyFLoGwPzq/XO2Xhe60+xt7K18UaxHb28SxRJ5dodqKM&#10;AZMGTwO9T/2HqP8A0Nesf9+rT/4xQBt0Vif2HqP/AENesf8Afq0/+MUf2HqP/Q16x/36tP8A4xQB&#10;t0Vif2HqP/Q16x/36tP/AIxR/Yeo/wDQ16x/36tP/jFAG3RWJ/Yeo/8AQ16x/wB+rT/4xR/Yeo/9&#10;DXrH/fq0/wDjFAG3VDUNQezvdKgVFYXt00DEn7oEMsmR+MYH41T/ALD1H/oa9Y/79Wn/AMYqCfwv&#10;dXM1tLN4o1hntZTLCfLtBtcoyZ4g5+V2HPrQB0VFYn9h6j/0Nesf9+rT/wCMUf2HqP8A0Nesf9+r&#10;T/4xQBt0Vif2HqP/AENesf8Afq0/+MUf2HqP/Q16x/36tP8A4xQBt0Vif2HqP/Q16x/36tP/AIxR&#10;/Yeo/wDQ16x/36tP/jFAG3RWJ/Yeo/8AQ16x/wB+rT/4xR/Yeo/9DXrH/fq0/wDjFAG3VDT9Qe8v&#10;dVgZFUWV0sCkH7wMMUmT+MhH4VT/ALD1H/oa9Y/79Wn/AMYqCDwvdW01zLD4o1hXupRLMfLtDucI&#10;qZ5g4+VFHHpQB0VFYn9h6j/0Nesf9+rT/wCMUf2HqP8A0Nesf9+rT/4xQBt0Vif2HqP/AENesf8A&#10;fq0/+MUf2HqP/Q16x/36tP8A4xQBt0Vif2HqP/Q16x/36tP/AIxR/Yeo/wDQ16x/36tP/jFAG3RW&#10;J/Yeo/8AQ16x/wB+rT/4xR/Yeo/9DXrH/fq0/wDjFAFzXNQfSfD+palGiyPaWss6oxwGKIWwfyq/&#10;XO3vhe61CxuLK68UaxJb3ETRSp5doNyMMEZEGRwe1T/2HqP/AENesf8Afq0/+MUAbdFYn9h6j/0N&#10;esf9+rT/AOMUf2HqP/Q16x/36tP/AIxQBt0Vif2HqP8A0Nesf9+rT/4xR/Yeo/8AQ16x/wB+rT/4&#10;xQBt0Vif2HqP/Q16x/36tP8A4xR/Yeo/9DXrH/fq0/8AjFAG3RWJ/Yeo/wDQ16x/36tP/jFH9h6j&#10;/wBDXrH/AH6tP/jFABdf8jzpX/YNvf8A0ba1t1kWWhvbaomoXOrX1/NHC8Ef2hYVCK7IzYEca5JM&#10;a9c9K16ACiiigAooooAKKKKACiiigAooooAKKKKACiiigAooooAKKKKACiiigAooooAKKKKACqeo&#10;aTpurIialp9peIhyi3MKyBT6jcDirlFAFBND0iLTzYR6XYpZFt5t1t0Ee7rnbjGeOtNvbq08P6Sr&#10;R2wWFGSGC2t0VdzMwVEUcAZJA7AfStGsjxFZ3N3p0LWkfmz211DcrFuC+YEcEqCeASM4zxnGaAJ9&#10;L1Ual9pje2ltbm1kEc0EpUlSVDAgqSCCCOfqOorQrE0S0uRqWrandWz2pvJIxHDIyswREC5baSAS&#10;d3AJ4x34rboAKKKKACiiigAooooApapqUWlWJuZUeQl0jjijxukd2CqoyQMkkdTjuaZpeqjUvtMb&#10;20trc2sgjmglKkqSoYEFSQQQRz9R1FQeIrO5u9Oha0j82e2uoblYtwXzAjglQTwCRnGeM4zVbSob&#10;2LVNR1KbT5Yjf3EaLC0kZaKNExvbDEcnPAJOCPfABLZ6/PfapLbW+j3TWsU7wPe+bEEDLkN8u/fj&#10;II6Vt1xKaDKdatJbfw/Fp91DqElxPqUboRNESxIzu8xi+4ZVhgHPoM9tQAUUUUAFFFFABRRRQAVk&#10;6X4istY1K/s7PzHFmsZaYrhJN+4fIf4gNh56ela1Y9lY3EPivV7148W9xb2yRPuHzMhl3DHUY3L1&#10;9aANiiiigAooooAKKKKACiiigDJh8RWVz4jfRIPMknjgeaSQL+7XayqV3d2+cZA6d6NY1p9MuLS2&#10;g0+e+ubneUihdFIVcZJLsBj5gOvemy2Nw3jO1vxH/oqafNCz7hw7SRsBjr0VvyqjrNmNRlsbm+8K&#10;rqSLDKrQyNE8kDMVOMOwQg7eSDkEDtmgDobaWSa2jlmt3t5GUFonZSUPoSpIP4Gpay/Ddjdab4ds&#10;bO9fdcRRBW+Ytt9FyeuBgZ9q1KACiiigAooooAKKKKAMbVdfbTJZ1TTLy6jtoPtFxLFtCxpz03MN&#10;zYUnA9vUZ1oZUngjmibdHIoZT6gjIrl/EY1W+1EWB0a+udE8sNN9klgBuWPWNt8ilUHGcD5s44Gc&#10;9REcwofLMeVHyHGV9uMjj2oAfRRRQAUUUUAFFFFABWNquvtpks6ppl5dR20H2i4li2hY056bmG5s&#10;KTge3qM7Ncp4jGq32oiwOjX1zonlhpvsksANyx6xtvkUqg4zgfNnHAzkA29R1eGw0VtTCPPFtQxp&#10;HgNIXICgZwMksOvrTtMvbq9geS60yewYNhUmkjcsPUFGYVR1iKXUNImt30MXUaPC/wBlmkQCZQVY&#10;gYbGVx0YgEr1xzUXhjS5NPn1OVbAabZXEytb2IKfu8KAzYQlV3HnAPbJ5JoA6GiiigAooooAKKKK&#10;ACqWpX72EcPk2VxdzTSeWkcIHXBJLMSAowDyT6AZJq7WdrD3aW8awWBvYZGKXMSSBJPLKnlckA84&#10;yMjjOOeKAJNK1OLVrBbqKOSP53ieOTG5HRijKcEjhlIyCRV2sPwpp9zpmim3niNunnyNb2zOHaCI&#10;sSqFgSCR9T1xk4rcoAKKKKACiiigAooooApalfvYRw+TZXF3NNJ5aRwgdcEksxICjAPJPoBkmjSt&#10;Ti1awW6ijkj+d4njkxuR0YoynBI4ZSMgkVHrD3aW8awWBvYZGKXMSSBJPLKnlckA84yMjjOOeKzv&#10;DVnfaXpSWUlk8ULyzPDG0qt9ljLZSNiCSTyemcdM9DQBPouvz60yyJo91BZSKWiu5JYirjPGFDlh&#10;nqMituuL0LQpLXWNNntvD8eiJbWzx3ZieMrcEgBVG1izgEFtzgHp3Jx2lABRRRQAUUUUAFFFFABW&#10;Xaa7a3uvXmkwB2ktI1eSTHyZJI2g9yMc/XHUGtCdJJLeWOKXypGQhJAudhI4OD1xXL6F4d1TR/EA&#10;eS8imsUsVh3CAIztvdjn5yd2W3Fj1LUAdZRRRQAUUUUAFFFFABRRUc6SSW8scUvlSMhCSBc7CRwc&#10;HrigDPtNdtb3XrzSYA7SWkavJJj5MkkbQe5GOfrjqDUOpa9NZ6oun2ek3OoT+SJnEMkSBFJIGd7L&#10;1Knp6Vk6PoGr6HrLzeel3aRaeI1CQiNpnDu2Mlz8xLZLHqW+tJ4k0c6lPdO/heO+nnslit7oyR74&#10;JMtwxZgVClgwZMnr6DIB2CklQSpUkcg9qWoLOKWCxt4Z5fNmSNVeQ/xsBgn8TU9ABRRRQAUUUUAF&#10;FFFAGJLr8/8AbU2nWmj3V2IGRZ545YlSMsA3RnBOAQeAetbdcTrWgy3uoXht/D8SX8t1DLBrCOmY&#10;1UJliS29SApG1QQRj1OO2oAKKKKACiiigAooooAKKKKACiiigAooooAKKKKACiiigAooooAKKKKA&#10;CiiigAooooAKKKKACiiigAooooAKKKKACiiigAooooAKKKKACiiigAooooAKKKKACiiigAooooAK&#10;KKKACiiigAooooAKKKKACiiigAooooAKKKKACiiigAooooAKKKKACiiigAooooAKQkKCSQAOSTS1&#10;zHxBjkk8GXginaEh4iSqg5HmKMc/n+FAHSJNFJJJGkiM8ZAdQwJUkZAPpwQfxp9ef3Wq6vDrk+m2&#10;t5FFI+sW9k9ybZCzIbLzGYjGC2RkE9OB04pkmqeIrSw1W8fWhMukailr5ZtYx9pQmMnzCBwcSYG3&#10;b0zzmgD0OiuA1HxBrtxqetDTvtiLpsvkwRQ2sckUriNXPmsx3AHdj5cYHOTXc2kz3FnBNJH5byRq&#10;7JnO0kZxn2oAm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qtqGn2uq2E1jexebbTDa6biuec9QQRyOoqzRQBlR+G9KinS&#10;cW7tMk6XAkeeRmMiReUrEljk7OOevU5PNSSaDps1te2722Yr2YXFwvmN88g24PXj7i8DA4+taNFA&#10;GNqHhXR9Tupri5t5C84VZ1juJI0nA4AkVWCvxx8wPHHSsTUD9sg18PeJZbL23sIC5ZUCAROI224K&#10;iQyMpI7MPQV2lUDpNs11eySIskN6irPBIgZHKjG4g+q4B9lFAHJxR/Y7LxBYm0Om3kFml2sdvded&#10;boy7ykiZAKsWQZBAB2jrzXaWU5urG3uChQyxK5U9VyM4qi/h3TF0u406zs7eytrnAnS2hVBIv8QO&#10;AOq5XPoa1QABgcC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/9lQSwMEFAAGAAgAAAAhABi75K7dAAAABgEAAA8AAABkcnMvZG93bnJldi54bWxMj0Fr&#10;wkAUhO+F/oflCb3VTWqNEvMiIm1PUqgWSm9r9pkEs29Ddk3iv+96qsdhhplvsvVoGtFT52rLCPE0&#10;AkFcWF1zifB9eH9egnBesVaNZUK4koN1/viQqVTbgb+o3/tShBJ2qUKovG9TKV1RkVFualvi4J1s&#10;Z5QPsiul7tQQyk0jX6IokUbVHBYq1dK2ouK8vxiEj0ENm1n81u/Op+319zD//NnFhPg0GTcrEJ5G&#10;/x+GG35AhzwwHe2FtRMNQjjiEWYgbl70miQgjgjL+WIBMs/kPX7+Bw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DRqWUAXgMAABgIAAAOAAAAAAAAAAAAAAAAADwCAABk&#10;cnMvZTJvRG9jLnhtbFBLAQItAAoAAAAAAAAAIQAQkTa25YkAAOWJAAAVAAAAAAAAAAAAAAAAAMYF&#10;AABkcnMvbWVkaWEvaW1hZ2UxLmpwZWdQSwECLQAUAAYACAAAACEAGLvkrt0AAAAGAQAADwAAAAAA&#10;AAAAAAAAAADejwAAZHJzL2Rvd25yZXYueG1sUEsBAi0AFAAGAAgAAAAhAFhgsxu6AAAAIgEAABkA&#10;AAAAAAAAAAAAAAAA6JAAAGRycy9fcmVscy9lMm9Eb2MueG1sLnJlbHNQSwUGAAAAAAYABgB9AQAA&#10;2ZEAAAAA&#10;">
                <v:shape id="Picture 4" o:spid="_x0000_s1059" type="#_x0000_t75" style="position:absolute;width:66459;height:51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AkgywAAAOMAAAAPAAAAZHJzL2Rvd25yZXYueG1sRI/RTsMw&#10;DEXfkfiHyEi8sYSVQVeWTWgCDQmBtLEPsBqTFhqnNGErfD1+QOLR9vW99yxWY+jUgYbURrZwOTGg&#10;iOvoWvYW9q8PFyWolJEddpHJwjclWC1PTxZYuXjkLR122Ssx4VShhSbnvtI61Q0FTJPYE8vtLQ4B&#10;s4yD127Ao5iHTk+NudYBW5aEBntaN1R/7L6Chef7mPmz9D+zl6f3TSj8ZluuC2vPz8a7W1CZxvwv&#10;/vt+dFJ/Or+6KczMCIUwyQL08hcAAP//AwBQSwECLQAUAAYACAAAACEA2+H2y+4AAACFAQAAEwAA&#10;AAAAAAAAAAAAAAAAAAAAW0NvbnRlbnRfVHlwZXNdLnhtbFBLAQItABQABgAIAAAAIQBa9CxbvwAA&#10;ABUBAAALAAAAAAAAAAAAAAAAAB8BAABfcmVscy8ucmVsc1BLAQItABQABgAIAAAAIQDVOAkgywAA&#10;AOMAAAAPAAAAAAAAAAAAAAAAAAcCAABkcnMvZG93bnJldi54bWxQSwUGAAAAAAMAAwC3AAAA/wIA&#10;AAAA&#10;">
                  <v:imagedata r:id="rId53" o:title=""/>
                </v:shape>
                <v:shape id="_x0000_s1060" type="#_x0000_t202" style="position:absolute;top:51777;width:6645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Xh3yQAAAOMAAAAPAAAAZHJzL2Rvd25yZXYueG1sRE9Pa8Iw&#10;FL8P/A7hCbuMmehaKdUoIg62XWSdF2+heTbdmpeSpNp9+2Uw2PH9/r/1drQdu6IPrSMJ85kAhlQ7&#10;3VIj4fTx/FgAC1GRVp0jlPCNAbabyd1aldrd6B2vVWxYCqFQKgkmxr7kPNQGrQoz1yMl7uK8VTGd&#10;vuHaq1sKtx1fCLHkVrWUGozqcW+w/qoGK+GYnY/mYbgc3nbZk389DfvlZ1NJeT8ddytgEcf4L/5z&#10;v+g0vyhyIfJFnsHvTwkAvvkBAAD//wMAUEsBAi0AFAAGAAgAAAAhANvh9svuAAAAhQEAABMAAAAA&#10;AAAAAAAAAAAAAAAAAFtDb250ZW50X1R5cGVzXS54bWxQSwECLQAUAAYACAAAACEAWvQsW78AAAAV&#10;AQAACwAAAAAAAAAAAAAAAAAfAQAAX3JlbHMvLnJlbHNQSwECLQAUAAYACAAAACEAywl4d8kAAADj&#10;AAAADwAAAAAAAAAAAAAAAAAHAgAAZHJzL2Rvd25yZXYueG1sUEsFBgAAAAADAAMAtwAAAP0CAAAA&#10;AA==&#10;" stroked="f">
                  <v:textbox style="mso-fit-shape-to-text:t" inset="0,0,0,0">
                    <w:txbxContent>
                      <w:p w14:paraId="2F21771F" w14:textId="12A5B3C6" w:rsidR="0078368B" w:rsidRPr="00041225" w:rsidRDefault="0078368B" w:rsidP="0078368B">
                        <w:pPr>
                          <w:pStyle w:val="Caption"/>
                          <w:bidi w:val="0"/>
                          <w:rPr>
                            <w:noProof/>
                          </w:rPr>
                        </w:pPr>
                        <w:r>
                          <w:t>Figure</w:t>
                        </w:r>
                        <w:r>
                          <w:rPr>
                            <w:rtl/>
                          </w:rPr>
                          <w:t xml:space="preserve">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Figure \* 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930203">
                          <w:rPr>
                            <w:noProof/>
                            <w:rtl/>
                          </w:rPr>
                          <w:t>14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  <w:r>
                          <w:t>: Trajectory &amp; end-effector difference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2E6F0E4F" w14:textId="32590E15" w:rsidR="00F833A5" w:rsidRDefault="000B71A9" w:rsidP="00F833A5">
      <w:pPr>
        <w:rPr>
          <w:rFonts w:cs="B Nazanin"/>
          <w:sz w:val="24"/>
          <w:szCs w:val="24"/>
          <w:rtl/>
        </w:rPr>
      </w:pPr>
      <w:r w:rsidRPr="000B71A9">
        <w:rPr>
          <w:rFonts w:cs="B Nazanin"/>
          <w:noProof/>
          <w:sz w:val="24"/>
          <w:szCs w:val="24"/>
          <w:rtl/>
        </w:rPr>
        <w:drawing>
          <wp:anchor distT="0" distB="0" distL="114300" distR="114300" simplePos="0" relativeHeight="251731968" behindDoc="0" locked="0" layoutInCell="1" allowOverlap="1" wp14:anchorId="41734113" wp14:editId="059ECFB4">
            <wp:simplePos x="0" y="0"/>
            <wp:positionH relativeFrom="margin">
              <wp:posOffset>888903</wp:posOffset>
            </wp:positionH>
            <wp:positionV relativeFrom="paragraph">
              <wp:posOffset>433822</wp:posOffset>
            </wp:positionV>
            <wp:extent cx="1980265" cy="2523382"/>
            <wp:effectExtent l="0" t="0" r="1270" b="0"/>
            <wp:wrapNone/>
            <wp:docPr id="63023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35068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265" cy="2523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331">
        <w:rPr>
          <w:rFonts w:cs="B Nazanin" w:hint="cs"/>
          <w:sz w:val="24"/>
          <w:szCs w:val="24"/>
          <w:rtl/>
        </w:rPr>
        <w:t xml:space="preserve">همچنین باید توجه کرد که پس از 1 ثانیه، موقعیت </w:t>
      </w:r>
      <w:r w:rsidR="00FC5331">
        <w:rPr>
          <w:rFonts w:cs="B Nazanin"/>
          <w:sz w:val="24"/>
          <w:szCs w:val="24"/>
        </w:rPr>
        <w:t>desired</w:t>
      </w:r>
      <w:r w:rsidR="00FC5331">
        <w:rPr>
          <w:rFonts w:cs="B Nazanin" w:hint="cs"/>
          <w:sz w:val="24"/>
          <w:szCs w:val="24"/>
          <w:rtl/>
        </w:rPr>
        <w:t xml:space="preserve"> همان موقعیت نهایی بماند.</w:t>
      </w:r>
      <w:r>
        <w:rPr>
          <w:rFonts w:cs="B Nazanin" w:hint="cs"/>
          <w:sz w:val="24"/>
          <w:szCs w:val="24"/>
          <w:rtl/>
        </w:rPr>
        <w:t xml:space="preserve"> برای این کار، در بلوک </w:t>
      </w:r>
      <w:r>
        <w:rPr>
          <w:rFonts w:cs="B Nazanin"/>
          <w:sz w:val="24"/>
          <w:szCs w:val="24"/>
        </w:rPr>
        <w:t>from workspace</w:t>
      </w:r>
      <w:r>
        <w:rPr>
          <w:rFonts w:cs="B Nazanin" w:hint="cs"/>
          <w:sz w:val="24"/>
          <w:szCs w:val="24"/>
          <w:rtl/>
        </w:rPr>
        <w:t xml:space="preserve"> باید این تنظیم را انجام دهیم.</w:t>
      </w:r>
    </w:p>
    <w:p w14:paraId="3EE255C5" w14:textId="0D6C830C" w:rsidR="000B71A9" w:rsidRPr="000B71A9" w:rsidRDefault="000B71A9" w:rsidP="00F833A5">
      <w:pPr>
        <w:rPr>
          <w:rFonts w:cs="B Nazanin"/>
          <w:sz w:val="24"/>
          <w:szCs w:val="24"/>
          <w:rtl/>
        </w:rPr>
      </w:pPr>
    </w:p>
    <w:p w14:paraId="365011D6" w14:textId="588326B1" w:rsidR="000B71A9" w:rsidRPr="00FC5331" w:rsidRDefault="000B71A9" w:rsidP="00F833A5">
      <w:pPr>
        <w:rPr>
          <w:rFonts w:cs="B Nazanin"/>
          <w:sz w:val="24"/>
          <w:szCs w:val="24"/>
          <w:rtl/>
        </w:rPr>
      </w:pPr>
    </w:p>
    <w:p w14:paraId="7D63401C" w14:textId="1F8B3B2A" w:rsidR="00F833A5" w:rsidRPr="00F833A5" w:rsidRDefault="00F833A5" w:rsidP="00F833A5">
      <w:pPr>
        <w:rPr>
          <w:rFonts w:cs="B Nazanin"/>
          <w:sz w:val="24"/>
          <w:szCs w:val="24"/>
          <w:rtl/>
        </w:rPr>
      </w:pPr>
    </w:p>
    <w:p w14:paraId="75ABED5D" w14:textId="77777777" w:rsidR="00F833A5" w:rsidRPr="00F833A5" w:rsidRDefault="00F833A5" w:rsidP="00F833A5">
      <w:pPr>
        <w:rPr>
          <w:rFonts w:cs="B Nazanin"/>
          <w:sz w:val="24"/>
          <w:szCs w:val="24"/>
          <w:rtl/>
        </w:rPr>
      </w:pPr>
    </w:p>
    <w:p w14:paraId="15102A41" w14:textId="14DB61AE" w:rsidR="00F833A5" w:rsidRPr="00F833A5" w:rsidRDefault="00F833A5" w:rsidP="00F833A5">
      <w:pPr>
        <w:rPr>
          <w:rFonts w:cs="B Nazanin"/>
          <w:sz w:val="24"/>
          <w:szCs w:val="24"/>
          <w:rtl/>
        </w:rPr>
      </w:pPr>
    </w:p>
    <w:p w14:paraId="164E63EB" w14:textId="3F3EFD2B" w:rsidR="00F833A5" w:rsidRPr="00F833A5" w:rsidRDefault="000B71A9" w:rsidP="00F833A5">
      <w:pPr>
        <w:rPr>
          <w:rFonts w:cs="B Nazanin"/>
          <w:sz w:val="24"/>
          <w:szCs w:val="24"/>
          <w:rtl/>
        </w:rPr>
      </w:pPr>
      <w:r>
        <w:rPr>
          <w:rFonts w:cs="B Nazanin" w:hint="cs"/>
          <w:noProof/>
          <w:sz w:val="24"/>
          <w:szCs w:val="24"/>
          <w:rtl/>
          <w:lang w:val="fa-I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B68B0A6" wp14:editId="405C294A">
                <wp:simplePos x="0" y="0"/>
                <wp:positionH relativeFrom="column">
                  <wp:posOffset>1809167</wp:posOffset>
                </wp:positionH>
                <wp:positionV relativeFrom="paragraph">
                  <wp:posOffset>233201</wp:posOffset>
                </wp:positionV>
                <wp:extent cx="650738" cy="235612"/>
                <wp:effectExtent l="0" t="0" r="16510" b="12065"/>
                <wp:wrapNone/>
                <wp:docPr id="1448289331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738" cy="23561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A93E9A" id="Oval 6" o:spid="_x0000_s1026" style="position:absolute;margin-left:142.45pt;margin-top:18.35pt;width:51.25pt;height:18.5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1u/fwIAAGEFAAAOAAAAZHJzL2Uyb0RvYy54bWysVEtv2zAMvg/YfxB0X22nTbsFcYogRYYB&#10;RVusHXpWZCkWIIuapMTJfv0o+ZFgLXYY5oNMiuTHh0jObw+NJnvhvAJT0uIip0QYDpUy25L+eFl/&#10;+kyJD8xUTIMRJT0KT28XHz/MWzsTE6hBV8IRBDF+1tqS1iHYWZZ5XouG+QuwwqBQgmtYQNZts8qx&#10;FtEbnU3y/DprwVXWARfe4+1dJ6SLhC+l4OFRSi8C0SXF2EI6XTo38cwWczbbOmZrxfsw2D9E0TBl&#10;0OkIdccCIzun3kA1ijvwIMMFhyYDKRUXKQfMpsj/yOa5ZlakXLA43o5l8v8Plj/sn+2TwzK01s88&#10;kjGLg3RN/GN85JCKdRyLJQ6BcLy8nuY3l/i6HEWTy+l1MYnFzE7G1vnwVUBDIlFSobWyPqbDZmx/&#10;70OnPWjFawNrpXV6Em3ihQetqniXGLfdrLQje4ZvuV7n+PUez9TQfzTNTtkkKhy1iBjafBeSqArj&#10;n6RIUqOJEZZxLkwoOlHNKtF5K6ZnzmJrRouUbAKMyBKjHLF7gEGzAxmwu7x7/WgqUp+OxvnfAuuM&#10;R4vkGUwYjRtlwL0HoDGr3nOnPxSpK02s0gaq45MjDrop8ZavFT7dPfPhiTkcCxwgHPXwiIfU0JYU&#10;eoqSGtyv9+6jPnYrSilpccxK6n/umBOU6G8G+/hLcXUV5zIxV9ObCTLuXLI5l5hdswJ8/QKXiuWJ&#10;jPpBD6R00LziRlhGryhihqPvkvLgBmYVuvHHncLFcpnUcBYtC/fm2fIIHqsa+/Ll8Mqc7fs3YOM/&#10;wDCSb3q4042WBpa7AFKlBj/Vta83znFqnH7nxEVxziet02Zc/AYAAP//AwBQSwMEFAAGAAgAAAAh&#10;ADy6r3vdAAAACQEAAA8AAABkcnMvZG93bnJldi54bWxMj8FOwzAQRO9I/IO1SFwQdWiqxA3ZVBVS&#10;DxzbInF14yWJsNdR7Lbp32NOcFzN08zbejM7Ky40hcEzwssiA0HcejNwh/Bx3D0rECFqNtp6JoQb&#10;Bdg093e1roy/8p4uh9iJVMKh0gh9jGMlZWh7cjos/Eicsi8/OR3TOXXSTPqayp2VyywrpNMDp4Ve&#10;j/TWU/t9ODuE7U1Guw/r3ZMpuCjiZ3jXViE+PszbVxCR5vgHw69+UocmOZ38mU0QFmGpVuuEIuRF&#10;CSIBuSpXIE4IZa5ANrX8/0HzAwAA//8DAFBLAQItABQABgAIAAAAIQC2gziS/gAAAOEBAAATAAAA&#10;AAAAAAAAAAAAAAAAAABbQ29udGVudF9UeXBlc10ueG1sUEsBAi0AFAAGAAgAAAAhADj9If/WAAAA&#10;lAEAAAsAAAAAAAAAAAAAAAAALwEAAF9yZWxzLy5yZWxzUEsBAi0AFAAGAAgAAAAhAJvvW79/AgAA&#10;YQUAAA4AAAAAAAAAAAAAAAAALgIAAGRycy9lMm9Eb2MueG1sUEsBAi0AFAAGAAgAAAAhADy6r3vd&#10;AAAACQEAAA8AAAAAAAAAAAAAAAAA2Q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</w:p>
    <w:p w14:paraId="5728FDEF" w14:textId="77777777" w:rsidR="00F833A5" w:rsidRPr="00F833A5" w:rsidRDefault="00F833A5" w:rsidP="00F833A5">
      <w:pPr>
        <w:rPr>
          <w:rFonts w:cs="B Nazanin"/>
          <w:sz w:val="24"/>
          <w:szCs w:val="24"/>
          <w:rtl/>
        </w:rPr>
      </w:pPr>
    </w:p>
    <w:sectPr w:rsidR="00F833A5" w:rsidRPr="00F833A5" w:rsidSect="00993C25">
      <w:headerReference w:type="default" r:id="rId55"/>
      <w:footerReference w:type="default" r:id="rId56"/>
      <w:pgSz w:w="11906" w:h="16838"/>
      <w:pgMar w:top="720" w:right="720" w:bottom="720" w:left="720" w:header="708" w:footer="576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91F110" w14:textId="77777777" w:rsidR="00993C25" w:rsidRDefault="00993C25" w:rsidP="00B24B8E">
      <w:pPr>
        <w:spacing w:after="0" w:line="240" w:lineRule="auto"/>
      </w:pPr>
      <w:r>
        <w:separator/>
      </w:r>
    </w:p>
  </w:endnote>
  <w:endnote w:type="continuationSeparator" w:id="0">
    <w:p w14:paraId="2644951F" w14:textId="77777777" w:rsidR="00993C25" w:rsidRDefault="00993C25" w:rsidP="00B24B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2014673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023821" w14:textId="56FAEC44" w:rsidR="00B24B8E" w:rsidRDefault="00B24B8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8E43FB" w14:textId="77777777" w:rsidR="00B24B8E" w:rsidRDefault="00B24B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9AC504" w14:textId="77777777" w:rsidR="00993C25" w:rsidRDefault="00993C25" w:rsidP="00B24B8E">
      <w:pPr>
        <w:spacing w:after="0" w:line="240" w:lineRule="auto"/>
      </w:pPr>
      <w:r>
        <w:separator/>
      </w:r>
    </w:p>
  </w:footnote>
  <w:footnote w:type="continuationSeparator" w:id="0">
    <w:p w14:paraId="0B22FB0D" w14:textId="77777777" w:rsidR="00993C25" w:rsidRDefault="00993C25" w:rsidP="00B24B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543F0" w14:textId="5920CCBE" w:rsidR="002F7DC4" w:rsidRPr="002F7DC4" w:rsidRDefault="00270521" w:rsidP="002F206E">
    <w:pPr>
      <w:pStyle w:val="Header"/>
      <w:bidi w:val="0"/>
      <w:rPr>
        <w:sz w:val="24"/>
        <w:szCs w:val="24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230EF97F" wp14:editId="2AA33167">
          <wp:simplePos x="0" y="0"/>
          <wp:positionH relativeFrom="column">
            <wp:posOffset>4700713</wp:posOffset>
          </wp:positionH>
          <wp:positionV relativeFrom="paragraph">
            <wp:posOffset>-1007</wp:posOffset>
          </wp:positionV>
          <wp:extent cx="534801" cy="534801"/>
          <wp:effectExtent l="0" t="0" r="0" b="0"/>
          <wp:wrapNone/>
          <wp:docPr id="50277570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4801" cy="5348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F7DC4" w:rsidRPr="002F7DC4">
      <w:rPr>
        <w:noProof/>
        <w:sz w:val="28"/>
        <w:szCs w:val="28"/>
      </w:rPr>
      <w:drawing>
        <wp:anchor distT="0" distB="0" distL="114300" distR="114300" simplePos="0" relativeHeight="251659264" behindDoc="0" locked="0" layoutInCell="1" allowOverlap="1" wp14:anchorId="29793832" wp14:editId="51AB0972">
          <wp:simplePos x="0" y="0"/>
          <wp:positionH relativeFrom="margin">
            <wp:posOffset>5606187</wp:posOffset>
          </wp:positionH>
          <wp:positionV relativeFrom="paragraph">
            <wp:posOffset>-69586</wp:posOffset>
          </wp:positionV>
          <wp:extent cx="672496" cy="697306"/>
          <wp:effectExtent l="0" t="0" r="0" b="7620"/>
          <wp:wrapNone/>
          <wp:docPr id="235780292" name="Picture 2357802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2496" cy="6973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F206E">
      <w:rPr>
        <w:sz w:val="28"/>
        <w:szCs w:val="28"/>
      </w:rPr>
      <w:t xml:space="preserve">       </w:t>
    </w:r>
    <w:r w:rsidR="002F7DC4" w:rsidRPr="002F7DC4">
      <w:rPr>
        <w:sz w:val="28"/>
        <w:szCs w:val="28"/>
      </w:rPr>
      <w:t>Erfan Radfar</w:t>
    </w:r>
    <w:r w:rsidR="002F206E">
      <w:tab/>
      <w:t xml:space="preserve">                           </w:t>
    </w:r>
    <w:r w:rsidR="002F7DC4" w:rsidRPr="002F7DC4">
      <w:rPr>
        <w:sz w:val="36"/>
        <w:szCs w:val="36"/>
      </w:rPr>
      <w:t>Robotics</w:t>
    </w:r>
    <w:r w:rsidR="002F7DC4" w:rsidRPr="002F7DC4">
      <w:ptab w:relativeTo="margin" w:alignment="right" w:leader="none"/>
    </w:r>
  </w:p>
  <w:p w14:paraId="20415A95" w14:textId="1D7ED88E" w:rsidR="002F7DC4" w:rsidRPr="002F7DC4" w:rsidRDefault="002F206E" w:rsidP="002F206E">
    <w:pPr>
      <w:pStyle w:val="Header"/>
      <w:tabs>
        <w:tab w:val="clear" w:pos="4513"/>
        <w:tab w:val="clear" w:pos="9026"/>
        <w:tab w:val="left" w:pos="652"/>
        <w:tab w:val="left" w:pos="3695"/>
        <w:tab w:val="center" w:pos="5233"/>
      </w:tabs>
      <w:bidi w:val="0"/>
      <w:rPr>
        <w:sz w:val="28"/>
        <w:szCs w:val="28"/>
      </w:rPr>
    </w:pPr>
    <w:r>
      <w:rPr>
        <w:sz w:val="28"/>
        <w:szCs w:val="28"/>
      </w:rPr>
      <w:t xml:space="preserve">       99109603</w:t>
    </w:r>
    <w:r>
      <w:rPr>
        <w:sz w:val="28"/>
        <w:szCs w:val="28"/>
      </w:rPr>
      <w:tab/>
    </w:r>
    <w:r>
      <w:rPr>
        <w:sz w:val="28"/>
        <w:szCs w:val="28"/>
      </w:rPr>
      <w:tab/>
    </w:r>
    <w:r w:rsidR="002F7DC4">
      <w:rPr>
        <w:sz w:val="28"/>
        <w:szCs w:val="28"/>
      </w:rPr>
      <w:t>Dr</w:t>
    </w:r>
    <w:r w:rsidR="005E331E">
      <w:rPr>
        <w:sz w:val="28"/>
        <w:szCs w:val="28"/>
      </w:rPr>
      <w:t>.</w:t>
    </w:r>
    <w:r w:rsidR="002F7DC4">
      <w:rPr>
        <w:sz w:val="28"/>
        <w:szCs w:val="28"/>
      </w:rPr>
      <w:t xml:space="preserve"> Saeed </w:t>
    </w:r>
    <w:proofErr w:type="spellStart"/>
    <w:r w:rsidR="002F7DC4">
      <w:rPr>
        <w:sz w:val="28"/>
        <w:szCs w:val="28"/>
      </w:rPr>
      <w:t>Behzadipour</w:t>
    </w:r>
    <w:proofErr w:type="spellEnd"/>
  </w:p>
  <w:p w14:paraId="11EE7985" w14:textId="77777777" w:rsidR="002F7DC4" w:rsidRDefault="002F7DC4"/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erfan radfar">
    <w15:presenceInfo w15:providerId="Windows Live" w15:userId="c51121b141a609c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93A"/>
    <w:rsid w:val="0000335F"/>
    <w:rsid w:val="00005BBC"/>
    <w:rsid w:val="000231DB"/>
    <w:rsid w:val="000321DA"/>
    <w:rsid w:val="00036D90"/>
    <w:rsid w:val="00053735"/>
    <w:rsid w:val="00055410"/>
    <w:rsid w:val="00074556"/>
    <w:rsid w:val="0009172E"/>
    <w:rsid w:val="000B10B1"/>
    <w:rsid w:val="000B71A9"/>
    <w:rsid w:val="000C2B88"/>
    <w:rsid w:val="000D6949"/>
    <w:rsid w:val="001062EF"/>
    <w:rsid w:val="001113F0"/>
    <w:rsid w:val="001231C2"/>
    <w:rsid w:val="00125C27"/>
    <w:rsid w:val="001334EA"/>
    <w:rsid w:val="00145434"/>
    <w:rsid w:val="00146B4F"/>
    <w:rsid w:val="001A1973"/>
    <w:rsid w:val="001B2473"/>
    <w:rsid w:val="001B50A9"/>
    <w:rsid w:val="001C29A9"/>
    <w:rsid w:val="001D2A90"/>
    <w:rsid w:val="001D551E"/>
    <w:rsid w:val="001D6E07"/>
    <w:rsid w:val="001E794F"/>
    <w:rsid w:val="00231039"/>
    <w:rsid w:val="002359CE"/>
    <w:rsid w:val="002430D2"/>
    <w:rsid w:val="00270521"/>
    <w:rsid w:val="00296C3D"/>
    <w:rsid w:val="002B2789"/>
    <w:rsid w:val="002D16F0"/>
    <w:rsid w:val="002D2387"/>
    <w:rsid w:val="002F206E"/>
    <w:rsid w:val="002F7DC4"/>
    <w:rsid w:val="003057F2"/>
    <w:rsid w:val="00317B8C"/>
    <w:rsid w:val="00336CB6"/>
    <w:rsid w:val="00351DC0"/>
    <w:rsid w:val="00354246"/>
    <w:rsid w:val="003952C4"/>
    <w:rsid w:val="003B0CD0"/>
    <w:rsid w:val="003D26DA"/>
    <w:rsid w:val="003D2CF3"/>
    <w:rsid w:val="003E6B0E"/>
    <w:rsid w:val="003F758E"/>
    <w:rsid w:val="00410679"/>
    <w:rsid w:val="004205A2"/>
    <w:rsid w:val="00440124"/>
    <w:rsid w:val="004464F2"/>
    <w:rsid w:val="00451810"/>
    <w:rsid w:val="00452216"/>
    <w:rsid w:val="00467499"/>
    <w:rsid w:val="00477840"/>
    <w:rsid w:val="00484F44"/>
    <w:rsid w:val="004A2397"/>
    <w:rsid w:val="004B3DF2"/>
    <w:rsid w:val="004D0B68"/>
    <w:rsid w:val="0052736F"/>
    <w:rsid w:val="0053795D"/>
    <w:rsid w:val="0054357A"/>
    <w:rsid w:val="0055002F"/>
    <w:rsid w:val="005660A2"/>
    <w:rsid w:val="00571105"/>
    <w:rsid w:val="00587F9F"/>
    <w:rsid w:val="005B6F63"/>
    <w:rsid w:val="005E331E"/>
    <w:rsid w:val="005F0979"/>
    <w:rsid w:val="005F14CE"/>
    <w:rsid w:val="005F55FC"/>
    <w:rsid w:val="006220D1"/>
    <w:rsid w:val="00627B30"/>
    <w:rsid w:val="00653F98"/>
    <w:rsid w:val="00654F38"/>
    <w:rsid w:val="00664D5B"/>
    <w:rsid w:val="006725A1"/>
    <w:rsid w:val="006E7DEA"/>
    <w:rsid w:val="00707D8E"/>
    <w:rsid w:val="00715C2C"/>
    <w:rsid w:val="00774DC5"/>
    <w:rsid w:val="0077793A"/>
    <w:rsid w:val="0078368B"/>
    <w:rsid w:val="00785721"/>
    <w:rsid w:val="007C09DC"/>
    <w:rsid w:val="007C2455"/>
    <w:rsid w:val="007D2CC2"/>
    <w:rsid w:val="00822433"/>
    <w:rsid w:val="00826643"/>
    <w:rsid w:val="00876DB8"/>
    <w:rsid w:val="00897776"/>
    <w:rsid w:val="008F0377"/>
    <w:rsid w:val="00902133"/>
    <w:rsid w:val="00902E81"/>
    <w:rsid w:val="00904507"/>
    <w:rsid w:val="009054F3"/>
    <w:rsid w:val="00930203"/>
    <w:rsid w:val="00934EB7"/>
    <w:rsid w:val="00955E06"/>
    <w:rsid w:val="00956B8E"/>
    <w:rsid w:val="00961E08"/>
    <w:rsid w:val="00965113"/>
    <w:rsid w:val="00966ACA"/>
    <w:rsid w:val="00982591"/>
    <w:rsid w:val="00990BD3"/>
    <w:rsid w:val="00993C25"/>
    <w:rsid w:val="009A4653"/>
    <w:rsid w:val="009C0EC1"/>
    <w:rsid w:val="009E0462"/>
    <w:rsid w:val="009E0EB6"/>
    <w:rsid w:val="00A236D2"/>
    <w:rsid w:val="00A51AC3"/>
    <w:rsid w:val="00A622E7"/>
    <w:rsid w:val="00A77D54"/>
    <w:rsid w:val="00A81757"/>
    <w:rsid w:val="00AA079E"/>
    <w:rsid w:val="00AA2099"/>
    <w:rsid w:val="00AA4AB4"/>
    <w:rsid w:val="00AD01F5"/>
    <w:rsid w:val="00AD109D"/>
    <w:rsid w:val="00AE1055"/>
    <w:rsid w:val="00AE19F1"/>
    <w:rsid w:val="00AE4332"/>
    <w:rsid w:val="00AE7B80"/>
    <w:rsid w:val="00B00BBF"/>
    <w:rsid w:val="00B15271"/>
    <w:rsid w:val="00B21FEB"/>
    <w:rsid w:val="00B24B8E"/>
    <w:rsid w:val="00BA0090"/>
    <w:rsid w:val="00BA1232"/>
    <w:rsid w:val="00BA5E0A"/>
    <w:rsid w:val="00C44630"/>
    <w:rsid w:val="00C5333C"/>
    <w:rsid w:val="00C639D0"/>
    <w:rsid w:val="00C65820"/>
    <w:rsid w:val="00C662E3"/>
    <w:rsid w:val="00C9755D"/>
    <w:rsid w:val="00CC48D5"/>
    <w:rsid w:val="00CC51E7"/>
    <w:rsid w:val="00D01C2C"/>
    <w:rsid w:val="00D16D51"/>
    <w:rsid w:val="00D24D7E"/>
    <w:rsid w:val="00D255AC"/>
    <w:rsid w:val="00D406D7"/>
    <w:rsid w:val="00D939D2"/>
    <w:rsid w:val="00D9553B"/>
    <w:rsid w:val="00DA4F33"/>
    <w:rsid w:val="00DB596D"/>
    <w:rsid w:val="00DC270A"/>
    <w:rsid w:val="00DE7DFB"/>
    <w:rsid w:val="00E07AAC"/>
    <w:rsid w:val="00E14747"/>
    <w:rsid w:val="00E316D3"/>
    <w:rsid w:val="00E36DF0"/>
    <w:rsid w:val="00E43E48"/>
    <w:rsid w:val="00E56B60"/>
    <w:rsid w:val="00E90E1C"/>
    <w:rsid w:val="00EA4906"/>
    <w:rsid w:val="00EA52FD"/>
    <w:rsid w:val="00EA5A37"/>
    <w:rsid w:val="00EA6B8E"/>
    <w:rsid w:val="00EE7897"/>
    <w:rsid w:val="00F0307D"/>
    <w:rsid w:val="00F32000"/>
    <w:rsid w:val="00F341CD"/>
    <w:rsid w:val="00F36CAA"/>
    <w:rsid w:val="00F50B16"/>
    <w:rsid w:val="00F527AD"/>
    <w:rsid w:val="00F6596E"/>
    <w:rsid w:val="00F6770A"/>
    <w:rsid w:val="00F833A5"/>
    <w:rsid w:val="00F96429"/>
    <w:rsid w:val="00FB2982"/>
    <w:rsid w:val="00FB3B9F"/>
    <w:rsid w:val="00FC5331"/>
    <w:rsid w:val="00FD51A8"/>
    <w:rsid w:val="00FF3150"/>
    <w:rsid w:val="00FF3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18363C"/>
  <w15:chartTrackingRefBased/>
  <w15:docId w15:val="{FC571630-4505-4095-9167-93FD99F5B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fa-IR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627B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4B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4B8E"/>
  </w:style>
  <w:style w:type="paragraph" w:styleId="Footer">
    <w:name w:val="footer"/>
    <w:basedOn w:val="Normal"/>
    <w:link w:val="FooterChar"/>
    <w:uiPriority w:val="99"/>
    <w:unhideWhenUsed/>
    <w:rsid w:val="00B24B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4B8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29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bidi="ar-S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29A9"/>
    <w:rPr>
      <w:rFonts w:ascii="Courier New" w:eastAsia="Times New Roman" w:hAnsi="Courier New" w:cs="Courier New"/>
      <w:kern w:val="0"/>
      <w:sz w:val="20"/>
      <w:szCs w:val="20"/>
      <w:lang w:bidi="ar-SA"/>
      <w14:ligatures w14:val="none"/>
    </w:rPr>
  </w:style>
  <w:style w:type="character" w:customStyle="1" w:styleId="keyword">
    <w:name w:val="keyword"/>
    <w:basedOn w:val="DefaultParagraphFont"/>
    <w:rsid w:val="001C29A9"/>
  </w:style>
  <w:style w:type="character" w:customStyle="1" w:styleId="comment">
    <w:name w:val="comment"/>
    <w:basedOn w:val="DefaultParagraphFont"/>
    <w:rsid w:val="001C29A9"/>
  </w:style>
  <w:style w:type="character" w:customStyle="1" w:styleId="string">
    <w:name w:val="string"/>
    <w:basedOn w:val="DefaultParagraphFont"/>
    <w:rsid w:val="001C29A9"/>
  </w:style>
  <w:style w:type="character" w:styleId="PlaceholderText">
    <w:name w:val="Placeholder Text"/>
    <w:basedOn w:val="DefaultParagraphFont"/>
    <w:uiPriority w:val="99"/>
    <w:semiHidden/>
    <w:rsid w:val="004464F2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627B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27B30"/>
    <w:pPr>
      <w:bidi w:val="0"/>
      <w:outlineLvl w:val="9"/>
    </w:pPr>
    <w:rPr>
      <w:kern w:val="0"/>
      <w:lang w:bidi="ar-SA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90213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664D5B"/>
    <w:pPr>
      <w:tabs>
        <w:tab w:val="right" w:leader="dot" w:pos="10456"/>
      </w:tabs>
      <w:spacing w:after="100"/>
      <w:pPrChange w:id="0" w:author="erfan radfar" w:date="2024-01-10T04:03:00Z">
        <w:pPr>
          <w:tabs>
            <w:tab w:val="right" w:leader="dot" w:pos="10456"/>
          </w:tabs>
          <w:bidi/>
          <w:spacing w:after="100" w:line="259" w:lineRule="auto"/>
        </w:pPr>
      </w:pPrChange>
    </w:pPr>
    <w:rPr>
      <w:rPrChange w:id="0" w:author="erfan radfar" w:date="2024-01-10T04:03:00Z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 w:bidi="fa-IR"/>
          <w14:ligatures w14:val="standardContextual"/>
        </w:rPr>
      </w:rPrChange>
    </w:rPr>
  </w:style>
  <w:style w:type="character" w:styleId="Hyperlink">
    <w:name w:val="Hyperlink"/>
    <w:basedOn w:val="DefaultParagraphFont"/>
    <w:uiPriority w:val="99"/>
    <w:unhideWhenUsed/>
    <w:rsid w:val="007D2CC2"/>
    <w:rPr>
      <w:color w:val="0563C1" w:themeColor="hyperlink"/>
      <w:u w:val="single"/>
    </w:rPr>
  </w:style>
  <w:style w:type="paragraph" w:styleId="Revision">
    <w:name w:val="Revision"/>
    <w:hidden/>
    <w:uiPriority w:val="99"/>
    <w:semiHidden/>
    <w:rsid w:val="00F0307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72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e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png"/><Relationship Id="rId53" Type="http://schemas.openxmlformats.org/officeDocument/2006/relationships/image" Target="media/image47.jpeg"/><Relationship Id="rId58" Type="http://schemas.microsoft.com/office/2011/relationships/people" Target="peop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1.xml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jp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0.jpeg"/><Relationship Id="rId1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D7E2A9-4460-4EDD-B666-5952CD4AD1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16</Pages>
  <Words>1046</Words>
  <Characters>5963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erfan radfar</dc:creator>
  <cp:keywords/>
  <dc:description/>
  <cp:lastModifiedBy>erfan radfar</cp:lastModifiedBy>
  <cp:revision>147</cp:revision>
  <cp:lastPrinted>2024-01-11T09:09:00Z</cp:lastPrinted>
  <dcterms:created xsi:type="dcterms:W3CDTF">2023-10-16T18:02:00Z</dcterms:created>
  <dcterms:modified xsi:type="dcterms:W3CDTF">2024-01-11T09:09:00Z</dcterms:modified>
</cp:coreProperties>
</file>